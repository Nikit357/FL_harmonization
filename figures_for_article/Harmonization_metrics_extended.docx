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575DC" w14:textId="200AA8AE" w:rsidR="00174173" w:rsidRDefault="00174173" w:rsidP="00C40D66">
      <w:pPr>
        <w:pStyle w:val="Heading1"/>
        <w:jc w:val="center"/>
        <w:rPr>
          <w:rFonts w:ascii="Times New Roman" w:eastAsia="Times New Roman" w:hAnsi="Times New Roman" w:cs="Times New Roman"/>
          <w:b/>
          <w:bCs/>
          <w:color w:val="000000" w:themeColor="text1"/>
          <w:sz w:val="28"/>
          <w:szCs w:val="28"/>
        </w:rPr>
      </w:pPr>
      <w:r w:rsidRPr="00C40D66">
        <w:rPr>
          <w:rFonts w:ascii="Times New Roman" w:eastAsia="Times New Roman" w:hAnsi="Times New Roman" w:cs="Times New Roman"/>
          <w:b/>
          <w:bCs/>
          <w:color w:val="000000" w:themeColor="text1"/>
          <w:sz w:val="28"/>
          <w:szCs w:val="28"/>
        </w:rPr>
        <w:t>Metrics extended trends by approaches</w:t>
      </w:r>
    </w:p>
    <w:p w14:paraId="795BF4B5" w14:textId="33D06910" w:rsidR="00AD23DA" w:rsidRDefault="00AD23DA" w:rsidP="00AD23DA">
      <w:pPr>
        <w:pStyle w:val="Heading2"/>
        <w:numPr>
          <w:ilvl w:val="0"/>
          <w:numId w:val="2"/>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Metrics performance overview</w:t>
      </w:r>
    </w:p>
    <w:p w14:paraId="16DDA495" w14:textId="77777777" w:rsidR="00AD23DA" w:rsidRDefault="00AD23DA" w:rsidP="00AD23DA"/>
    <w:p w14:paraId="38ED22B9" w14:textId="77777777" w:rsidR="00B03CB5" w:rsidRDefault="00B03CB5" w:rsidP="00AD23DA"/>
    <w:p w14:paraId="3C4FBAEF" w14:textId="15DBFFFF" w:rsidR="00B03CB5" w:rsidRPr="009B7070" w:rsidRDefault="00B03CB5" w:rsidP="009B7070">
      <w:r w:rsidRPr="009B7070">
        <w:t xml:space="preserve">On the </w:t>
      </w:r>
      <w:proofErr w:type="spellStart"/>
      <w:r w:rsidRPr="009B7070">
        <w:t>clustermaps</w:t>
      </w:r>
      <w:proofErr w:type="spellEnd"/>
      <w:r w:rsidRPr="009B7070">
        <w:t xml:space="preserve"> in Figure 3 and Supplementary Figure 7 we observed a trade-off between local mixing and global batch correction metrics. To deeply investigate the root cause of this trend, we analyzed harmonization metrics by group, harmonization method and batch removal strategy. In our analysis, we treated metrics for </w:t>
      </w:r>
      <w:proofErr w:type="spellStart"/>
      <w:r w:rsidRPr="009B7070">
        <w:t>clustermap</w:t>
      </w:r>
      <w:proofErr w:type="spellEnd"/>
      <w:r w:rsidRPr="009B7070">
        <w:t xml:space="preserve"> best approaches (Figure 3) as a separate group. The results are summarized in the three figures</w:t>
      </w:r>
      <w:r w:rsidRPr="009B7070">
        <w:t xml:space="preserve"> of the current section</w:t>
      </w:r>
      <w:r w:rsidRPr="009B7070">
        <w:t xml:space="preserve"> (Figures 6-8</w:t>
      </w:r>
      <w:r w:rsidRPr="009B7070">
        <w:t>)</w:t>
      </w:r>
      <w:r w:rsidRPr="009B7070">
        <w:rPr>
          <w:i/>
          <w:iCs/>
        </w:rPr>
        <w:t>.</w:t>
      </w:r>
    </w:p>
    <w:p w14:paraId="59C33F36" w14:textId="77777777" w:rsidR="00B03CB5" w:rsidRPr="009B7070" w:rsidRDefault="00B03CB5" w:rsidP="009B7070"/>
    <w:p w14:paraId="325CD309" w14:textId="77777777" w:rsidR="00B03CB5" w:rsidRPr="009B7070" w:rsidRDefault="00B03CB5" w:rsidP="009B7070">
      <w:r w:rsidRPr="009B7070">
        <w:t>For the global PCA-based metrics we selected Principal Component Regression (</w:t>
      </w:r>
      <w:proofErr w:type="spellStart"/>
      <w:r w:rsidRPr="009B7070">
        <w:t>PCReg</w:t>
      </w:r>
      <w:proofErr w:type="spellEnd"/>
      <w:r w:rsidRPr="009B7070">
        <w:t xml:space="preserve">) as the most unbiased one. </w:t>
      </w:r>
      <w:proofErr w:type="spellStart"/>
      <w:r w:rsidRPr="009B7070">
        <w:t>PCReg</w:t>
      </w:r>
      <w:proofErr w:type="spellEnd"/>
      <w:r w:rsidRPr="009B7070">
        <w:t xml:space="preserve"> is reported here in polarity-adjusted form, so that a value of 0 indicates that the annotation column explains all of the PCA variation and a value of 1 indicates that it explains none of it. We visualized its distribution for the main batch column RNA_BATCH in comparison with the same metric for the biology column </w:t>
      </w:r>
      <w:proofErr w:type="spellStart"/>
      <w:r w:rsidRPr="009B7070">
        <w:t>Diagnosis_cell_type_unified</w:t>
      </w:r>
      <w:proofErr w:type="spellEnd"/>
      <w:r w:rsidRPr="009B7070">
        <w:t>. We annotated the resulting scatter plots by harmonization method (Figure 6A) and by batch removal strategy (Figure 6B), obtaining a weak negative correlation (Spearman r = -0.159, p = 3.7 * 10</w:t>
      </w:r>
      <w:r w:rsidRPr="009B7070">
        <w:rPr>
          <w:vertAlign w:val="superscript"/>
        </w:rPr>
        <w:t>-14</w:t>
      </w:r>
      <w:r w:rsidRPr="009B7070">
        <w:t xml:space="preserve">, 95% CI -0.21, -11). The </w:t>
      </w:r>
      <w:proofErr w:type="spellStart"/>
      <w:r w:rsidRPr="009B7070">
        <w:t>clustermap</w:t>
      </w:r>
      <w:proofErr w:type="spellEnd"/>
      <w:r w:rsidRPr="009B7070">
        <w:t>-selected best approaches located in the upper-right quadrant of the plot, displaying high overlapping of both batches and biology (median 0.871 and MAD 0.122 by batch, median 0.820 and MAD 0.063 by biology), albeit only the batch difference between the best and the rest approaches was significant (two-sided Mann-Whitney p = 0.0063).</w:t>
      </w:r>
    </w:p>
    <w:p w14:paraId="2E18C0A2" w14:textId="77777777" w:rsidR="00B03CB5" w:rsidRPr="009B7070" w:rsidRDefault="00B03CB5" w:rsidP="009B7070"/>
    <w:p w14:paraId="06A2E1D1" w14:textId="77777777" w:rsidR="00B03CB5" w:rsidRPr="009B7070" w:rsidRDefault="00B03CB5" w:rsidP="009B7070">
      <w:r w:rsidRPr="009B7070">
        <w:t>05_combat and 29_combat_ref harmonization showed better separation of biology for A, B, I, J and E1-E3 strategies (Figure 6A</w:t>
      </w:r>
      <w:r w:rsidRPr="009B7070">
        <w:rPr>
          <w:color w:val="000000" w:themeColor="text1"/>
        </w:rPr>
        <w:t xml:space="preserve">, </w:t>
      </w:r>
      <w:proofErr w:type="spellStart"/>
      <w:r w:rsidRPr="009B7070">
        <w:rPr>
          <w:color w:val="000000" w:themeColor="text1"/>
        </w:rPr>
        <w:t>PCReg</w:t>
      </w:r>
      <w:proofErr w:type="spellEnd"/>
      <w:r w:rsidRPr="009B7070">
        <w:rPr>
          <w:color w:val="000000" w:themeColor="text1"/>
        </w:rPr>
        <w:t xml:space="preserve"> 0.</w:t>
      </w:r>
      <w:r w:rsidRPr="009B7070">
        <w:t xml:space="preserve">357 – 0.465), but they were not selected in the </w:t>
      </w:r>
      <w:proofErr w:type="spellStart"/>
      <w:r w:rsidRPr="009B7070">
        <w:t>clustermap</w:t>
      </w:r>
      <w:proofErr w:type="spellEnd"/>
      <w:r w:rsidRPr="009B7070">
        <w:t xml:space="preserve">-based assessment (Figure 3). 33_amdbnorm and 13_fsmvn both have </w:t>
      </w:r>
      <w:proofErr w:type="spellStart"/>
      <w:r w:rsidRPr="009B7070">
        <w:t>pcr_RNA_BATCH</w:t>
      </w:r>
      <w:proofErr w:type="spellEnd"/>
      <w:r w:rsidRPr="009B7070">
        <w:t xml:space="preserve"> of exactly 1.0000 in every run — a global metric pinned at its theoretical optimum, but they were again not selected as the best approaches in the </w:t>
      </w:r>
      <w:proofErr w:type="spellStart"/>
      <w:r w:rsidRPr="009B7070">
        <w:t>clustermap</w:t>
      </w:r>
      <w:proofErr w:type="spellEnd"/>
      <w:r w:rsidRPr="009B7070">
        <w:t xml:space="preserve"> because of poor performance of other metrics (except for S0 strategy, Figure 3). It should also be noted that 33_amdbnorm completed only 14 of 84 possible runs being terminated by 3 hours timeout (Supplementary Figure 6). Smooth quantile harmonization (14_qsmooth) showed the lowest batch correction performance by </w:t>
      </w:r>
      <w:proofErr w:type="spellStart"/>
      <w:r w:rsidRPr="009B7070">
        <w:rPr>
          <w:color w:val="000000" w:themeColor="text1"/>
        </w:rPr>
        <w:t>PCReg</w:t>
      </w:r>
      <w:proofErr w:type="spellEnd"/>
      <w:r w:rsidRPr="009B7070">
        <w:rPr>
          <w:color w:val="000000" w:themeColor="text1"/>
        </w:rPr>
        <w:t xml:space="preserve"> </w:t>
      </w:r>
      <w:r w:rsidRPr="009B7070">
        <w:t xml:space="preserve">(Figure 6A, median 0.208, MAD 0.098). At the level of batch removal strategies, malignant only, FFPE only and S0 showed the worst performance by biology and formed quasi-horizontal lines (medians 0.939, 0.925 and 0.883, respectively), whereas RNA-seq only had highest average ability to correct batch variation (Figure 6B, median 0.872). Notably, the malignant only and FFPE only strategies did not have normal B cells, so their number of unique classes by </w:t>
      </w:r>
      <w:proofErr w:type="spellStart"/>
      <w:r w:rsidRPr="009B7070">
        <w:t>Diagnosis_cell_type_unified</w:t>
      </w:r>
      <w:proofErr w:type="spellEnd"/>
      <w:r w:rsidRPr="009B7070">
        <w:t xml:space="preserve"> was only 4. FF only had relatively lower batch and biology groups overlapping in the PCA space (median 0.529 and 0.745, respectively). Interestingly, harmonization methods formed diagonal lines moving from the left-top to right-bottom corners of the plot, with those close to the</w:t>
      </w:r>
      <w:r w:rsidRPr="009B7070">
        <w:rPr>
          <w:color w:val="000000" w:themeColor="text1"/>
        </w:rPr>
        <w:t xml:space="preserve"> </w:t>
      </w:r>
      <w:proofErr w:type="spellStart"/>
      <w:r w:rsidRPr="009B7070">
        <w:rPr>
          <w:color w:val="000000" w:themeColor="text1"/>
        </w:rPr>
        <w:t>PCReg</w:t>
      </w:r>
      <w:proofErr w:type="spellEnd"/>
      <w:r w:rsidRPr="009B7070">
        <w:rPr>
          <w:color w:val="000000" w:themeColor="text1"/>
        </w:rPr>
        <w:t xml:space="preserve"> </w:t>
      </w:r>
      <w:r w:rsidRPr="009B7070">
        <w:t xml:space="preserve">RNA_BATCH = 1 vertical line being vertical too, such as 21_harmonizr and 02_median_scaling (Figure 6A). </w:t>
      </w:r>
    </w:p>
    <w:p w14:paraId="31BDD609" w14:textId="77777777" w:rsidR="00B03CB5" w:rsidRPr="009B7070" w:rsidRDefault="00B03CB5" w:rsidP="009B7070"/>
    <w:p w14:paraId="5AC8D935" w14:textId="77777777" w:rsidR="00B03CB5" w:rsidRPr="009B7070" w:rsidRDefault="00B03CB5" w:rsidP="009B7070">
      <w:r w:rsidRPr="009B7070">
        <w:lastRenderedPageBreak/>
        <w:t xml:space="preserve">It should be noted that S0 01_raw dataset (strict NA handling, no post-removal), i.e. the full dataset of 7174 samples without harmonization, had </w:t>
      </w:r>
      <w:proofErr w:type="spellStart"/>
      <w:r w:rsidRPr="009B7070">
        <w:rPr>
          <w:color w:val="000000" w:themeColor="text1"/>
        </w:rPr>
        <w:t>PCReg</w:t>
      </w:r>
      <w:proofErr w:type="spellEnd"/>
      <w:r w:rsidRPr="009B7070">
        <w:rPr>
          <w:color w:val="000000" w:themeColor="text1"/>
        </w:rPr>
        <w:t xml:space="preserve"> </w:t>
      </w:r>
      <w:r w:rsidRPr="009B7070">
        <w:t xml:space="preserve">RNA_BATCH 0.226. This corresponds to 77.4% of the total PCA variance in all PCs being explained by batch — a baseline that successful harmonization is expected to reduce, thereby raising the polarity-adjusted </w:t>
      </w:r>
      <w:proofErr w:type="spellStart"/>
      <w:r w:rsidRPr="009B7070">
        <w:t>PCReg</w:t>
      </w:r>
      <w:proofErr w:type="spellEnd"/>
      <w:r w:rsidRPr="009B7070">
        <w:t xml:space="preserve"> value. </w:t>
      </w:r>
    </w:p>
    <w:p w14:paraId="66419A19" w14:textId="77777777" w:rsidR="00B03CB5" w:rsidRPr="009B7070" w:rsidRDefault="00B03CB5" w:rsidP="009B7070"/>
    <w:p w14:paraId="7DC194BC" w14:textId="77777777" w:rsidR="00B03CB5" w:rsidRPr="009B7070" w:rsidRDefault="00B03CB5" w:rsidP="009B7070">
      <w:r w:rsidRPr="009B7070">
        <w:t>To deeply investigate the PC-level variation, we calculated percentage of variance explained by each of the first 10 PCs, as well as R</w:t>
      </w:r>
      <w:r w:rsidRPr="009B7070">
        <w:rPr>
          <w:vertAlign w:val="superscript"/>
        </w:rPr>
        <w:t xml:space="preserve">2 </w:t>
      </w:r>
      <w:r w:rsidRPr="009B7070">
        <w:t xml:space="preserve">explained by RNA_BATCH for each of them. The resulting heatmaps (Figure 6C) showed that 5 methods (20_shambhala, 18_rank, 17_quantile, 15_fsqn_py, 25_angel) had a slow decay of variance percentage explained by PC, starting with 17.3-25.3% for the first PC, 11.3-15.3% for the second PC etc. Additional 8 methods (33_amdbnorm, 28_npn, 26_xpn, 22_tmm, 23_vst, 10_mnn, 09_ruv, 12_scanorama) and the group of </w:t>
      </w:r>
      <w:proofErr w:type="spellStart"/>
      <w:r w:rsidRPr="009B7070">
        <w:t>clustermap</w:t>
      </w:r>
      <w:proofErr w:type="spellEnd"/>
      <w:r w:rsidRPr="009B7070">
        <w:t xml:space="preserve"> best approaches had more variance explained by the first component (26.2-43.3%) and the </w:t>
      </w:r>
      <w:proofErr w:type="spellStart"/>
      <w:r w:rsidRPr="009B7070">
        <w:t>sameslow</w:t>
      </w:r>
      <w:proofErr w:type="spellEnd"/>
      <w:r w:rsidRPr="009B7070">
        <w:t xml:space="preserve"> decay over PCs. The rest 18 methods resulted in a large proportion of variance explained by first PC (up to 79.9% in 11_harmony, 79.5% in 27_dwd). </w:t>
      </w:r>
    </w:p>
    <w:p w14:paraId="0673E078" w14:textId="77777777" w:rsidR="00B03CB5" w:rsidRPr="009B7070" w:rsidRDefault="00B03CB5" w:rsidP="009B7070"/>
    <w:p w14:paraId="26770BED" w14:textId="77777777" w:rsidR="00B03CB5" w:rsidRPr="009B7070" w:rsidRDefault="00B03CB5" w:rsidP="009B7070">
      <w:r w:rsidRPr="009B7070">
        <w:t>PCA variance explained by batch (R</w:t>
      </w:r>
      <w:r w:rsidRPr="009B7070">
        <w:rPr>
          <w:vertAlign w:val="superscript"/>
        </w:rPr>
        <w:t>2</w:t>
      </w:r>
      <w:r w:rsidRPr="009B7070">
        <w:t xml:space="preserve"> by RNA_BATCH) showed a more complicated pattern. For the top 5 methods by average </w:t>
      </w:r>
      <w:proofErr w:type="spellStart"/>
      <w:r w:rsidRPr="009B7070">
        <w:rPr>
          <w:color w:val="000000" w:themeColor="text1"/>
        </w:rPr>
        <w:t>PCReg</w:t>
      </w:r>
      <w:proofErr w:type="spellEnd"/>
      <w:r w:rsidRPr="009B7070">
        <w:t xml:space="preserve"> RNA_BATCH (33_amdbnorm, 13_fsmvn, 03_limma, 07_pycombat, 28_npn) R</w:t>
      </w:r>
      <w:r w:rsidRPr="009B7070">
        <w:rPr>
          <w:vertAlign w:val="superscript"/>
        </w:rPr>
        <w:t>2</w:t>
      </w:r>
      <w:r w:rsidRPr="009B7070">
        <w:t xml:space="preserve"> values were below 1% for all PCs (0.0013 at maximum for 28_npn PC1), implying that the batches almost completely overlapped each other on the PCA space. Yet local mixing for these approaches was of poor quality (Figure 3) with the exception of 33_amdbnorm applied to the NGS and Illumina microarrays (Supplementary Figure 17) as we showed earlier in this study. 14 methods out of 31 showed a lower RNA_BATCH R2 for the first PC than for the subsequent PCs. For the 5 methods that demonstrated smooth decay of percentage variance explained by PCs, four (with the exception of 20_shambhala) maximum RNA_BATCH R</w:t>
      </w:r>
      <w:r w:rsidRPr="009B7070">
        <w:rPr>
          <w:vertAlign w:val="superscript"/>
        </w:rPr>
        <w:t xml:space="preserve">2 </w:t>
      </w:r>
      <w:r w:rsidRPr="009B7070">
        <w:t xml:space="preserve">was for the non-first PC. Such a pattern could indicate that these methods do not abolish batch-level variance but rather hide it in lower rank PCs, which manifests itself as poor local mixing performance. The group of </w:t>
      </w:r>
      <w:proofErr w:type="spellStart"/>
      <w:r w:rsidRPr="009B7070">
        <w:t>clustermap</w:t>
      </w:r>
      <w:proofErr w:type="spellEnd"/>
      <w:r w:rsidRPr="009B7070">
        <w:t xml:space="preserve"> best approaches showed average 37.9 and 11.6% total variance explained and 22.9 and 15.2% R</w:t>
      </w:r>
      <w:r w:rsidRPr="009B7070">
        <w:rPr>
          <w:vertAlign w:val="superscript"/>
        </w:rPr>
        <w:t>2</w:t>
      </w:r>
      <w:r w:rsidRPr="009B7070">
        <w:t xml:space="preserve"> RNA_BATCH by first and second PC, respectively. 14_qsmooth method as the worst one by PCA-based performance showed average 53.7 and 13.5% total variance explained and 90.8 and 67.1% R</w:t>
      </w:r>
      <w:r w:rsidRPr="009B7070">
        <w:rPr>
          <w:vertAlign w:val="superscript"/>
        </w:rPr>
        <w:t>2</w:t>
      </w:r>
      <w:r w:rsidRPr="009B7070">
        <w:t xml:space="preserve"> RNA_BATCH by first and second PC, respectively. No harmonization (01_raw) resulted in 64.8 and 65.9% R</w:t>
      </w:r>
      <w:r w:rsidRPr="009B7070">
        <w:rPr>
          <w:vertAlign w:val="superscript"/>
        </w:rPr>
        <w:t>2</w:t>
      </w:r>
      <w:r w:rsidRPr="009B7070">
        <w:t xml:space="preserve"> RNA_BATCH and 73.5 and 9.8% of total variance explained by first and second PC. The 73.5 differs from 81.1% in Figure 4A because the former was averaged among all the batch removal strategies and imputations, and the latter was calculated for precisely one approach: S0 strategy, 01_raw harmonization, strict NA handling and no post-removal. </w:t>
      </w:r>
    </w:p>
    <w:p w14:paraId="40113CA5" w14:textId="77777777" w:rsidR="00B03CB5" w:rsidRPr="009B7070" w:rsidRDefault="00B03CB5" w:rsidP="009B7070"/>
    <w:p w14:paraId="70504C99" w14:textId="77777777" w:rsidR="00B03CB5" w:rsidRPr="009B7070" w:rsidRDefault="00B03CB5" w:rsidP="009B7070">
      <w:pPr>
        <w:rPr>
          <w:b/>
          <w:bCs/>
        </w:rPr>
      </w:pPr>
      <w:r w:rsidRPr="009B7070">
        <w:rPr>
          <w:b/>
          <w:bCs/>
        </w:rPr>
        <w:t>Figure 6. Global PCA-based metrics performance by harmonization methods and batch removal strategies.</w:t>
      </w:r>
      <w:r w:rsidRPr="009B7070">
        <w:t xml:space="preserve"> (A) Scatterplot of </w:t>
      </w:r>
      <w:r w:rsidRPr="009B7070">
        <w:rPr>
          <w:color w:val="000000" w:themeColor="text1"/>
        </w:rPr>
        <w:t xml:space="preserve"> </w:t>
      </w:r>
      <w:proofErr w:type="spellStart"/>
      <w:r w:rsidRPr="009B7070">
        <w:rPr>
          <w:color w:val="000000" w:themeColor="text1"/>
        </w:rPr>
        <w:t>PCReg</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harmonization method. The </w:t>
      </w:r>
      <w:proofErr w:type="spellStart"/>
      <w:r w:rsidRPr="009B7070">
        <w:t>clustermap</w:t>
      </w:r>
      <w:proofErr w:type="spellEnd"/>
      <w:r w:rsidRPr="009B7070">
        <w:t xml:space="preserve"> best approaches are shown with black asterisks. (B) Scatterplot of </w:t>
      </w:r>
      <w:proofErr w:type="spellStart"/>
      <w:r w:rsidRPr="009B7070">
        <w:rPr>
          <w:color w:val="000000" w:themeColor="text1"/>
        </w:rPr>
        <w:t>PCReg</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batch removal strategy, with the same highlighting of the </w:t>
      </w:r>
      <w:proofErr w:type="spellStart"/>
      <w:r w:rsidRPr="009B7070">
        <w:t>clustermap</w:t>
      </w:r>
      <w:proofErr w:type="spellEnd"/>
      <w:r w:rsidRPr="009B7070">
        <w:t xml:space="preserve"> best approaches. (C) Heatmaps showing percentage of total variance explained (left heatmap) and percentage of the RNA_BATCH-explained variance for the first 10 PCs, grouped by harmonization method and sorted by </w:t>
      </w:r>
      <w:proofErr w:type="spellStart"/>
      <w:r w:rsidRPr="009B7070">
        <w:rPr>
          <w:color w:val="000000" w:themeColor="text1"/>
        </w:rPr>
        <w:t>PCReg</w:t>
      </w:r>
      <w:proofErr w:type="spellEnd"/>
      <w:r w:rsidRPr="009B7070">
        <w:t xml:space="preserve"> RNA_BATCH. The composite group of the best </w:t>
      </w:r>
      <w:r w:rsidRPr="009B7070">
        <w:lastRenderedPageBreak/>
        <w:t>approaches is shown by the black cell with an exclamation sign on the harshness level color annotation.</w:t>
      </w:r>
    </w:p>
    <w:p w14:paraId="53976E6F" w14:textId="77777777" w:rsidR="00B03CB5" w:rsidRPr="009B7070" w:rsidRDefault="00B03CB5" w:rsidP="009B7070">
      <w:r w:rsidRPr="009B7070">
        <w:rPr>
          <w:b/>
        </w:rPr>
        <w:t xml:space="preserve">Alt text: </w:t>
      </w:r>
      <w:r w:rsidRPr="009B7070">
        <w:t>Global PCA-based metric panels: scatter plots of biology versus batch principal-component regression colored by method and by strategy, and heat maps of variance and batch-explained variance across the first ten principal components.</w:t>
      </w:r>
    </w:p>
    <w:p w14:paraId="737484E4" w14:textId="77777777" w:rsidR="00B03CB5" w:rsidRPr="009B7070" w:rsidRDefault="00B03CB5" w:rsidP="009B7070">
      <w:r w:rsidRPr="009B7070">
        <w:rPr>
          <w:noProof/>
        </w:rPr>
        <w:drawing>
          <wp:inline distT="0" distB="0" distL="0" distR="0" wp14:anchorId="2323470B" wp14:editId="1B692886">
            <wp:extent cx="5943600" cy="5477510"/>
            <wp:effectExtent l="4445" t="0" r="4445" b="4445"/>
            <wp:docPr id="1210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65" name=""/>
                    <pic:cNvPicPr/>
                  </pic:nvPicPr>
                  <pic:blipFill>
                    <a:blip r:embed="rId6"/>
                    <a:stretch>
                      <a:fillRect/>
                    </a:stretch>
                  </pic:blipFill>
                  <pic:spPr>
                    <a:xfrm rot="5400000">
                      <a:off x="0" y="0"/>
                      <a:ext cx="5943600" cy="5477510"/>
                    </a:xfrm>
                    <a:prstGeom prst="rect">
                      <a:avLst/>
                    </a:prstGeom>
                  </pic:spPr>
                </pic:pic>
              </a:graphicData>
            </a:graphic>
          </wp:inline>
        </w:drawing>
      </w:r>
    </w:p>
    <w:p w14:paraId="581B2699" w14:textId="77777777" w:rsidR="00B03CB5" w:rsidRPr="009B7070" w:rsidRDefault="00B03CB5" w:rsidP="009B7070"/>
    <w:p w14:paraId="24A49A85" w14:textId="77777777" w:rsidR="00B03CB5" w:rsidRPr="009B7070" w:rsidRDefault="00B03CB5" w:rsidP="009B7070">
      <w:r w:rsidRPr="009B7070">
        <w:t xml:space="preserve">We then investigated performance of the local mixing (local neighborhood) metrics (Figure 7). As a representative metric we selected Local Inverse Simpson's index (LISI) as it was scattered along the entire local metrics cluster in Supplementary Figure 7 and visualized it for the same biology and batch column by harmonization method (Figure 7A) and batch removal strategy (Figure 7B). The </w:t>
      </w:r>
      <w:proofErr w:type="spellStart"/>
      <w:r w:rsidRPr="009B7070">
        <w:t>clustermap</w:t>
      </w:r>
      <w:proofErr w:type="spellEnd"/>
      <w:r w:rsidRPr="009B7070">
        <w:t xml:space="preserve"> best approaches located in the right half of the scatterplots, demonstrating higher than average batch local mixing but visually no trend by local preservation of biological groups (two-sided Mann-Whitney p = 2.0*10</w:t>
      </w:r>
      <w:r w:rsidRPr="009B7070">
        <w:rPr>
          <w:vertAlign w:val="superscript"/>
        </w:rPr>
        <w:t>-7</w:t>
      </w:r>
      <w:r w:rsidRPr="009B7070">
        <w:t xml:space="preserve"> for batch and 0.80 for biology). </w:t>
      </w:r>
      <w:r w:rsidRPr="009B7070">
        <w:lastRenderedPageBreak/>
        <w:t xml:space="preserve">10_mnn harmonization conferred the highest degree of local batch mixing (median 1.72, MAD 0.209, median for all approaches 1.16 and MAD 0.103), as was previously showed on Figure 3. 14_qsmooth was the worst one by batch mixing as in the case of </w:t>
      </w:r>
      <w:proofErr w:type="spellStart"/>
      <w:r w:rsidRPr="009B7070">
        <w:rPr>
          <w:color w:val="000000" w:themeColor="text1"/>
        </w:rPr>
        <w:t>PCReg</w:t>
      </w:r>
      <w:proofErr w:type="spellEnd"/>
      <w:r w:rsidRPr="009B7070">
        <w:t xml:space="preserve"> by RNA_BATCH, showing median 1.07 and MAD 0.032. Batch removal strategies formed isolated curved structures located in layers in order resembling the </w:t>
      </w:r>
      <w:proofErr w:type="spellStart"/>
      <w:r w:rsidRPr="009B7070">
        <w:rPr>
          <w:color w:val="000000" w:themeColor="text1"/>
        </w:rPr>
        <w:t>PCReg</w:t>
      </w:r>
      <w:proofErr w:type="spellEnd"/>
      <w:r w:rsidRPr="009B7070">
        <w:t xml:space="preserve"> by biology order in Figure 6B: FFPE only and malignant only had lowest local mixing of biology groups (median 1.07 and 1.10, respectively), and FF only had the highest local biology mixing, followed by RNA-seq only and Affymetrix extended (median 1.62, 1.39 and 1.41, respectively). We also observed positive correlation of biology mixing with the batch one (Spearman r = 0.527, p = 7*10</w:t>
      </w:r>
      <w:r w:rsidRPr="009B7070">
        <w:rPr>
          <w:vertAlign w:val="superscript"/>
        </w:rPr>
        <w:t>-160</w:t>
      </w:r>
      <w:r w:rsidRPr="009B7070">
        <w:t xml:space="preserve"> for the entire dataset), which implies a trade-off: better local mixing of batches is accompanied by lower integrity of biology-defined local neighborhoods. The significant positive correlation (FDR p &lt; 0.05, Spearman r varied from 0.374 to 0.815 with median 0.617) was observed for all batch removal strategies except the G one.</w:t>
      </w:r>
    </w:p>
    <w:p w14:paraId="59C8991C" w14:textId="77777777" w:rsidR="00B03CB5" w:rsidRPr="009B7070" w:rsidRDefault="00B03CB5" w:rsidP="009B7070"/>
    <w:p w14:paraId="7FA6BB3B" w14:textId="77777777" w:rsidR="00B03CB5" w:rsidRPr="009B7070" w:rsidRDefault="00B03CB5" w:rsidP="009B7070">
      <w:r w:rsidRPr="009B7070">
        <w:t xml:space="preserve">As an additional local mixing metric, we visualized </w:t>
      </w:r>
      <w:proofErr w:type="spellStart"/>
      <w:r w:rsidRPr="009B7070">
        <w:t>tSNE</w:t>
      </w:r>
      <w:proofErr w:type="spellEnd"/>
      <w:r w:rsidRPr="009B7070">
        <w:t xml:space="preserve"> entropy calculated by RNA batch (Figure 7C) – the one that by definition closely correlates with different batches mixing at </w:t>
      </w:r>
      <w:proofErr w:type="spellStart"/>
      <w:r w:rsidRPr="009B7070">
        <w:t>tSNE</w:t>
      </w:r>
      <w:proofErr w:type="spellEnd"/>
      <w:r w:rsidRPr="009B7070">
        <w:t xml:space="preserve"> plot. </w:t>
      </w:r>
      <w:del w:id="0" w:author="Claude (NAR referee report 2026-07-27)" w:date="2026-07-27T00:00:00Z">
        <w:r w:rsidRPr="009B7070">
          <w:delText>As in the case of LISI, 10_mnn was the best approach</w:delText>
        </w:r>
      </w:del>
      <w:r w:rsidRPr="009B7070">
        <w:t xml:space="preserve">As in the case of LISI, 10_mnn was the best method (median 0.179, MAD 0.025), 14_qsmooth was the worst one (median 0.0178, MAD 0.0086). Among the batch removal strategies, FF only and RNA-seq only were the best ones (median 0.062 and 0.089, respectively), whereas the FFPE only and Affymetrix only were the worst approaches (median 0.011 and 0.015, respectively). The </w:t>
      </w:r>
      <w:proofErr w:type="spellStart"/>
      <w:r w:rsidRPr="009B7070">
        <w:t>clustermap</w:t>
      </w:r>
      <w:proofErr w:type="spellEnd"/>
      <w:r w:rsidRPr="009B7070">
        <w:t xml:space="preserve"> best approaches occupied local peaks in the heatmap, indicating that </w:t>
      </w:r>
      <w:proofErr w:type="spellStart"/>
      <w:r w:rsidRPr="009B7070">
        <w:t>tSNE</w:t>
      </w:r>
      <w:proofErr w:type="spellEnd"/>
      <w:r w:rsidRPr="009B7070">
        <w:t xml:space="preserve"> entropy reliably represents local mixing performance. To contrast the local </w:t>
      </w:r>
      <w:proofErr w:type="spellStart"/>
      <w:r w:rsidRPr="009B7070">
        <w:t>tSNE</w:t>
      </w:r>
      <w:proofErr w:type="spellEnd"/>
      <w:r w:rsidRPr="009B7070">
        <w:t xml:space="preserve"> mixing, we also visualized a global </w:t>
      </w:r>
      <w:proofErr w:type="spellStart"/>
      <w:r w:rsidRPr="009B7070">
        <w:t>tSNE</w:t>
      </w:r>
      <w:proofErr w:type="spellEnd"/>
      <w:r w:rsidRPr="009B7070">
        <w:t xml:space="preserve"> metric, namely </w:t>
      </w:r>
      <w:proofErr w:type="spellStart"/>
      <w:r w:rsidRPr="009B7070">
        <w:t>tSNE</w:t>
      </w:r>
      <w:proofErr w:type="spellEnd"/>
      <w:r w:rsidRPr="009B7070">
        <w:t xml:space="preserve"> centroid dispersion, in the analogous heatmap (Figure 7D). Harmonization methods and batch removal strategies clearly separated into the low and high dispersion areas (peak values of 0.26 and 1.01, respectively), with the </w:t>
      </w:r>
      <w:proofErr w:type="spellStart"/>
      <w:r w:rsidRPr="009B7070">
        <w:t>clustermap</w:t>
      </w:r>
      <w:proofErr w:type="spellEnd"/>
      <w:r w:rsidRPr="009B7070">
        <w:t xml:space="preserve"> best approaches tending to locate at the border between these areas. Such a non-trivial pattern could indicate that </w:t>
      </w:r>
      <w:proofErr w:type="spellStart"/>
      <w:r w:rsidRPr="009B7070">
        <w:t>tSNE</w:t>
      </w:r>
      <w:proofErr w:type="spellEnd"/>
      <w:r w:rsidRPr="009B7070">
        <w:t xml:space="preserve"> centroids are poor harmonization quality measures as </w:t>
      </w:r>
      <w:proofErr w:type="spellStart"/>
      <w:r w:rsidRPr="009B7070">
        <w:t>tSNE</w:t>
      </w:r>
      <w:proofErr w:type="spellEnd"/>
      <w:r w:rsidRPr="009B7070">
        <w:t xml:space="preserve"> does not preserve global distance, and global metrics should be calculated in PCA space, whereas the local ones are inherently linked to the non-linear dimensional reduction approaches such as </w:t>
      </w:r>
      <w:proofErr w:type="spellStart"/>
      <w:r w:rsidRPr="009B7070">
        <w:t>tSNE</w:t>
      </w:r>
      <w:proofErr w:type="spellEnd"/>
      <w:r w:rsidRPr="009B7070">
        <w:t xml:space="preserve"> and UMAP.</w:t>
      </w:r>
    </w:p>
    <w:p w14:paraId="3A69D480" w14:textId="77777777" w:rsidR="00B03CB5" w:rsidRPr="009B7070" w:rsidRDefault="00B03CB5" w:rsidP="009B7070"/>
    <w:p w14:paraId="0909F4F7" w14:textId="77777777" w:rsidR="00B03CB5" w:rsidRPr="009B7070" w:rsidRDefault="00B03CB5" w:rsidP="009B7070">
      <w:r w:rsidRPr="009B7070">
        <w:rPr>
          <w:b/>
          <w:bCs/>
        </w:rPr>
        <w:t>Figure 7. Local mixing-based metrics performance by harmonization methods and batch removal strategies.</w:t>
      </w:r>
      <w:r w:rsidRPr="009B7070">
        <w:t xml:space="preserve"> (A) Scatterplot of cell-type LISI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integration LISI (</w:t>
      </w:r>
      <w:proofErr w:type="spellStart"/>
      <w:r w:rsidRPr="009B7070">
        <w:t>iLISI</w:t>
      </w:r>
      <w:proofErr w:type="spellEnd"/>
      <w:r w:rsidRPr="009B7070">
        <w:t xml:space="preserve">) RNA_BATCH, color annotated by harmonization method. Both metrics are non-normalized, and the normalized ones were used in the Figure 3 </w:t>
      </w:r>
      <w:proofErr w:type="spellStart"/>
      <w:r w:rsidRPr="009B7070">
        <w:t>clustermap</w:t>
      </w:r>
      <w:proofErr w:type="spellEnd"/>
      <w:r w:rsidRPr="009B7070">
        <w:t xml:space="preserve">. (B) Scatterplot of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t>iLISI</w:t>
      </w:r>
      <w:proofErr w:type="spellEnd"/>
      <w:r w:rsidRPr="009B7070">
        <w:t xml:space="preserve"> RNA_BATCH, color annotated by batch removal strategy. (C) Heatmap of </w:t>
      </w:r>
      <w:proofErr w:type="spellStart"/>
      <w:r w:rsidRPr="009B7070">
        <w:t>tSNE</w:t>
      </w:r>
      <w:proofErr w:type="spellEnd"/>
      <w:r w:rsidRPr="009B7070">
        <w:t xml:space="preserve"> entropy calculated by RNA_BATCH, ordered by harmonization methods and batch removal strategies. (D) The analogous heatmap of </w:t>
      </w:r>
      <w:proofErr w:type="spellStart"/>
      <w:r w:rsidRPr="009B7070">
        <w:t>tSNE</w:t>
      </w:r>
      <w:proofErr w:type="spellEnd"/>
      <w:r w:rsidRPr="009B7070">
        <w:t xml:space="preserve"> centroid dispersion calculated by RNA_BATCH. For all panels, the </w:t>
      </w:r>
      <w:proofErr w:type="spellStart"/>
      <w:r w:rsidRPr="009B7070">
        <w:t>clustermap</w:t>
      </w:r>
      <w:proofErr w:type="spellEnd"/>
      <w:r w:rsidRPr="009B7070">
        <w:t xml:space="preserve">-based best approaches are shown with black asterisks. </w:t>
      </w:r>
    </w:p>
    <w:p w14:paraId="5E075FA0" w14:textId="77777777" w:rsidR="00B03CB5" w:rsidRPr="009B7070" w:rsidRDefault="00B03CB5" w:rsidP="009B7070">
      <w:r w:rsidRPr="009B7070">
        <w:rPr>
          <w:b/>
        </w:rPr>
        <w:t xml:space="preserve">Alt text: </w:t>
      </w:r>
      <w:r w:rsidRPr="009B7070">
        <w:t xml:space="preserve">Local-mixing metric panels: scatter plots of biology versus batch LISI colored by method and by strategy, and heat maps of </w:t>
      </w:r>
      <w:proofErr w:type="spellStart"/>
      <w:r w:rsidRPr="009B7070">
        <w:t>tSNE</w:t>
      </w:r>
      <w:proofErr w:type="spellEnd"/>
      <w:r w:rsidRPr="009B7070">
        <w:t xml:space="preserve"> entropy and </w:t>
      </w:r>
      <w:proofErr w:type="spellStart"/>
      <w:r w:rsidRPr="009B7070">
        <w:t>tSNE</w:t>
      </w:r>
      <w:proofErr w:type="spellEnd"/>
      <w:r w:rsidRPr="009B7070">
        <w:t xml:space="preserve"> centroid dispersion by RNA batch.</w:t>
      </w:r>
    </w:p>
    <w:p w14:paraId="5BEC6A4B" w14:textId="77777777" w:rsidR="00B03CB5" w:rsidRPr="009B7070" w:rsidRDefault="00B03CB5" w:rsidP="009B7070">
      <w:r w:rsidRPr="009B7070">
        <w:rPr>
          <w:noProof/>
        </w:rPr>
        <w:lastRenderedPageBreak/>
        <w:drawing>
          <wp:inline distT="0" distB="0" distL="0" distR="0" wp14:anchorId="2C444F08" wp14:editId="5398C224">
            <wp:extent cx="5943600" cy="5086985"/>
            <wp:effectExtent l="0" t="0" r="0" b="5715"/>
            <wp:docPr id="591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746" name=""/>
                    <pic:cNvPicPr/>
                  </pic:nvPicPr>
                  <pic:blipFill>
                    <a:blip r:embed="rId7"/>
                    <a:stretch>
                      <a:fillRect/>
                    </a:stretch>
                  </pic:blipFill>
                  <pic:spPr>
                    <a:xfrm>
                      <a:off x="0" y="0"/>
                      <a:ext cx="5943600" cy="5086985"/>
                    </a:xfrm>
                    <a:prstGeom prst="rect">
                      <a:avLst/>
                    </a:prstGeom>
                  </pic:spPr>
                </pic:pic>
              </a:graphicData>
            </a:graphic>
          </wp:inline>
        </w:drawing>
      </w:r>
    </w:p>
    <w:p w14:paraId="17B6B20A" w14:textId="77777777" w:rsidR="00B03CB5" w:rsidRPr="009B7070" w:rsidRDefault="00B03CB5" w:rsidP="009B7070"/>
    <w:p w14:paraId="56D8E799" w14:textId="77777777" w:rsidR="00B03CB5" w:rsidRPr="009B7070" w:rsidRDefault="00B03CB5" w:rsidP="009B7070">
      <w:r w:rsidRPr="009B7070">
        <w:t xml:space="preserve">As a final part of the harmonization quality metrics comparison among the approaches, we visualized the selected metrics that fall outside the main global/local axis, as well as the selected quantiles from the gene expression distributions (Figure 8). To systematically test whether harmonization leads to convergence in gene expression distribution, we plotted mean D statistic of Kolmogorov-Smirnov test between randomly selected 1000 genes within batches versus mean between-batches (by RNA_BATCH) D statistics by the same 1000 genes (Figure 8A). </w:t>
      </w:r>
    </w:p>
    <w:p w14:paraId="5A39BABD" w14:textId="77777777" w:rsidR="00B03CB5" w:rsidRPr="009B7070" w:rsidRDefault="00B03CB5" w:rsidP="009B7070"/>
    <w:p w14:paraId="73BDBC8C" w14:textId="77777777" w:rsidR="00B03CB5" w:rsidRPr="009B7070" w:rsidRDefault="00B03CB5" w:rsidP="009B7070">
      <w:r w:rsidRPr="009B7070">
        <w:t xml:space="preserve">The </w:t>
      </w:r>
      <w:proofErr w:type="spellStart"/>
      <w:r w:rsidRPr="009B7070">
        <w:t>clustermap</w:t>
      </w:r>
      <w:proofErr w:type="spellEnd"/>
      <w:r w:rsidRPr="009B7070">
        <w:t xml:space="preserve"> best approaches were in the lower half of the plot (median 0.445, MAD 0.041) showing high similarity of gene expression distributions for these best approaches within each batch group. Interestingly, different harmonization methods showed vertical lines of data points, implying that harmonization tools differ by their ability to transform different batch distributions to the same shape. At the level of batch removal strategies (Figure 8B), on the other hand, horizontal layers were formed with fixed within-batch mean D statistic, with the RNA-seq only strategy occupying the lower left corner of the plot (KS cohort within batch mean D median 0.439 and MAD 0.015, KS mean D RNA_BATCH median 0.332, MAD 0.052).</w:t>
      </w:r>
    </w:p>
    <w:p w14:paraId="50F74989" w14:textId="77777777" w:rsidR="00B03CB5" w:rsidRPr="009B7070" w:rsidRDefault="00B03CB5" w:rsidP="009B7070"/>
    <w:p w14:paraId="39CCDE38" w14:textId="77777777" w:rsidR="00B03CB5" w:rsidRPr="009B7070" w:rsidRDefault="00B03CB5" w:rsidP="009B7070">
      <w:r w:rsidRPr="009B7070">
        <w:lastRenderedPageBreak/>
        <w:t>We then compared percentage of samples and genes without NA (Figure 8C, D, respectively) by harmonization approaches. All samples had all genes with defined expression values for 19 out of 31 harmonization methods, regardless of the batch removal strategy used, 8 more methods had a minor percentage of 0.44 - 2.3% samples with at least one NA and 4 methods (20_shambhala, 26_xpn, 15_fsqn_py, 17_quantile) had 26-67% samples with at least one NA. At the level of genes with NA (Figure 8D), the same 19 harmonization methods returned no NA at all, 11 more methods had 0.05-33.6% genes with at least one sample with NA and the last one method 21_harmonizr had all genes with NAs in 8 out of 14 batch removal strategies.</w:t>
      </w:r>
    </w:p>
    <w:p w14:paraId="0375CED5" w14:textId="77777777" w:rsidR="00B03CB5" w:rsidRPr="009B7070" w:rsidRDefault="00B03CB5" w:rsidP="009B7070"/>
    <w:p w14:paraId="598C759A" w14:textId="77777777" w:rsidR="00B03CB5" w:rsidRPr="009B7070" w:rsidRDefault="00B03CB5" w:rsidP="009B7070">
      <w:r w:rsidRPr="009B7070">
        <w:t>The harmonization methods differed markedly in the expression range of their outputs (Figure 8E). 08_inmoose_combatseq and 06_combat_seq had outliers with expression value above 1 million (5.08*10</w:t>
      </w:r>
      <w:r w:rsidRPr="009B7070">
        <w:rPr>
          <w:vertAlign w:val="superscript"/>
        </w:rPr>
        <w:t>8</w:t>
      </w:r>
      <w:r w:rsidRPr="009B7070">
        <w:t>, 1.69 million, respectively), whereas their 99</w:t>
      </w:r>
      <w:r w:rsidRPr="009B7070">
        <w:rPr>
          <w:vertAlign w:val="superscript"/>
        </w:rPr>
        <w:t>th</w:t>
      </w:r>
      <w:r w:rsidRPr="009B7070">
        <w:t xml:space="preserve"> percentiles were only 18.5 and 17.9, respectively. 20_shambhala had generally high expression outputs, with 555004.7 maximum expression and 1359.6 median. 19_tdm had 75.1 median and 568.9 maximum value. 18_rank and 25_angel collapsed entire distribution to range between 0 and 1, and 28_npn had expression median below zero (-0.01). All the rest methods were comparable with the standard RNA-seq log2 (transcripts per million, TPM) value range, having median expression at the level of 1.90-7.08. Generally, 20 out of 31 harmonization methods had minimum gene expression value below zero (the lowest one -40.6 for 13_fsmvn). Compared to all harmonization approaches, the best ones showed higher uniformity in the expression profiles (Figure 8F). SVA, FSQN R, FSMVN and </w:t>
      </w:r>
      <w:proofErr w:type="spellStart"/>
      <w:r w:rsidRPr="009B7070">
        <w:t>AMDBNorm</w:t>
      </w:r>
      <w:proofErr w:type="spellEnd"/>
      <w:r w:rsidRPr="009B7070">
        <w:t xml:space="preserve"> started with zero or negative values: -10.8 to -4.98 for SVA, -8.07 to 0 for FSQN R, -19.4 for FSMVN and -6.25 for </w:t>
      </w:r>
      <w:proofErr w:type="spellStart"/>
      <w:r w:rsidRPr="009B7070">
        <w:t>AMDBNorm</w:t>
      </w:r>
      <w:proofErr w:type="spellEnd"/>
      <w:r w:rsidRPr="009B7070">
        <w:t>. MNN started with positive ones (1.61 to 2.44), and median expression was in the interval of 2.89 to 6.70, maximum one being in the interval 12.6 to 28.6. This higher uniformity of best approaches is close to the typical log2(TPM) normalization distribution, whereas methods returning atypical expression profiles (20_shambhala, 08_inmoose_combatseq and 06_combat_seq) performed poorly.</w:t>
      </w:r>
    </w:p>
    <w:p w14:paraId="7C8885EF" w14:textId="77777777" w:rsidR="00B03CB5" w:rsidRPr="009B7070" w:rsidRDefault="00B03CB5" w:rsidP="009B7070"/>
    <w:p w14:paraId="1C871EBB" w14:textId="77777777" w:rsidR="00B03CB5" w:rsidRPr="009B7070" w:rsidRDefault="00B03CB5" w:rsidP="009B7070">
      <w:r w:rsidRPr="009B7070">
        <w:rPr>
          <w:b/>
          <w:bCs/>
        </w:rPr>
        <w:t>Figure 8</w:t>
      </w:r>
      <w:r w:rsidRPr="009B7070">
        <w:t xml:space="preserve">. Additional quality metrics and gene expression snapshots by harmonization methods and batch removal strategies. (A) Scatterplot of mean D statistic of Kolmogorov-Smirnov test between all sample pairs within batches versus mean between-batches (by RNA_BATCH) D statistics, colored by harmonization methods. (B) The same scatterplot colored by batch removal strategies. (C) Heatmap of percentage samples without NA gene expression values, ordered by harmonization methods and batch removal strategies. (D) The analogous heatmap of percentage genes without NA gene expression values. For the panels A-D, the </w:t>
      </w:r>
      <w:proofErr w:type="spellStart"/>
      <w:r w:rsidRPr="009B7070">
        <w:t>clustermap</w:t>
      </w:r>
      <w:proofErr w:type="spellEnd"/>
      <w:r w:rsidRPr="009B7070">
        <w:t>-based best approaches are shown with black asterisks. (E) Heatmap showing gene expression minimum, maximum, the 1</w:t>
      </w:r>
      <w:r w:rsidRPr="009B7070">
        <w:rPr>
          <w:vertAlign w:val="superscript"/>
        </w:rPr>
        <w:t>st</w:t>
      </w:r>
      <w:r w:rsidRPr="009B7070">
        <w:t>, 5</w:t>
      </w:r>
      <w:r w:rsidRPr="009B7070">
        <w:rPr>
          <w:vertAlign w:val="superscript"/>
        </w:rPr>
        <w:t>th</w:t>
      </w:r>
      <w:r w:rsidRPr="009B7070">
        <w:t>, 25</w:t>
      </w:r>
      <w:r w:rsidRPr="009B7070">
        <w:rPr>
          <w:vertAlign w:val="superscript"/>
        </w:rPr>
        <w:t>th</w:t>
      </w:r>
      <w:r w:rsidRPr="009B7070">
        <w:t>, 50</w:t>
      </w:r>
      <w:r w:rsidRPr="009B7070">
        <w:rPr>
          <w:vertAlign w:val="superscript"/>
        </w:rPr>
        <w:t>th</w:t>
      </w:r>
      <w:r w:rsidRPr="009B7070">
        <w:t xml:space="preserve"> (median), 95</w:t>
      </w:r>
      <w:r w:rsidRPr="009B7070">
        <w:rPr>
          <w:vertAlign w:val="superscript"/>
        </w:rPr>
        <w:t>th</w:t>
      </w:r>
      <w:r w:rsidRPr="009B7070">
        <w:t xml:space="preserve"> and 99</w:t>
      </w:r>
      <w:r w:rsidRPr="009B7070">
        <w:rPr>
          <w:vertAlign w:val="superscript"/>
        </w:rPr>
        <w:t>th</w:t>
      </w:r>
      <w:r w:rsidRPr="009B7070">
        <w:t xml:space="preserve"> percentile as well as gene standard deviation, averaged and visualized for harmonization methods. The methods are ordered by ascending </w:t>
      </w:r>
      <w:proofErr w:type="spellStart"/>
      <w:r w:rsidRPr="009B7070">
        <w:t>PCReg</w:t>
      </w:r>
      <w:proofErr w:type="spellEnd"/>
      <w:r w:rsidRPr="009B7070">
        <w:t xml:space="preserve"> RNA_BATCH. (F) The analogous heatmap for the 15 </w:t>
      </w:r>
      <w:proofErr w:type="spellStart"/>
      <w:r w:rsidRPr="009B7070">
        <w:t>clustermap</w:t>
      </w:r>
      <w:proofErr w:type="spellEnd"/>
      <w:r w:rsidRPr="009B7070">
        <w:t xml:space="preserve">-selected best approaches. </w:t>
      </w:r>
    </w:p>
    <w:p w14:paraId="06B2BDFC" w14:textId="77777777" w:rsidR="00B03CB5" w:rsidRPr="009B7070" w:rsidRDefault="00B03CB5" w:rsidP="009B7070">
      <w:r w:rsidRPr="009B7070">
        <w:rPr>
          <w:b/>
        </w:rPr>
        <w:t xml:space="preserve">Alt text: </w:t>
      </w:r>
      <w:r w:rsidRPr="009B7070">
        <w:t>Additional-metric panels: Kolmogorov–Smirnov within- versus between-batch distribution scatter plots, heat maps of the percentage of samples and genes without missing values, and heat maps of expression-value distribution statistics by method and for the best approaches.</w:t>
      </w:r>
    </w:p>
    <w:p w14:paraId="122F1C0E" w14:textId="77777777" w:rsidR="00B03CB5" w:rsidRPr="009B7070" w:rsidRDefault="00B03CB5" w:rsidP="009B7070">
      <w:r w:rsidRPr="009B7070">
        <w:rPr>
          <w:noProof/>
        </w:rPr>
        <w:lastRenderedPageBreak/>
        <w:drawing>
          <wp:inline distT="0" distB="0" distL="0" distR="0" wp14:anchorId="265CCFEC" wp14:editId="51A15957">
            <wp:extent cx="5943600" cy="6421755"/>
            <wp:effectExtent l="0" t="0" r="0" b="4445"/>
            <wp:docPr id="185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47" name=""/>
                    <pic:cNvPicPr/>
                  </pic:nvPicPr>
                  <pic:blipFill>
                    <a:blip r:embed="rId8"/>
                    <a:stretch>
                      <a:fillRect/>
                    </a:stretch>
                  </pic:blipFill>
                  <pic:spPr>
                    <a:xfrm>
                      <a:off x="0" y="0"/>
                      <a:ext cx="5943600" cy="6421755"/>
                    </a:xfrm>
                    <a:prstGeom prst="rect">
                      <a:avLst/>
                    </a:prstGeom>
                  </pic:spPr>
                </pic:pic>
              </a:graphicData>
            </a:graphic>
          </wp:inline>
        </w:drawing>
      </w:r>
    </w:p>
    <w:p w14:paraId="3453FEB5" w14:textId="77777777" w:rsidR="00B03CB5" w:rsidRPr="009B7070" w:rsidRDefault="00B03CB5" w:rsidP="009B7070"/>
    <w:p w14:paraId="155F3362" w14:textId="77777777" w:rsidR="00B03CB5" w:rsidRPr="009B7070" w:rsidRDefault="00B03CB5" w:rsidP="009B7070"/>
    <w:p w14:paraId="0042F0FA" w14:textId="77777777" w:rsidR="00B03CB5" w:rsidRPr="009B7070" w:rsidRDefault="00B03CB5" w:rsidP="009B7070"/>
    <w:p w14:paraId="3B019EB6" w14:textId="77777777" w:rsidR="00B03CB5" w:rsidRPr="009B7070" w:rsidRDefault="00B03CB5" w:rsidP="009B7070"/>
    <w:p w14:paraId="76E63A6A" w14:textId="77777777" w:rsidR="00AD23DA" w:rsidRPr="009B7070" w:rsidRDefault="00AD23DA" w:rsidP="009B7070"/>
    <w:p w14:paraId="1D004DE4" w14:textId="4CDB8558" w:rsidR="00130BA6" w:rsidRPr="009B7070" w:rsidRDefault="00867789" w:rsidP="009B7070">
      <w:pPr>
        <w:pStyle w:val="Heading2"/>
        <w:numPr>
          <w:ilvl w:val="0"/>
          <w:numId w:val="2"/>
        </w:numPr>
        <w:jc w:val="center"/>
        <w:rPr>
          <w:rFonts w:ascii="Times New Roman" w:eastAsia="Times New Roman" w:hAnsi="Times New Roman" w:cs="Times New Roman"/>
          <w:b/>
          <w:bCs/>
          <w:color w:val="000000" w:themeColor="text1"/>
          <w:sz w:val="24"/>
          <w:szCs w:val="24"/>
        </w:rPr>
      </w:pPr>
      <w:r w:rsidRPr="009B7070">
        <w:rPr>
          <w:rFonts w:ascii="Times New Roman" w:eastAsia="Times New Roman" w:hAnsi="Times New Roman" w:cs="Times New Roman"/>
          <w:b/>
          <w:bCs/>
          <w:color w:val="000000" w:themeColor="text1"/>
          <w:sz w:val="24"/>
          <w:szCs w:val="24"/>
        </w:rPr>
        <w:t>Global metrics</w:t>
      </w:r>
    </w:p>
    <w:p w14:paraId="7F74CD85" w14:textId="3D6EF330" w:rsidR="008C2908" w:rsidRPr="009B7070" w:rsidRDefault="009A42A3" w:rsidP="009B7070">
      <w:r w:rsidRPr="009B7070">
        <w:t>Among global metrics, we firstly analyzed Principal Component Regression (</w:t>
      </w:r>
      <w:proofErr w:type="spellStart"/>
      <w:r w:rsidR="002C1993" w:rsidRPr="009B7070">
        <w:t>PCReg</w:t>
      </w:r>
      <w:proofErr w:type="spellEnd"/>
      <w:r w:rsidRPr="009B7070">
        <w:t>) by batch and biology columns</w:t>
      </w:r>
      <w:r w:rsidR="00323545" w:rsidRPr="009B7070">
        <w:t xml:space="preserve"> (Extended Figure 1), comparing </w:t>
      </w:r>
      <w:r w:rsidR="008672E1" w:rsidRPr="009B7070">
        <w:t>different harmonization methods</w:t>
      </w:r>
      <w:r w:rsidR="00B93125" w:rsidRPr="009B7070">
        <w:t xml:space="preserve"> (Extended Figure 1A), batch removal strategies (Extended Figure 1B) and </w:t>
      </w:r>
      <w:r w:rsidR="00776BB3" w:rsidRPr="009B7070">
        <w:t xml:space="preserve">the </w:t>
      </w:r>
      <w:proofErr w:type="spellStart"/>
      <w:r w:rsidR="00506518" w:rsidRPr="009B7070">
        <w:t>clustermap</w:t>
      </w:r>
      <w:proofErr w:type="spellEnd"/>
      <w:r w:rsidR="00776BB3" w:rsidRPr="009B7070">
        <w:t xml:space="preserve"> best </w:t>
      </w:r>
      <w:r w:rsidR="00776BB3" w:rsidRPr="009B7070">
        <w:lastRenderedPageBreak/>
        <w:t>approaches.</w:t>
      </w:r>
      <w:r w:rsidR="00175C82" w:rsidRPr="009B7070">
        <w:t xml:space="preserve"> 10 out of 31 harmonization methods showed better </w:t>
      </w:r>
      <w:r w:rsidR="00011236" w:rsidRPr="009B7070">
        <w:t>PCA overlap of batches than biology and were considered as of ‘good’ quality</w:t>
      </w:r>
      <w:r w:rsidR="00F103F8" w:rsidRPr="009B7070">
        <w:t>, and the</w:t>
      </w:r>
      <w:r w:rsidR="00E819CC" w:rsidRPr="009B7070">
        <w:t xml:space="preserve"> </w:t>
      </w:r>
      <w:proofErr w:type="spellStart"/>
      <w:r w:rsidR="00506518" w:rsidRPr="009B7070">
        <w:t>clustermap</w:t>
      </w:r>
      <w:proofErr w:type="spellEnd"/>
      <w:r w:rsidR="00E819CC" w:rsidRPr="009B7070">
        <w:t xml:space="preserve"> best approaches were deemed ‘good’ too. 5 of the methods (</w:t>
      </w:r>
      <w:r w:rsidR="00623503" w:rsidRPr="009B7070">
        <w:t>33_amdbnorm, 13_fsmvn, 03_limma, 07_pycombat, 28_npn</w:t>
      </w:r>
      <w:r w:rsidR="00E819CC" w:rsidRPr="009B7070">
        <w:t>)</w:t>
      </w:r>
      <w:r w:rsidR="00623503" w:rsidRPr="009B7070">
        <w:t xml:space="preserve"> showed maximum possible </w:t>
      </w:r>
      <w:proofErr w:type="spellStart"/>
      <w:r w:rsidR="002C1993" w:rsidRPr="009B7070">
        <w:t>PCReg</w:t>
      </w:r>
      <w:proofErr w:type="spellEnd"/>
      <w:r w:rsidR="00FF0A51" w:rsidRPr="009B7070">
        <w:t xml:space="preserve"> values of 1, indicating complete overlap of batches in PCA space.</w:t>
      </w:r>
      <w:r w:rsidR="009573A0" w:rsidRPr="009B7070">
        <w:t xml:space="preserve"> At the level of batch removal strategies, </w:t>
      </w:r>
      <w:r w:rsidR="0039175E" w:rsidRPr="009B7070">
        <w:t>only two of them (C and G) demonstrated higher overlap by batch compared to biology</w:t>
      </w:r>
      <w:r w:rsidR="00801170" w:rsidRPr="009B7070">
        <w:t>, that could indicate that harmonization method impacts more the PCA resolution of batches compared to biology</w:t>
      </w:r>
      <w:r w:rsidR="006C09C6" w:rsidRPr="009B7070">
        <w:t xml:space="preserve"> compared to prior batch removal strategies.</w:t>
      </w:r>
    </w:p>
    <w:p w14:paraId="64B1C814" w14:textId="77777777" w:rsidR="002471F2" w:rsidRPr="009B7070" w:rsidRDefault="002471F2" w:rsidP="009B7070"/>
    <w:p w14:paraId="6B619BAA" w14:textId="52B57246" w:rsidR="005D14AF" w:rsidRPr="009B7070" w:rsidRDefault="002471F2" w:rsidP="009B7070">
      <w:r w:rsidRPr="009B7070">
        <w:rPr>
          <w:b/>
          <w:bCs/>
        </w:rPr>
        <w:t>Extended Figure 1</w:t>
      </w:r>
      <w:r w:rsidRPr="009B7070">
        <w:t>.</w:t>
      </w:r>
      <w:r w:rsidR="004B210E" w:rsidRPr="009B7070">
        <w:t xml:space="preserve"> </w:t>
      </w:r>
      <w:r w:rsidR="004B210E" w:rsidRPr="009B7070">
        <w:rPr>
          <w:b/>
          <w:bCs/>
        </w:rPr>
        <w:t xml:space="preserve">Principal component regression metrics comparison. </w:t>
      </w:r>
      <w:r w:rsidR="004B210E" w:rsidRPr="009B7070">
        <w:t xml:space="preserve">(A) </w:t>
      </w:r>
      <w:proofErr w:type="spellStart"/>
      <w:r w:rsidR="004B210E" w:rsidRPr="009B7070">
        <w:t>Barplot</w:t>
      </w:r>
      <w:proofErr w:type="spellEnd"/>
      <w:r w:rsidR="004B210E" w:rsidRPr="009B7070">
        <w:t xml:space="preserve"> showing </w:t>
      </w:r>
      <w:proofErr w:type="spellStart"/>
      <w:r w:rsidR="002C1993" w:rsidRPr="009B7070">
        <w:t>PCReg</w:t>
      </w:r>
      <w:proofErr w:type="spellEnd"/>
      <w:r w:rsidR="00262644" w:rsidRPr="009B7070">
        <w:t xml:space="preserve"> metrics by 3 columns </w:t>
      </w:r>
      <w:r w:rsidR="008E4434" w:rsidRPr="009B7070">
        <w:t xml:space="preserve">visualized by harmonization methods, sorted by </w:t>
      </w:r>
      <w:proofErr w:type="spellStart"/>
      <w:r w:rsidR="002C1993" w:rsidRPr="009B7070">
        <w:t>PCReg</w:t>
      </w:r>
      <w:proofErr w:type="spellEnd"/>
      <w:r w:rsidR="008E4434" w:rsidRPr="009B7070">
        <w:t xml:space="preserve"> RNA_BATCH. Color annotations below the bars show method harshness score and overall quality.</w:t>
      </w:r>
      <w:r w:rsidR="00D51C8A" w:rsidRPr="009B7070">
        <w:t xml:space="preserve"> </w:t>
      </w:r>
      <w:r w:rsidR="0033416A" w:rsidRPr="009B7070">
        <w:t xml:space="preserve">Best group means a composed group of the </w:t>
      </w:r>
      <w:proofErr w:type="spellStart"/>
      <w:r w:rsidR="00506518" w:rsidRPr="009B7070">
        <w:t>clustermap</w:t>
      </w:r>
      <w:proofErr w:type="spellEnd"/>
      <w:r w:rsidR="0033416A" w:rsidRPr="009B7070">
        <w:t xml:space="preserve"> </w:t>
      </w:r>
      <w:r w:rsidR="008672E1" w:rsidRPr="009B7070">
        <w:t xml:space="preserve">best approaches. </w:t>
      </w:r>
      <w:r w:rsidR="00D51C8A" w:rsidRPr="009B7070">
        <w:t xml:space="preserve">(B) The analogous </w:t>
      </w:r>
      <w:proofErr w:type="spellStart"/>
      <w:r w:rsidR="00D51C8A" w:rsidRPr="009B7070">
        <w:t>barplot</w:t>
      </w:r>
      <w:proofErr w:type="spellEnd"/>
      <w:r w:rsidR="00D51C8A" w:rsidRPr="009B7070">
        <w:t xml:space="preserve"> for 4 </w:t>
      </w:r>
      <w:proofErr w:type="spellStart"/>
      <w:r w:rsidR="002C1993" w:rsidRPr="009B7070">
        <w:t>PCReg</w:t>
      </w:r>
      <w:proofErr w:type="spellEnd"/>
      <w:r w:rsidR="00D51C8A" w:rsidRPr="009B7070">
        <w:t xml:space="preserve"> metrics by batch removal strategies.</w:t>
      </w:r>
      <w:r w:rsidR="00175C82" w:rsidRPr="009B7070">
        <w:t xml:space="preserve"> Higher values </w:t>
      </w:r>
      <w:r w:rsidR="00965463" w:rsidRPr="009B7070">
        <w:t>indicate</w:t>
      </w:r>
      <w:r w:rsidR="00175C82" w:rsidRPr="009B7070">
        <w:t xml:space="preserve"> better overlap of classes by a given column in the PCA space.</w:t>
      </w:r>
      <w:r w:rsidR="00D67768" w:rsidRPr="009B7070">
        <w:t xml:space="preserve"> Error bars indicate 95% confidence interval (CI) estimation</w:t>
      </w:r>
      <w:r w:rsidR="00D939C0" w:rsidRPr="009B7070">
        <w:t>.</w:t>
      </w:r>
      <w:r w:rsidRPr="009B7070">
        <w:rPr>
          <w:noProof/>
        </w:rPr>
        <w:drawing>
          <wp:inline distT="0" distB="0" distL="0" distR="0" wp14:anchorId="7EA82A77" wp14:editId="4E243CE7">
            <wp:extent cx="5943600" cy="2752090"/>
            <wp:effectExtent l="0" t="0" r="0" b="3810"/>
            <wp:docPr id="8403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1394" name=""/>
                    <pic:cNvPicPr/>
                  </pic:nvPicPr>
                  <pic:blipFill>
                    <a:blip r:embed="rId9"/>
                    <a:stretch>
                      <a:fillRect/>
                    </a:stretch>
                  </pic:blipFill>
                  <pic:spPr>
                    <a:xfrm>
                      <a:off x="0" y="0"/>
                      <a:ext cx="5943600" cy="2752090"/>
                    </a:xfrm>
                    <a:prstGeom prst="rect">
                      <a:avLst/>
                    </a:prstGeom>
                  </pic:spPr>
                </pic:pic>
              </a:graphicData>
            </a:graphic>
          </wp:inline>
        </w:drawing>
      </w:r>
    </w:p>
    <w:p w14:paraId="0A02799A" w14:textId="77777777" w:rsidR="00CA6EB7" w:rsidRPr="009B7070" w:rsidRDefault="00CA6EB7" w:rsidP="009B7070"/>
    <w:p w14:paraId="3C3CF119" w14:textId="53585C0E" w:rsidR="00203F21" w:rsidRDefault="0012379F" w:rsidP="009B7070">
      <w:r w:rsidRPr="009B7070">
        <w:t xml:space="preserve">As a next step of global metrics analysis, we compared </w:t>
      </w:r>
      <w:proofErr w:type="spellStart"/>
      <w:r w:rsidR="002C1993" w:rsidRPr="009B7070">
        <w:t>PCReg</w:t>
      </w:r>
      <w:proofErr w:type="spellEnd"/>
      <w:r w:rsidRPr="009B7070">
        <w:t xml:space="preserve"> RNA_BATCH by imputations, looking at individual harmonization methods (Extended Figure 2A). KNN and strict approach were indistinguishable, whereas </w:t>
      </w:r>
      <w:proofErr w:type="spellStart"/>
      <w:r w:rsidRPr="009B7070">
        <w:t>Softimpute</w:t>
      </w:r>
      <w:proofErr w:type="spellEnd"/>
      <w:r w:rsidRPr="009B7070">
        <w:t xml:space="preserve"> had 7-10% better performance for the 11 lowest </w:t>
      </w:r>
      <w:proofErr w:type="spellStart"/>
      <w:r w:rsidR="002C1993" w:rsidRPr="009B7070">
        <w:t>PCReg</w:t>
      </w:r>
      <w:proofErr w:type="spellEnd"/>
      <w:r w:rsidRPr="009B7070">
        <w:t xml:space="preserve"> methods: 12_scanorama, 04_sva, 11_harmony, 36_explobatch, 06_combat_seq, 08_inmoose_combatseq, 19_tdm, 31_ruv3prps, 01_raw (no harmonization), 27_dwd and 14_qsmooth (the worst method by </w:t>
      </w:r>
      <w:proofErr w:type="spellStart"/>
      <w:r w:rsidR="002C1993" w:rsidRPr="009B7070">
        <w:t>PCReg</w:t>
      </w:r>
      <w:proofErr w:type="spellEnd"/>
      <w:r w:rsidRPr="009B7070">
        <w:t xml:space="preserve"> RNA_BATCH.</w:t>
      </w:r>
      <w:r w:rsidR="00640252" w:rsidRPr="009B7070">
        <w:t xml:space="preserve"> We then compared </w:t>
      </w:r>
      <w:proofErr w:type="spellStart"/>
      <w:r w:rsidR="002C1993" w:rsidRPr="009B7070">
        <w:t>PCReg</w:t>
      </w:r>
      <w:proofErr w:type="spellEnd"/>
      <w:r w:rsidR="00640252" w:rsidRPr="009B7070">
        <w:t xml:space="preserve"> RNA_BATCH by batch removal strategies, again investigating individual harmonization methods (Extended Figure 2B). Multiplatform strategies (S0, A, B, D, E1-E3, I) and FF only (J) had the methods performance as in the total plots by imputations (Extended Figure 2A), whereas RNA-seq only (C), FFPE only (K) and Affymetrix strategies (G, H) deviated from the general </w:t>
      </w:r>
      <w:r w:rsidR="00D6515C" w:rsidRPr="009B7070">
        <w:t xml:space="preserve">methods order by </w:t>
      </w:r>
      <w:proofErr w:type="spellStart"/>
      <w:r w:rsidR="002C1993" w:rsidRPr="009B7070">
        <w:t>PCReg</w:t>
      </w:r>
      <w:proofErr w:type="spellEnd"/>
      <w:r w:rsidR="00D6515C" w:rsidRPr="009B7070">
        <w:t xml:space="preserve"> RNA_BATCH. In the C strategy, all methods lead to </w:t>
      </w:r>
      <w:proofErr w:type="spellStart"/>
      <w:r w:rsidR="002C1993" w:rsidRPr="009B7070">
        <w:t>PCReg</w:t>
      </w:r>
      <w:proofErr w:type="spellEnd"/>
      <w:r w:rsidR="00D6515C" w:rsidRPr="009B7070">
        <w:t xml:space="preserve"> RNA_BATCH above 0.62. G had lower limit of 0.55, and H had this limit at the level of 0.4. Moreover,</w:t>
      </w:r>
      <w:r w:rsidR="009B3A99" w:rsidRPr="009B7070">
        <w:t xml:space="preserve"> </w:t>
      </w:r>
      <w:r w:rsidR="00706AB0" w:rsidRPr="009B7070">
        <w:t xml:space="preserve">the </w:t>
      </w:r>
      <w:r w:rsidR="00885C21" w:rsidRPr="009B7070">
        <w:t>16</w:t>
      </w:r>
      <w:r w:rsidR="00885C21">
        <w:t>_fsqn_r method had poorer performance than on average</w:t>
      </w:r>
      <w:r w:rsidR="00D306E2">
        <w:t xml:space="preserve">: </w:t>
      </w:r>
      <w:r w:rsidR="002A72AA">
        <w:t xml:space="preserve">0.77 in G, </w:t>
      </w:r>
      <w:r w:rsidR="00FF3DF2">
        <w:t xml:space="preserve">0.6 in H, compared to </w:t>
      </w:r>
      <w:r w:rsidR="00E45F85">
        <w:t>0.84 averaged (Extended Figure 1</w:t>
      </w:r>
      <w:r w:rsidR="00706AB0">
        <w:t>A).</w:t>
      </w:r>
      <w:r w:rsidR="00E7108B">
        <w:t xml:space="preserve"> In the K strategy it had 0.11 </w:t>
      </w:r>
      <w:proofErr w:type="spellStart"/>
      <w:r w:rsidR="002C1993">
        <w:t>PCReg</w:t>
      </w:r>
      <w:proofErr w:type="spellEnd"/>
      <w:r w:rsidR="00E7108B">
        <w:t xml:space="preserve"> </w:t>
      </w:r>
      <w:r w:rsidR="00E7108B">
        <w:lastRenderedPageBreak/>
        <w:t>RNA_BATCH</w:t>
      </w:r>
      <w:r w:rsidR="00170A82">
        <w:t xml:space="preserve">, </w:t>
      </w:r>
      <w:r w:rsidR="003D6C1A">
        <w:t>indicating that FSQN is not applicable for FFPE datasets.</w:t>
      </w:r>
      <w:r w:rsidR="00E167A2">
        <w:t xml:space="preserve"> </w:t>
      </w:r>
      <w:r w:rsidR="00EE443B">
        <w:t>Earlier in the main results we have shown that post-removal is the least important step in the computational pipeline.</w:t>
      </w:r>
      <w:r w:rsidR="00E167A2">
        <w:t xml:space="preserve"> For additional check we visualized</w:t>
      </w:r>
      <w:r w:rsidR="003D3EA6">
        <w:t xml:space="preserve"> </w:t>
      </w:r>
      <w:proofErr w:type="spellStart"/>
      <w:r w:rsidR="002C1993">
        <w:t>PCReg</w:t>
      </w:r>
      <w:proofErr w:type="spellEnd"/>
      <w:r w:rsidR="003D3EA6">
        <w:t xml:space="preserve"> RNA_BATCH</w:t>
      </w:r>
      <w:r w:rsidR="008B1297">
        <w:t xml:space="preserve"> </w:t>
      </w:r>
      <w:r w:rsidR="0073522A">
        <w:t>by harmonization methods and compared the values by post-removal (</w:t>
      </w:r>
      <w:r w:rsidR="00DB2256">
        <w:t>Extended Figure 2C</w:t>
      </w:r>
      <w:r w:rsidR="0073522A">
        <w:t>)</w:t>
      </w:r>
      <w:r w:rsidR="00DB2256">
        <w:t>. The only visible difference was</w:t>
      </w:r>
      <w:r w:rsidR="00236F55">
        <w:t xml:space="preserve"> </w:t>
      </w:r>
      <w:r w:rsidR="00EA4650">
        <w:t xml:space="preserve">22_tmm and 25_angel inverse order: </w:t>
      </w:r>
      <w:r w:rsidR="00836E48">
        <w:t xml:space="preserve">the former had higher </w:t>
      </w:r>
      <w:proofErr w:type="spellStart"/>
      <w:r w:rsidR="002C1993">
        <w:t>PCReg</w:t>
      </w:r>
      <w:proofErr w:type="spellEnd"/>
      <w:r w:rsidR="00836E48">
        <w:t xml:space="preserve"> RNA_BATCH with post-removal (</w:t>
      </w:r>
      <w:r w:rsidR="00CB5C7F">
        <w:t>0.83</w:t>
      </w:r>
      <w:r w:rsidR="00836E48">
        <w:t>)</w:t>
      </w:r>
      <w:r w:rsidR="00CB5C7F">
        <w:t>, the latter had better performance without post-removal (</w:t>
      </w:r>
      <w:r w:rsidR="00273583">
        <w:t>0.77</w:t>
      </w:r>
      <w:r w:rsidR="00CB5C7F">
        <w:t>).</w:t>
      </w:r>
      <w:r w:rsidR="00273583">
        <w:t xml:space="preserve"> </w:t>
      </w:r>
    </w:p>
    <w:p w14:paraId="10D74801" w14:textId="77777777" w:rsidR="002B2835" w:rsidRDefault="002B2835" w:rsidP="00CA6EB7"/>
    <w:p w14:paraId="3A5F8E35" w14:textId="699D7729" w:rsidR="002B2835" w:rsidRDefault="002B2835" w:rsidP="00CA6EB7">
      <w:r>
        <w:t xml:space="preserve">We defined </w:t>
      </w:r>
      <w:proofErr w:type="spellStart"/>
      <w:r w:rsidR="002C1993">
        <w:t>PCReg</w:t>
      </w:r>
      <w:proofErr w:type="spellEnd"/>
      <w:r>
        <w:t xml:space="preserve"> metric in such a way that 1</w:t>
      </w:r>
      <w:r w:rsidR="00882769">
        <w:t xml:space="preserve"> is the best possible overlapping in PCA space by a given column: the</w:t>
      </w:r>
      <w:r w:rsidR="00EB4F5B">
        <w:t xml:space="preserve"> variance is not explained by this column at all. Conversely, </w:t>
      </w:r>
      <w:r w:rsidR="007E6693">
        <w:t xml:space="preserve">0 </w:t>
      </w:r>
      <w:proofErr w:type="spellStart"/>
      <w:r w:rsidR="002C1993">
        <w:t>PCReg</w:t>
      </w:r>
      <w:proofErr w:type="spellEnd"/>
      <w:r w:rsidR="007E6693">
        <w:t xml:space="preserve"> means that the entire variance is explained by the column</w:t>
      </w:r>
      <w:r w:rsidR="008A2EC5">
        <w:t>, and this is the worst scenario for batch columns (RNA_BATCH, PLATFORM_RNA, COHORT_LABEL, RNASEQ_SOURCE) and the best one for the biology one (</w:t>
      </w:r>
      <w:proofErr w:type="spellStart"/>
      <w:r w:rsidR="008A2EC5">
        <w:t>Major_Group</w:t>
      </w:r>
      <w:proofErr w:type="spellEnd"/>
      <w:r w:rsidR="008A2EC5">
        <w:t xml:space="preserve">, </w:t>
      </w:r>
      <w:proofErr w:type="spellStart"/>
      <w:r w:rsidR="008A2EC5">
        <w:t>Diagnosis_cell_type_unified</w:t>
      </w:r>
      <w:proofErr w:type="spellEnd"/>
      <w:r w:rsidR="008A2EC5">
        <w:t xml:space="preserve">, TUMOR_NORMAL). </w:t>
      </w:r>
      <w:r w:rsidR="005C0C2C">
        <w:t xml:space="preserve">Keeping in mind the fact that variance in unevenly distributed along the PCs, we compared </w:t>
      </w:r>
      <w:proofErr w:type="spellStart"/>
      <w:r w:rsidR="002C1993">
        <w:t>PCReg</w:t>
      </w:r>
      <w:proofErr w:type="spellEnd"/>
      <w:r w:rsidR="005C0C2C">
        <w:t xml:space="preserve"> RNA_BATCH against R</w:t>
      </w:r>
      <w:r w:rsidR="005C0C2C">
        <w:rPr>
          <w:vertAlign w:val="superscript"/>
        </w:rPr>
        <w:t>2</w:t>
      </w:r>
      <w:r w:rsidR="005C0C2C">
        <w:t xml:space="preserve"> of RNA_BATCH in the first PCs</w:t>
      </w:r>
      <w:r w:rsidR="002E21B2">
        <w:t xml:space="preserve"> by harmonization methods and </w:t>
      </w:r>
      <w:r w:rsidR="00A16A1A">
        <w:t>batch removal strategies (Extended Figure 2D, 2E, respectively)</w:t>
      </w:r>
      <w:r w:rsidR="00A854CB">
        <w:t>.</w:t>
      </w:r>
      <w:r w:rsidR="006E363B">
        <w:t xml:space="preserve"> </w:t>
      </w:r>
      <w:r w:rsidR="004B4F7B">
        <w:t xml:space="preserve">As expected, we observed a strong negative relationship, with the </w:t>
      </w:r>
      <w:proofErr w:type="spellStart"/>
      <w:r w:rsidR="00506518">
        <w:t>clustermap</w:t>
      </w:r>
      <w:proofErr w:type="spellEnd"/>
      <w:r w:rsidR="004B4F7B">
        <w:t xml:space="preserve"> best approaches occupying</w:t>
      </w:r>
      <w:r w:rsidR="00455D1D">
        <w:t xml:space="preserve"> </w:t>
      </w:r>
      <w:r w:rsidR="003A591B">
        <w:t>the lower right corner of the plot.</w:t>
      </w:r>
      <w:r w:rsidR="00B870BC">
        <w:t xml:space="preserve"> </w:t>
      </w:r>
      <w:r w:rsidR="00900F43">
        <w:t xml:space="preserve">10_mnn, </w:t>
      </w:r>
      <w:r w:rsidR="004D4D25">
        <w:t>20_shambhala</w:t>
      </w:r>
      <w:r w:rsidR="004F11CA">
        <w:t xml:space="preserve"> and</w:t>
      </w:r>
      <w:r w:rsidR="004D4D25">
        <w:t xml:space="preserve"> </w:t>
      </w:r>
      <w:r w:rsidR="00F14F36">
        <w:t>16_fsqn_r</w:t>
      </w:r>
      <w:r w:rsidR="004F11CA">
        <w:t xml:space="preserve"> were shifted </w:t>
      </w:r>
      <w:r w:rsidR="00022D92">
        <w:t>above the main diagonal, suggesting that their batch-explained variance is moved towards</w:t>
      </w:r>
      <w:r w:rsidR="008401F8">
        <w:t xml:space="preserve"> lower rank PCs. The same was true for the C strategy</w:t>
      </w:r>
      <w:r w:rsidR="00C4056D">
        <w:t xml:space="preserve"> (Extended Figure 2E). </w:t>
      </w:r>
    </w:p>
    <w:p w14:paraId="256FC387" w14:textId="77777777" w:rsidR="00C4056D" w:rsidRDefault="00C4056D" w:rsidP="00CA6EB7"/>
    <w:p w14:paraId="0402005C" w14:textId="5FFAB2A2" w:rsidR="003D3EA6" w:rsidRDefault="00C4056D" w:rsidP="00CA6EB7">
      <w:r>
        <w:t>For all the batch removal strategies we also investigated</w:t>
      </w:r>
      <w:r w:rsidR="0089455C">
        <w:t xml:space="preserve"> batch-explained variance for the first 10 PCs (Extended Figure 2F), looking at per</w:t>
      </w:r>
      <w:r w:rsidR="00BD44E5">
        <w:t>centage variance explained and R</w:t>
      </w:r>
      <w:r w:rsidR="00BD44E5">
        <w:rPr>
          <w:vertAlign w:val="superscript"/>
        </w:rPr>
        <w:t xml:space="preserve">2 </w:t>
      </w:r>
      <w:r w:rsidR="00BD44E5">
        <w:t>RNA_BATCH for each PC.</w:t>
      </w:r>
      <w:r w:rsidR="008C6939">
        <w:t xml:space="preserve"> The joint group of the </w:t>
      </w:r>
      <w:proofErr w:type="spellStart"/>
      <w:r w:rsidR="00506518">
        <w:t>clustermap</w:t>
      </w:r>
      <w:proofErr w:type="spellEnd"/>
      <w:r w:rsidR="008C6939">
        <w:t xml:space="preserve"> best approaches was the second one</w:t>
      </w:r>
      <w:r w:rsidR="005146F8">
        <w:t xml:space="preserve"> after the C strategy (shown earlier in</w:t>
      </w:r>
      <w:r w:rsidR="009D3E4C">
        <w:t xml:space="preserve"> Extended Figure </w:t>
      </w:r>
      <w:r w:rsidR="00164464">
        <w:t>1B)</w:t>
      </w:r>
      <w:r w:rsidR="00A8550F">
        <w:t xml:space="preserve">. At the heatmap both the </w:t>
      </w:r>
      <w:r w:rsidR="009D3A15">
        <w:t>s</w:t>
      </w:r>
      <w:r w:rsidR="00A8550F">
        <w:t xml:space="preserve">trategy C and </w:t>
      </w:r>
      <w:r w:rsidR="009D3A15">
        <w:t xml:space="preserve">the </w:t>
      </w:r>
      <w:proofErr w:type="spellStart"/>
      <w:r w:rsidR="00506518">
        <w:t>clustermap</w:t>
      </w:r>
      <w:proofErr w:type="spellEnd"/>
      <w:r w:rsidR="009D3A15">
        <w:t xml:space="preserve"> best approaches group showed lowest </w:t>
      </w:r>
      <w:r w:rsidR="00CC45F8">
        <w:t xml:space="preserve">average </w:t>
      </w:r>
      <w:r w:rsidR="009D3A15">
        <w:t>percentage of variance explained by the first PC</w:t>
      </w:r>
      <w:r w:rsidR="00AF649A">
        <w:t xml:space="preserve"> (2</w:t>
      </w:r>
      <w:r w:rsidR="0079687B">
        <w:t xml:space="preserve">0 and 22%, respectively), and the smoothest decay of </w:t>
      </w:r>
      <w:r w:rsidR="00BF3AC6">
        <w:t>the percentage by PC’s number.</w:t>
      </w:r>
      <w:r w:rsidR="005825EE">
        <w:t xml:space="preserve"> </w:t>
      </w:r>
      <w:r w:rsidR="00CC45F8">
        <w:t>G strategy showed highest average percentage at the level of 50%</w:t>
      </w:r>
      <w:r w:rsidR="00F967D6">
        <w:t xml:space="preserve">, presumably because the already quantile-normalized SOM cohort </w:t>
      </w:r>
      <w:r w:rsidR="00EA12E5">
        <w:t>comprised the highest percentage of samples in this strategy compared to the rest ones.</w:t>
      </w:r>
      <w:r w:rsidR="00E00682">
        <w:t xml:space="preserve"> The decay trajectory of R</w:t>
      </w:r>
      <w:r w:rsidR="00E00682">
        <w:rPr>
          <w:vertAlign w:val="superscript"/>
        </w:rPr>
        <w:t xml:space="preserve">2 </w:t>
      </w:r>
      <w:r w:rsidR="00E00682">
        <w:t xml:space="preserve">RNA_BATCH </w:t>
      </w:r>
      <w:r w:rsidR="0028794F">
        <w:t xml:space="preserve">for </w:t>
      </w:r>
      <w:r w:rsidR="001E235A">
        <w:t xml:space="preserve">the strategy C and the best approaches started with </w:t>
      </w:r>
      <w:r w:rsidR="0036079F">
        <w:t xml:space="preserve">0.27 and </w:t>
      </w:r>
      <w:r w:rsidR="00DF02C2">
        <w:t>0.22</w:t>
      </w:r>
      <w:r w:rsidR="00D1363A">
        <w:t xml:space="preserve">, respectively, whereas </w:t>
      </w:r>
      <w:r w:rsidR="009B2DB9">
        <w:t>the rest strategies (</w:t>
      </w:r>
      <w:r w:rsidR="00B55FC7">
        <w:t>except for</w:t>
      </w:r>
      <w:r w:rsidR="009B2DB9">
        <w:t xml:space="preserve"> G and H) had higher first PC values. </w:t>
      </w:r>
      <w:r w:rsidR="00B55FC7">
        <w:t xml:space="preserve">8 out of 14 batch removal strategies had lower </w:t>
      </w:r>
      <w:r w:rsidR="00A07328">
        <w:t>R</w:t>
      </w:r>
      <w:r w:rsidR="00A07328">
        <w:rPr>
          <w:vertAlign w:val="superscript"/>
        </w:rPr>
        <w:t>2</w:t>
      </w:r>
      <w:r w:rsidR="00A07328">
        <w:t xml:space="preserve"> RNA_BATCH for first PCs than the one for the second PC.</w:t>
      </w:r>
    </w:p>
    <w:p w14:paraId="03A85FA2" w14:textId="77777777" w:rsidR="003D3EA6" w:rsidRPr="0012379F" w:rsidRDefault="003D3EA6" w:rsidP="00CA6EB7"/>
    <w:p w14:paraId="46F62BB4" w14:textId="64A778A0" w:rsidR="0012379F" w:rsidRDefault="00CA6EB7" w:rsidP="00CA6EB7">
      <w:r w:rsidRPr="00763108">
        <w:rPr>
          <w:b/>
          <w:bCs/>
        </w:rPr>
        <w:t xml:space="preserve">Extended Figure 2. </w:t>
      </w:r>
      <w:r w:rsidR="00911DF4" w:rsidRPr="00763108">
        <w:rPr>
          <w:b/>
          <w:bCs/>
        </w:rPr>
        <w:t xml:space="preserve">Global metrics comparison by imputation, </w:t>
      </w:r>
      <w:r w:rsidR="004408AD" w:rsidRPr="00763108">
        <w:rPr>
          <w:b/>
          <w:bCs/>
        </w:rPr>
        <w:t>harmonization methods and b</w:t>
      </w:r>
      <w:r w:rsidR="00763108" w:rsidRPr="00763108">
        <w:rPr>
          <w:b/>
          <w:bCs/>
        </w:rPr>
        <w:t xml:space="preserve">atch removal strategies. </w:t>
      </w:r>
      <w:r w:rsidR="00763108">
        <w:t xml:space="preserve">(A) Boxplots of </w:t>
      </w:r>
      <w:proofErr w:type="spellStart"/>
      <w:r w:rsidR="002C1993">
        <w:t>PCReg</w:t>
      </w:r>
      <w:proofErr w:type="spellEnd"/>
      <w:r w:rsidR="00763108">
        <w:t xml:space="preserve"> RNA_BATCH by harmonization methods stratified by imputation. Methods are ordered by mean </w:t>
      </w:r>
      <w:proofErr w:type="spellStart"/>
      <w:r w:rsidR="002C1993">
        <w:t>PCReg</w:t>
      </w:r>
      <w:proofErr w:type="spellEnd"/>
      <w:r w:rsidR="00763108">
        <w:t xml:space="preserve"> RNA_BATCH across all batch removal strategies, imputations and post-removals. The </w:t>
      </w:r>
      <w:proofErr w:type="spellStart"/>
      <w:r w:rsidR="00506518">
        <w:t>clustermap</w:t>
      </w:r>
      <w:proofErr w:type="spellEnd"/>
      <w:r w:rsidR="00763108">
        <w:t xml:space="preserve"> best approaches are highlighted in bold. (B) Boxplots of </w:t>
      </w:r>
      <w:proofErr w:type="spellStart"/>
      <w:r w:rsidR="002C1993">
        <w:t>PCReg</w:t>
      </w:r>
      <w:proofErr w:type="spellEnd"/>
      <w:r w:rsidR="00763108">
        <w:t xml:space="preserve"> RNA_BATCH by harmonization methods stratified by batch removal strategies. Harmonization methods order is the same as in panel A, but with the </w:t>
      </w:r>
      <w:r w:rsidR="00361E1E">
        <w:t xml:space="preserve">group of </w:t>
      </w:r>
      <w:proofErr w:type="spellStart"/>
      <w:r w:rsidR="00506518">
        <w:t>clustermap</w:t>
      </w:r>
      <w:proofErr w:type="spellEnd"/>
      <w:r w:rsidR="00763108">
        <w:t xml:space="preserve"> best approaches </w:t>
      </w:r>
      <w:r w:rsidR="00361E1E">
        <w:t xml:space="preserve">is empty for </w:t>
      </w:r>
      <w:r w:rsidR="000E0DE2">
        <w:t>strategies where no best approaches were selected</w:t>
      </w:r>
      <w:r w:rsidR="00763108">
        <w:t xml:space="preserve">. (C) </w:t>
      </w:r>
      <w:r w:rsidR="00A4357A">
        <w:t xml:space="preserve">Boxplots of </w:t>
      </w:r>
      <w:proofErr w:type="spellStart"/>
      <w:r w:rsidR="002C1993">
        <w:t>PCReg</w:t>
      </w:r>
      <w:proofErr w:type="spellEnd"/>
      <w:r w:rsidR="00A4357A">
        <w:t xml:space="preserve"> RNA_BATCH by harmonization methods stratified by post-removal. The group of </w:t>
      </w:r>
      <w:proofErr w:type="spellStart"/>
      <w:r w:rsidR="00506518">
        <w:t>clustermap</w:t>
      </w:r>
      <w:proofErr w:type="spellEnd"/>
      <w:r w:rsidR="00A4357A">
        <w:t xml:space="preserve"> best approaches is empty in the post-removal boxplot because only the approaches without post-removal were selected. (D) Scatterplot showing correlation of </w:t>
      </w:r>
      <w:proofErr w:type="spellStart"/>
      <w:r w:rsidR="002C1993">
        <w:t>PCReg</w:t>
      </w:r>
      <w:proofErr w:type="spellEnd"/>
      <w:r w:rsidR="00A4357A">
        <w:t xml:space="preserve"> RNA_BATCH and RNA_BATCH R</w:t>
      </w:r>
      <w:r w:rsidR="00A4357A">
        <w:rPr>
          <w:vertAlign w:val="superscript"/>
        </w:rPr>
        <w:t>2</w:t>
      </w:r>
      <w:r w:rsidR="00A4357A">
        <w:t xml:space="preserve"> by first PC, color annotated by harmonization methods with black stars indicating the </w:t>
      </w:r>
      <w:proofErr w:type="spellStart"/>
      <w:r w:rsidR="00506518">
        <w:t>clustermap</w:t>
      </w:r>
      <w:proofErr w:type="spellEnd"/>
      <w:r w:rsidR="00A4357A">
        <w:t xml:space="preserve"> best approaches. (E) The same scatterplot color annotated by batch removal strategies. (F) Heatmaps showing percentage of total variance </w:t>
      </w:r>
      <w:r w:rsidR="00A4357A">
        <w:lastRenderedPageBreak/>
        <w:t xml:space="preserve">explained (left heatmap) and percentage of the RNA_BATCH-explained variance for the first 10 PCs, grouped by batch removal strategy and sorted by </w:t>
      </w:r>
      <w:proofErr w:type="spellStart"/>
      <w:r w:rsidR="002C1993">
        <w:t>PCReg</w:t>
      </w:r>
      <w:proofErr w:type="spellEnd"/>
      <w:r w:rsidR="00A4357A">
        <w:t xml:space="preserve"> RNA_BATCH. The composite group of the best approaches is shown by bold font.</w:t>
      </w:r>
    </w:p>
    <w:p w14:paraId="088B0971" w14:textId="5B2B1294" w:rsidR="00A4357A" w:rsidRPr="00A4357A" w:rsidRDefault="0012379F" w:rsidP="00CA6EB7">
      <w:r w:rsidRPr="0012379F">
        <w:rPr>
          <w:noProof/>
        </w:rPr>
        <w:lastRenderedPageBreak/>
        <w:drawing>
          <wp:inline distT="0" distB="0" distL="0" distR="0" wp14:anchorId="1E74919B" wp14:editId="7902B8FA">
            <wp:extent cx="5352415" cy="8229600"/>
            <wp:effectExtent l="0" t="0" r="0" b="0"/>
            <wp:docPr id="19020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3243" name=""/>
                    <pic:cNvPicPr/>
                  </pic:nvPicPr>
                  <pic:blipFill>
                    <a:blip r:embed="rId10"/>
                    <a:stretch>
                      <a:fillRect/>
                    </a:stretch>
                  </pic:blipFill>
                  <pic:spPr>
                    <a:xfrm>
                      <a:off x="0" y="0"/>
                      <a:ext cx="5352415" cy="8229600"/>
                    </a:xfrm>
                    <a:prstGeom prst="rect">
                      <a:avLst/>
                    </a:prstGeom>
                  </pic:spPr>
                </pic:pic>
              </a:graphicData>
            </a:graphic>
          </wp:inline>
        </w:drawing>
      </w:r>
    </w:p>
    <w:p w14:paraId="2F9C3F1E" w14:textId="64DD6B97" w:rsidR="00F42AF2" w:rsidRDefault="00BC15C8" w:rsidP="00CA6EB7">
      <w:r>
        <w:lastRenderedPageBreak/>
        <w:t>As the last step of global metrics analysis, we</w:t>
      </w:r>
      <w:r w:rsidR="00FD2C0A">
        <w:t xml:space="preserve"> compared </w:t>
      </w:r>
      <w:proofErr w:type="spellStart"/>
      <w:r w:rsidR="002C1993">
        <w:t>PCReg</w:t>
      </w:r>
      <w:proofErr w:type="spellEnd"/>
      <w:r w:rsidR="00FD2C0A">
        <w:t xml:space="preserve"> by various columns and non-</w:t>
      </w:r>
      <w:proofErr w:type="spellStart"/>
      <w:r w:rsidR="002C1993">
        <w:t>PCReg</w:t>
      </w:r>
      <w:proofErr w:type="spellEnd"/>
      <w:r w:rsidR="00FD2C0A">
        <w:t xml:space="preserve"> metrics with the pre-established standard of </w:t>
      </w:r>
      <w:proofErr w:type="spellStart"/>
      <w:r w:rsidR="002C1993">
        <w:t>PCReg</w:t>
      </w:r>
      <w:proofErr w:type="spellEnd"/>
      <w:r w:rsidR="00FD2C0A">
        <w:t xml:space="preserve"> RNA_BATCH (Extended Figure 3)</w:t>
      </w:r>
      <w:r w:rsidR="00164F44">
        <w:t xml:space="preserve">. </w:t>
      </w:r>
      <w:r w:rsidR="00C76435">
        <w:t>PLATFORM_RNA was a larger scale column compared to RNA_BATCH</w:t>
      </w:r>
      <w:r w:rsidR="00A955F5">
        <w:t xml:space="preserve">: </w:t>
      </w:r>
      <w:r w:rsidR="00C76435">
        <w:t xml:space="preserve">one class of PLATFORM_RNA could correspond to </w:t>
      </w:r>
      <w:r w:rsidR="00A955F5">
        <w:t>2-3</w:t>
      </w:r>
      <w:r w:rsidR="00C76435">
        <w:t xml:space="preserve"> classes for RNA_BATCH</w:t>
      </w:r>
      <w:r w:rsidR="00A955F5">
        <w:t xml:space="preserve">. Therefore, </w:t>
      </w:r>
      <w:proofErr w:type="spellStart"/>
      <w:r w:rsidR="002C1993">
        <w:t>PCReg</w:t>
      </w:r>
      <w:proofErr w:type="spellEnd"/>
      <w:r w:rsidR="00A955F5">
        <w:t xml:space="preserve"> by PLATFORM_RNA and </w:t>
      </w:r>
      <w:proofErr w:type="spellStart"/>
      <w:r w:rsidR="002C1993">
        <w:t>PCReg</w:t>
      </w:r>
      <w:proofErr w:type="spellEnd"/>
      <w:r w:rsidR="00A955F5">
        <w:t xml:space="preserve"> by RNA_BATCH followed a strictly linear relationship (</w:t>
      </w:r>
      <w:r w:rsidR="00910217">
        <w:t>Extended Figure 3A</w:t>
      </w:r>
      <w:r w:rsidR="00A955F5">
        <w:t>)</w:t>
      </w:r>
      <w:r w:rsidR="00910217">
        <w:t xml:space="preserve">, with strategies the FFPE only and FF only </w:t>
      </w:r>
      <w:r w:rsidR="00E0707D">
        <w:t xml:space="preserve">strategies being closest to the 1:1 diagonal line. This can be explained by the fast that selecting FFPE only </w:t>
      </w:r>
      <w:r w:rsidR="00813FF8">
        <w:t xml:space="preserve">or FF only </w:t>
      </w:r>
      <w:r w:rsidR="00E0707D">
        <w:t xml:space="preserve">batches reduced the batch and platform classes to the </w:t>
      </w:r>
      <w:r w:rsidR="00813FF8">
        <w:t>1:1 ratio: for each platform only its FFPE or FF batch was selected.</w:t>
      </w:r>
      <w:r w:rsidR="002E1D7B">
        <w:t xml:space="preserve"> Multi-batch </w:t>
      </w:r>
      <w:r w:rsidR="00FF1977">
        <w:t xml:space="preserve">PLATFROM_RNA column </w:t>
      </w:r>
      <w:r w:rsidR="002E1D7B">
        <w:t>in</w:t>
      </w:r>
      <w:r w:rsidR="00FF1977">
        <w:t xml:space="preserve"> the rest</w:t>
      </w:r>
      <w:r w:rsidR="002E1D7B">
        <w:t xml:space="preserve"> strategies </w:t>
      </w:r>
      <w:r w:rsidR="00FF1977">
        <w:t>explained less</w:t>
      </w:r>
      <w:r w:rsidR="00C4380E">
        <w:t xml:space="preserve"> variance in PCA space compared to RNA_BATCH, hence these strategies are above the main 1:1 diagonal.</w:t>
      </w:r>
      <w:r w:rsidR="007F4E44">
        <w:t xml:space="preserve"> </w:t>
      </w:r>
      <w:r w:rsidR="00262958">
        <w:t xml:space="preserve">For COHORT_LABEL (Extended Figure 3B) we observed the inversed pattern: </w:t>
      </w:r>
      <w:r w:rsidR="00386BAB">
        <w:t xml:space="preserve">the approaches generally had </w:t>
      </w:r>
      <w:r w:rsidR="00E528F3">
        <w:t xml:space="preserve">higher COHORT_LABEL related variance (lower </w:t>
      </w:r>
      <w:proofErr w:type="spellStart"/>
      <w:r w:rsidR="002C1993">
        <w:t>PCReg</w:t>
      </w:r>
      <w:proofErr w:type="spellEnd"/>
      <w:r w:rsidR="00E528F3">
        <w:t xml:space="preserve"> COHORT_LABEL) than the RNA_BATCH derived one. </w:t>
      </w:r>
      <w:r w:rsidR="005B4EF7">
        <w:t xml:space="preserve">The </w:t>
      </w:r>
      <w:proofErr w:type="spellStart"/>
      <w:r w:rsidR="00506518">
        <w:t>clustermap</w:t>
      </w:r>
      <w:proofErr w:type="spellEnd"/>
      <w:r w:rsidR="005B4EF7">
        <w:t xml:space="preserve"> best approaches</w:t>
      </w:r>
      <w:r w:rsidR="00C823BF">
        <w:t xml:space="preserve"> </w:t>
      </w:r>
      <w:r w:rsidR="002F70AF">
        <w:t>were consentingly found in the best 1/3 part of the plots.</w:t>
      </w:r>
    </w:p>
    <w:p w14:paraId="2B590680" w14:textId="77777777" w:rsidR="002F70AF" w:rsidRDefault="002F70AF" w:rsidP="00CA6EB7"/>
    <w:p w14:paraId="7309DBBB" w14:textId="7D70BD88" w:rsidR="002F70AF" w:rsidRDefault="00CB410E" w:rsidP="00CA6EB7">
      <w:r>
        <w:t>Dispersion separability criterion (DSC)</w:t>
      </w:r>
      <w:r w:rsidR="00991594">
        <w:t xml:space="preserve"> was selected as an orthogonal PCA-based global </w:t>
      </w:r>
      <w:r w:rsidR="00295F91">
        <w:t>metric,</w:t>
      </w:r>
      <w:r w:rsidR="00991594">
        <w:t xml:space="preserve"> but it show</w:t>
      </w:r>
      <w:r w:rsidR="00732257">
        <w:t xml:space="preserve">ed </w:t>
      </w:r>
      <w:r w:rsidR="00991594">
        <w:t xml:space="preserve">monotonous sigmoidal dependency </w:t>
      </w:r>
      <w:r w:rsidR="00732257">
        <w:t xml:space="preserve">on </w:t>
      </w:r>
      <w:proofErr w:type="spellStart"/>
      <w:r w:rsidR="002C1993">
        <w:t>PCReg</w:t>
      </w:r>
      <w:proofErr w:type="spellEnd"/>
      <w:r w:rsidR="00732257">
        <w:t xml:space="preserve"> for the RNA_BATCH column (Extended Figure 3C)</w:t>
      </w:r>
      <w:r w:rsidR="00295F91">
        <w:t xml:space="preserve">. DCS </w:t>
      </w:r>
      <w:r w:rsidR="00564BAD">
        <w:t xml:space="preserve">by PLATFORM_RNA over RNA_BATCH </w:t>
      </w:r>
      <w:r w:rsidR="00295F91">
        <w:t>dependency</w:t>
      </w:r>
      <w:r w:rsidR="000B59EB">
        <w:t xml:space="preserve"> was again monotonous and linear in a log-scale (Extended Figure 3D) without any non-trivial effects as in the </w:t>
      </w:r>
      <w:proofErr w:type="spellStart"/>
      <w:r w:rsidR="002C1993">
        <w:t>PCReg</w:t>
      </w:r>
      <w:proofErr w:type="spellEnd"/>
      <w:r w:rsidR="000B59EB">
        <w:t xml:space="preserve"> case </w:t>
      </w:r>
      <w:r w:rsidR="00F92A18">
        <w:t>(Extended Figure 3A)</w:t>
      </w:r>
      <w:r w:rsidR="00A8270A">
        <w:t>. In a contrast, DSC COHORT_LABEL showed two clouds of points not explained by batch removal strategies</w:t>
      </w:r>
      <w:r w:rsidR="001D7107">
        <w:t xml:space="preserve"> (Extended Figure 3E)</w:t>
      </w:r>
      <w:r w:rsidR="001A254C">
        <w:t xml:space="preserve">, that could be presumable explained by harmonization methods. Interestingly, </w:t>
      </w:r>
      <w:r w:rsidR="00D652AE">
        <w:t xml:space="preserve">only </w:t>
      </w:r>
      <w:r w:rsidR="001A254C">
        <w:t xml:space="preserve">2 out of 15 </w:t>
      </w:r>
      <w:proofErr w:type="spellStart"/>
      <w:r w:rsidR="00506518">
        <w:t>clustermap</w:t>
      </w:r>
      <w:proofErr w:type="spellEnd"/>
      <w:r w:rsidR="00332124">
        <w:t xml:space="preserve"> best approaches were found in the </w:t>
      </w:r>
      <w:r w:rsidR="00D652AE">
        <w:t>lower</w:t>
      </w:r>
      <w:r w:rsidR="00332124">
        <w:t xml:space="preserve"> half of the DSC RNA_BATCH </w:t>
      </w:r>
      <w:r w:rsidR="00D652AE">
        <w:t xml:space="preserve">log </w:t>
      </w:r>
      <w:r w:rsidR="00332124">
        <w:t>scale</w:t>
      </w:r>
      <w:r w:rsidR="00D652AE">
        <w:t>.</w:t>
      </w:r>
      <w:r w:rsidR="004F5E24">
        <w:t xml:space="preserve"> Such outliers can be explained by the fact that DSC is calculated as ratio of between group scatter</w:t>
      </w:r>
      <w:r w:rsidR="00DE3FF3">
        <w:t xml:space="preserve"> to within group scatter, and ratio is vulnerable to outliers even under log-transformation.</w:t>
      </w:r>
    </w:p>
    <w:p w14:paraId="41227E4C" w14:textId="77777777" w:rsidR="00AE2342" w:rsidRDefault="00AE2342" w:rsidP="00CA6EB7"/>
    <w:p w14:paraId="26A56084" w14:textId="7703DA9D" w:rsidR="00AE2342" w:rsidRDefault="00175F30" w:rsidP="00CA6EB7">
      <w:r>
        <w:t xml:space="preserve">Among the non-linear global </w:t>
      </w:r>
      <w:r w:rsidR="002314E9">
        <w:t>metrics,</w:t>
      </w:r>
      <w:r>
        <w:t xml:space="preserve"> we visualized and studied </w:t>
      </w:r>
      <w:proofErr w:type="spellStart"/>
      <w:r>
        <w:t>tSNE</w:t>
      </w:r>
      <w:proofErr w:type="spellEnd"/>
      <w:r>
        <w:t xml:space="preserve"> centroid dispersion (</w:t>
      </w:r>
      <w:r w:rsidR="001C604F">
        <w:t>Extended Figure 3F, G, H</w:t>
      </w:r>
      <w:r>
        <w:t>)</w:t>
      </w:r>
      <w:r w:rsidR="001C604F">
        <w:t xml:space="preserve"> and Average Silhouette Width (ASW, </w:t>
      </w:r>
      <w:r w:rsidR="00B822CE">
        <w:t>Extended Figure 3I and J) – all by the RNA_BATCH column.</w:t>
      </w:r>
      <w:r w:rsidR="0070509A">
        <w:t xml:space="preserve"> </w:t>
      </w:r>
      <w:r w:rsidR="000966E9">
        <w:t xml:space="preserve">As expected, </w:t>
      </w:r>
      <w:proofErr w:type="spellStart"/>
      <w:r w:rsidR="000966E9">
        <w:t>tSNE</w:t>
      </w:r>
      <w:proofErr w:type="spellEnd"/>
      <w:r w:rsidR="000966E9">
        <w:t xml:space="preserve"> centroid dispersion negatively correlated with </w:t>
      </w:r>
      <w:proofErr w:type="spellStart"/>
      <w:r w:rsidR="002C1993">
        <w:t>PCReg</w:t>
      </w:r>
      <w:proofErr w:type="spellEnd"/>
      <w:r w:rsidR="000966E9">
        <w:t xml:space="preserve"> following a non-linear arc-like pattern</w:t>
      </w:r>
      <w:r w:rsidR="002314E9">
        <w:t xml:space="preserve">. </w:t>
      </w:r>
      <w:r w:rsidR="00754851">
        <w:t>Interestingly, a</w:t>
      </w:r>
      <w:r w:rsidR="002314E9">
        <w:t xml:space="preserve"> subgroup of </w:t>
      </w:r>
      <w:r w:rsidR="00754851">
        <w:t xml:space="preserve">11_harmony approaches in </w:t>
      </w:r>
      <w:r w:rsidR="007C5133">
        <w:t xml:space="preserve">J and K strategies deviated below the general trend, showing </w:t>
      </w:r>
      <w:r w:rsidR="00BA620A">
        <w:t xml:space="preserve">an </w:t>
      </w:r>
      <w:r w:rsidR="007C5133">
        <w:t xml:space="preserve">improved </w:t>
      </w:r>
      <w:proofErr w:type="spellStart"/>
      <w:r w:rsidR="00EC6138">
        <w:t>tSNE</w:t>
      </w:r>
      <w:proofErr w:type="spellEnd"/>
      <w:r w:rsidR="00EC6138">
        <w:t xml:space="preserve"> centroid dispersion: 0.55-0.75 compared to the expected</w:t>
      </w:r>
      <w:r w:rsidR="008E4890">
        <w:t xml:space="preserve"> 1.1 for K and 0.65 compared to the expected 1.0 for J</w:t>
      </w:r>
      <w:r w:rsidR="00BA620A">
        <w:t xml:space="preserve"> (Extended Figure 3F, G)</w:t>
      </w:r>
      <w:r w:rsidR="008E4890">
        <w:t>.</w:t>
      </w:r>
      <w:r w:rsidR="002945CE">
        <w:t xml:space="preserve"> </w:t>
      </w:r>
      <w:r w:rsidR="00D85D97">
        <w:t xml:space="preserve">For the dependency of </w:t>
      </w:r>
      <w:proofErr w:type="spellStart"/>
      <w:r w:rsidR="00D85D97">
        <w:t>tSNE</w:t>
      </w:r>
      <w:proofErr w:type="spellEnd"/>
      <w:r w:rsidR="00D85D97">
        <w:t xml:space="preserve"> centroid dispersion and </w:t>
      </w:r>
      <w:proofErr w:type="spellStart"/>
      <w:r w:rsidR="002C1993">
        <w:t>PCReg</w:t>
      </w:r>
      <w:proofErr w:type="spellEnd"/>
      <w:r w:rsidR="00D85D97">
        <w:t xml:space="preserve"> we also investigated whether post-removal affects </w:t>
      </w:r>
      <w:r w:rsidR="00D64D2E">
        <w:t>the approaches moving them towards better or poorer performance</w:t>
      </w:r>
      <w:r w:rsidR="003414EA">
        <w:t xml:space="preserve"> (Extended Figure 3H)</w:t>
      </w:r>
      <w:r w:rsidR="00D64D2E">
        <w:t>: we found</w:t>
      </w:r>
      <w:r w:rsidR="0009252B">
        <w:t xml:space="preserve"> no systematic shift except for </w:t>
      </w:r>
      <w:r w:rsidR="00C370B2">
        <w:t xml:space="preserve">the G strategy points that had </w:t>
      </w:r>
      <w:r w:rsidR="003663EB">
        <w:t xml:space="preserve">0.7-0.9 </w:t>
      </w:r>
      <w:proofErr w:type="spellStart"/>
      <w:r w:rsidR="002C1993">
        <w:t>PCReg</w:t>
      </w:r>
      <w:proofErr w:type="spellEnd"/>
      <w:r w:rsidR="003663EB">
        <w:t xml:space="preserve"> RNA_BATCH before post-removal and 0.9-1 </w:t>
      </w:r>
      <w:proofErr w:type="spellStart"/>
      <w:r w:rsidR="002C1993">
        <w:t>PCReg</w:t>
      </w:r>
      <w:proofErr w:type="spellEnd"/>
      <w:r w:rsidR="003663EB">
        <w:t xml:space="preserve"> after it.</w:t>
      </w:r>
      <w:r w:rsidR="0038213D">
        <w:t xml:space="preserve"> This fact can be again attributed to </w:t>
      </w:r>
      <w:r w:rsidR="00480DE5">
        <w:t xml:space="preserve">the fact that the SOM cohort comprised </w:t>
      </w:r>
      <w:r w:rsidR="006A1CB6">
        <w:t xml:space="preserve">approximately 800 </w:t>
      </w:r>
      <w:r w:rsidR="00480DE5">
        <w:t>out of 2801 samples processed with the GPL570 cohort in this strategy.</w:t>
      </w:r>
      <w:r w:rsidR="00E22ED9">
        <w:t xml:space="preserve"> This also means that post-removal of only one cohort does not significantly improve the harmonization performance for </w:t>
      </w:r>
      <w:r w:rsidR="00957CB9">
        <w:t xml:space="preserve">the majority of cases. </w:t>
      </w:r>
      <w:r w:rsidR="00D27F2E">
        <w:t xml:space="preserve">ASW depended on </w:t>
      </w:r>
      <w:proofErr w:type="spellStart"/>
      <w:r w:rsidR="002C1993">
        <w:t>PCReg</w:t>
      </w:r>
      <w:proofErr w:type="spellEnd"/>
      <w:r w:rsidR="00D27F2E">
        <w:t xml:space="preserve"> in a </w:t>
      </w:r>
      <w:r w:rsidR="003C0750">
        <w:t>noisier</w:t>
      </w:r>
      <w:r w:rsidR="00D27F2E">
        <w:t xml:space="preserve"> manner</w:t>
      </w:r>
      <w:r w:rsidR="00046D61">
        <w:t xml:space="preserve">, with the K strategy </w:t>
      </w:r>
      <w:r w:rsidR="00387E9C">
        <w:t>showing the worst performance (Extended Figure 3I)</w:t>
      </w:r>
      <w:r w:rsidR="002C3A6A">
        <w:t>. Again, the G strategy was an upward outlier</w:t>
      </w:r>
      <w:r w:rsidR="003C0750">
        <w:t xml:space="preserve">, located in the zone of </w:t>
      </w:r>
      <w:r w:rsidR="00D53FB9">
        <w:t xml:space="preserve">-0.05 – 0.3 ASW but with the same high </w:t>
      </w:r>
      <w:proofErr w:type="spellStart"/>
      <w:r w:rsidR="002C1993">
        <w:t>PCReg</w:t>
      </w:r>
      <w:proofErr w:type="spellEnd"/>
      <w:r w:rsidR="00D53FB9">
        <w:t xml:space="preserve"> as the </w:t>
      </w:r>
      <w:proofErr w:type="spellStart"/>
      <w:r w:rsidR="00506518">
        <w:t>clustermap</w:t>
      </w:r>
      <w:proofErr w:type="spellEnd"/>
      <w:r w:rsidR="00D53FB9">
        <w:t xml:space="preserve"> best approaches (</w:t>
      </w:r>
      <w:proofErr w:type="spellStart"/>
      <w:r w:rsidR="002C1993">
        <w:t>PCReg</w:t>
      </w:r>
      <w:proofErr w:type="spellEnd"/>
      <w:r w:rsidR="00AD4120">
        <w:t xml:space="preserve"> 0.68 - 1</w:t>
      </w:r>
      <w:r w:rsidR="00D53FB9">
        <w:t>)</w:t>
      </w:r>
      <w:r w:rsidR="00AD4120">
        <w:t xml:space="preserve">. 02_median_scaling and </w:t>
      </w:r>
      <w:r w:rsidR="00F8705E">
        <w:t>11_harmony were the top performing harmonization methods by ASW (Extended Figure 3J).</w:t>
      </w:r>
    </w:p>
    <w:p w14:paraId="0A6CFCC3" w14:textId="14A18607" w:rsidR="007F4E44" w:rsidRPr="00BC15C8" w:rsidRDefault="007F4E44" w:rsidP="00CA6EB7"/>
    <w:p w14:paraId="4D9260CB" w14:textId="77777777" w:rsidR="00BC15C8" w:rsidRDefault="00BC15C8" w:rsidP="00CA6EB7">
      <w:pPr>
        <w:rPr>
          <w:b/>
          <w:bCs/>
        </w:rPr>
      </w:pPr>
    </w:p>
    <w:p w14:paraId="7FC3A34D" w14:textId="210B4973" w:rsidR="00763108" w:rsidRDefault="005F424E" w:rsidP="00CA6EB7">
      <w:r w:rsidRPr="00B904D2">
        <w:rPr>
          <w:b/>
          <w:bCs/>
        </w:rPr>
        <w:lastRenderedPageBreak/>
        <w:t xml:space="preserve">Extended Figure 3. </w:t>
      </w:r>
      <w:r w:rsidR="00952ED9" w:rsidRPr="00B904D2">
        <w:rPr>
          <w:b/>
          <w:bCs/>
        </w:rPr>
        <w:t xml:space="preserve">Additional global metrics analysis. </w:t>
      </w:r>
      <w:r w:rsidR="00952ED9">
        <w:t xml:space="preserve">(A) </w:t>
      </w:r>
      <w:r w:rsidR="00A65D26">
        <w:t>Scatterplot showing c</w:t>
      </w:r>
      <w:r w:rsidR="00952ED9">
        <w:t xml:space="preserve">orrelation of </w:t>
      </w:r>
      <w:proofErr w:type="spellStart"/>
      <w:r w:rsidR="002C1993">
        <w:t>PCReg</w:t>
      </w:r>
      <w:proofErr w:type="spellEnd"/>
      <w:r w:rsidR="00952ED9">
        <w:t xml:space="preserve"> PLATFORM_RNA with </w:t>
      </w:r>
      <w:proofErr w:type="spellStart"/>
      <w:r w:rsidR="002C1993">
        <w:t>PCReg</w:t>
      </w:r>
      <w:proofErr w:type="spellEnd"/>
      <w:r w:rsidR="00952ED9">
        <w:t xml:space="preserve"> RNA_BATCH</w:t>
      </w:r>
      <w:r w:rsidR="007B1122">
        <w:t xml:space="preserve">. </w:t>
      </w:r>
      <w:r w:rsidR="00F02AD6">
        <w:t>(B)</w:t>
      </w:r>
      <w:r w:rsidR="000E1F99">
        <w:t xml:space="preserve"> Scatterplot of </w:t>
      </w:r>
      <w:proofErr w:type="spellStart"/>
      <w:r w:rsidR="002C1993">
        <w:t>PCReg</w:t>
      </w:r>
      <w:proofErr w:type="spellEnd"/>
      <w:r w:rsidR="000E1F99">
        <w:t xml:space="preserve"> COHORT_LABEL versus </w:t>
      </w:r>
      <w:proofErr w:type="spellStart"/>
      <w:r w:rsidR="002C1993">
        <w:t>PCReg</w:t>
      </w:r>
      <w:proofErr w:type="spellEnd"/>
      <w:r w:rsidR="000E1F99">
        <w:t xml:space="preserve"> RNA_BATC</w:t>
      </w:r>
      <w:r w:rsidR="007B1122">
        <w:t>H</w:t>
      </w:r>
      <w:r w:rsidR="000E1F99">
        <w:t xml:space="preserve">. </w:t>
      </w:r>
      <w:r w:rsidR="004962F3">
        <w:t xml:space="preserve">(C) Scatterplot of DSC RNA_BATCH versus </w:t>
      </w:r>
      <w:proofErr w:type="spellStart"/>
      <w:r w:rsidR="002C1993">
        <w:t>PCReg</w:t>
      </w:r>
      <w:proofErr w:type="spellEnd"/>
      <w:r w:rsidR="008F247C">
        <w:t xml:space="preserve"> RNA_BATCH. (D) Scatterplot of DSC PLATFORM_RNA versus </w:t>
      </w:r>
      <w:r w:rsidR="00086787">
        <w:t>DSC</w:t>
      </w:r>
      <w:r w:rsidR="008F247C">
        <w:t xml:space="preserve"> RNA_BATCH.</w:t>
      </w:r>
      <w:r w:rsidR="00086787" w:rsidRPr="00086787">
        <w:t xml:space="preserve"> </w:t>
      </w:r>
      <w:r w:rsidR="00086787">
        <w:t xml:space="preserve">(E) Scatterplot of </w:t>
      </w:r>
      <w:r w:rsidR="007B1122">
        <w:t>COHORT_LABEL</w:t>
      </w:r>
      <w:r w:rsidR="00086787">
        <w:t xml:space="preserve"> versus DSC RNA_BATCH.</w:t>
      </w:r>
      <w:r w:rsidR="007B1122">
        <w:t xml:space="preserve"> Scatterplots in the panel A-E are color annotated by batch removal strategy.</w:t>
      </w:r>
      <w:r w:rsidR="00DE0BD6">
        <w:t xml:space="preserve"> (F) Scatterplot of </w:t>
      </w:r>
      <w:proofErr w:type="spellStart"/>
      <w:r w:rsidR="002C5DE2">
        <w:t>tSNE</w:t>
      </w:r>
      <w:proofErr w:type="spellEnd"/>
      <w:r w:rsidR="002C5DE2">
        <w:t xml:space="preserve"> centroid </w:t>
      </w:r>
      <w:proofErr w:type="spellStart"/>
      <w:r w:rsidR="002C5DE2">
        <w:t>disp</w:t>
      </w:r>
      <w:proofErr w:type="spellEnd"/>
      <w:r w:rsidR="002C5DE2">
        <w:t xml:space="preserve"> RNA_BATCH versus </w:t>
      </w:r>
      <w:proofErr w:type="spellStart"/>
      <w:r w:rsidR="002C1993">
        <w:t>PCReg</w:t>
      </w:r>
      <w:proofErr w:type="spellEnd"/>
      <w:r w:rsidR="002C5DE2">
        <w:t xml:space="preserve"> RNA_BATCH, c</w:t>
      </w:r>
      <w:r w:rsidR="008E262D">
        <w:t xml:space="preserve">olor annotated by batch removal strategy. (E) The same scatterplot of </w:t>
      </w:r>
      <w:proofErr w:type="spellStart"/>
      <w:r w:rsidR="008E262D">
        <w:t>tSNE</w:t>
      </w:r>
      <w:proofErr w:type="spellEnd"/>
      <w:r w:rsidR="008E262D">
        <w:t xml:space="preserve"> centroid </w:t>
      </w:r>
      <w:proofErr w:type="spellStart"/>
      <w:r w:rsidR="008E262D">
        <w:t>disp</w:t>
      </w:r>
      <w:proofErr w:type="spellEnd"/>
      <w:r w:rsidR="008E262D">
        <w:t xml:space="preserve"> RNA_BATCH versus </w:t>
      </w:r>
      <w:proofErr w:type="spellStart"/>
      <w:r w:rsidR="002C1993">
        <w:t>PCReg</w:t>
      </w:r>
      <w:proofErr w:type="spellEnd"/>
      <w:r w:rsidR="008E262D">
        <w:t xml:space="preserve"> RNA_BATCH, color annotated by harmonization method.</w:t>
      </w:r>
      <w:r w:rsidR="00EE61C9">
        <w:t xml:space="preserve"> (H) The same scatterplot with color annotation by </w:t>
      </w:r>
      <w:r w:rsidR="009F7D13">
        <w:t xml:space="preserve">post-removal and connection lines that show transition between </w:t>
      </w:r>
      <w:r w:rsidR="00C36A65">
        <w:t xml:space="preserve">approaches with </w:t>
      </w:r>
      <w:r w:rsidR="00DC62AD">
        <w:t xml:space="preserve">and without </w:t>
      </w:r>
      <w:r w:rsidR="00C36A65">
        <w:t>post-removal.</w:t>
      </w:r>
      <w:r w:rsidR="00E74199">
        <w:t xml:space="preserve"> (I)</w:t>
      </w:r>
      <w:r w:rsidR="00476AAD">
        <w:t xml:space="preserve"> Scatterplot of </w:t>
      </w:r>
      <w:r w:rsidR="00D22EBA">
        <w:t>ASW</w:t>
      </w:r>
      <w:r w:rsidR="00476AAD">
        <w:t xml:space="preserve"> RNA_BATCH versus </w:t>
      </w:r>
      <w:proofErr w:type="spellStart"/>
      <w:r w:rsidR="002C1993">
        <w:t>PCReg</w:t>
      </w:r>
      <w:proofErr w:type="spellEnd"/>
      <w:r w:rsidR="00476AAD">
        <w:t xml:space="preserve"> RNA_BATCH, color annotated by batch removal strategy. (E) The same scatterplot of </w:t>
      </w:r>
      <w:r w:rsidR="00F42AF2">
        <w:t>ASW</w:t>
      </w:r>
      <w:r w:rsidR="00476AAD">
        <w:t xml:space="preserve"> RNA_BATCH versus </w:t>
      </w:r>
      <w:proofErr w:type="spellStart"/>
      <w:r w:rsidR="002C1993">
        <w:t>PCReg</w:t>
      </w:r>
      <w:proofErr w:type="spellEnd"/>
      <w:r w:rsidR="00476AAD">
        <w:t xml:space="preserve"> RNA_BATCH, color annotated by harmonization method.</w:t>
      </w:r>
    </w:p>
    <w:p w14:paraId="04EE42B1" w14:textId="1260F9E0" w:rsidR="002C5DE2" w:rsidRDefault="002C5DE2" w:rsidP="00CA6EB7">
      <w:r>
        <w:t xml:space="preserve">Black empty stars on all the panels of this figure show the </w:t>
      </w:r>
      <w:proofErr w:type="spellStart"/>
      <w:r w:rsidR="00506518">
        <w:t>clustermap</w:t>
      </w:r>
      <w:proofErr w:type="spellEnd"/>
      <w:r>
        <w:t xml:space="preserve"> best approaches</w:t>
      </w:r>
      <w:r w:rsidR="008E262D">
        <w:t>.</w:t>
      </w:r>
    </w:p>
    <w:p w14:paraId="6FF63488" w14:textId="4753CDF8" w:rsidR="00216BA1" w:rsidRDefault="00216BA1" w:rsidP="00CA6EB7">
      <w:r w:rsidRPr="00216BA1">
        <w:rPr>
          <w:noProof/>
        </w:rPr>
        <w:lastRenderedPageBreak/>
        <w:drawing>
          <wp:inline distT="0" distB="0" distL="0" distR="0" wp14:anchorId="751181F3" wp14:editId="3BB345D5">
            <wp:extent cx="5375910" cy="8229600"/>
            <wp:effectExtent l="0" t="0" r="0" b="0"/>
            <wp:docPr id="12554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8210" name=""/>
                    <pic:cNvPicPr/>
                  </pic:nvPicPr>
                  <pic:blipFill>
                    <a:blip r:embed="rId11"/>
                    <a:stretch>
                      <a:fillRect/>
                    </a:stretch>
                  </pic:blipFill>
                  <pic:spPr>
                    <a:xfrm>
                      <a:off x="0" y="0"/>
                      <a:ext cx="5375910" cy="8229600"/>
                    </a:xfrm>
                    <a:prstGeom prst="rect">
                      <a:avLst/>
                    </a:prstGeom>
                  </pic:spPr>
                </pic:pic>
              </a:graphicData>
            </a:graphic>
          </wp:inline>
        </w:drawing>
      </w:r>
    </w:p>
    <w:p w14:paraId="6DF6A53C" w14:textId="016F7E5E" w:rsidR="006C7803" w:rsidRPr="00B77231" w:rsidRDefault="006C7803" w:rsidP="00CA6EB7">
      <w:r>
        <w:lastRenderedPageBreak/>
        <w:t xml:space="preserve">At a general scale, global metrics </w:t>
      </w:r>
      <w:r w:rsidR="00381141">
        <w:t xml:space="preserve">behaved to the high degree </w:t>
      </w:r>
      <w:r w:rsidR="00206057">
        <w:t>like</w:t>
      </w:r>
      <w:r w:rsidR="00381141">
        <w:t xml:space="preserve"> the </w:t>
      </w:r>
      <w:proofErr w:type="spellStart"/>
      <w:r w:rsidR="002C1993">
        <w:t>PCReg</w:t>
      </w:r>
      <w:proofErr w:type="spellEnd"/>
      <w:r w:rsidR="00381141">
        <w:t xml:space="preserve"> metrics family. </w:t>
      </w:r>
      <w:r w:rsidR="00B77231">
        <w:t>R</w:t>
      </w:r>
      <w:r w:rsidR="00B77231">
        <w:rPr>
          <w:vertAlign w:val="superscript"/>
        </w:rPr>
        <w:t xml:space="preserve">2 </w:t>
      </w:r>
      <w:r w:rsidR="00B77231">
        <w:t xml:space="preserve">by first principal component, dispersion separability criterion, </w:t>
      </w:r>
      <w:proofErr w:type="spellStart"/>
      <w:r w:rsidR="00D315FF">
        <w:t>tSNE</w:t>
      </w:r>
      <w:proofErr w:type="spellEnd"/>
      <w:r w:rsidR="00D315FF">
        <w:t xml:space="preserve"> centroid dispersion, average silhouette width – they monotonously correlated with </w:t>
      </w:r>
      <w:proofErr w:type="spellStart"/>
      <w:r w:rsidR="002C1993">
        <w:t>PCReg</w:t>
      </w:r>
      <w:proofErr w:type="spellEnd"/>
      <w:r w:rsidR="00D315FF">
        <w:t xml:space="preserve">, either linearly or non-linearly. Outliers that arose in the perpendicular direction of the main dependency </w:t>
      </w:r>
      <w:r w:rsidR="00C84E4A">
        <w:t xml:space="preserve">and that performed better than average – were not validated by the </w:t>
      </w:r>
      <w:proofErr w:type="spellStart"/>
      <w:r w:rsidR="00506518">
        <w:t>clustermap</w:t>
      </w:r>
      <w:proofErr w:type="spellEnd"/>
      <w:r w:rsidR="00C84E4A">
        <w:t xml:space="preserve"> best methods and, therefore</w:t>
      </w:r>
      <w:r w:rsidR="00E074A4">
        <w:t>,</w:t>
      </w:r>
      <w:r w:rsidR="00C84E4A">
        <w:t xml:space="preserve"> had</w:t>
      </w:r>
      <w:r w:rsidR="00E074A4">
        <w:t xml:space="preserve"> a poorer performance by other metrics, especially the local ones.</w:t>
      </w:r>
    </w:p>
    <w:p w14:paraId="1A9DBBED" w14:textId="51158325" w:rsidR="005D14AF" w:rsidRPr="00867789" w:rsidRDefault="005D14AF" w:rsidP="005D14A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metrics</w:t>
      </w:r>
    </w:p>
    <w:p w14:paraId="76886E8D" w14:textId="77777777" w:rsidR="005D14AF" w:rsidRDefault="005D14AF" w:rsidP="00130BA6"/>
    <w:p w14:paraId="30B75A89" w14:textId="20F825BB" w:rsidR="00A44134" w:rsidRDefault="00130BA6" w:rsidP="00130BA6">
      <w:r>
        <w:t xml:space="preserve">Local </w:t>
      </w:r>
      <w:r w:rsidR="00B77231" w:rsidRPr="008E5FA6">
        <w:t>neighborhood</w:t>
      </w:r>
      <w:r w:rsidRPr="008E5FA6">
        <w:t xml:space="preserve"> quality was assessed by </w:t>
      </w:r>
      <w:proofErr w:type="spellStart"/>
      <w:r w:rsidRPr="008E5FA6">
        <w:t>kBET</w:t>
      </w:r>
      <w:proofErr w:type="spellEnd"/>
      <w:r w:rsidRPr="008E5FA6">
        <w:t xml:space="preserve"> acceptance rate, </w:t>
      </w:r>
      <w:proofErr w:type="spellStart"/>
      <w:r w:rsidRPr="008E5FA6">
        <w:t>iLISI</w:t>
      </w:r>
      <w:proofErr w:type="spellEnd"/>
      <w:r w:rsidRPr="008E5FA6">
        <w:t xml:space="preserve">, </w:t>
      </w:r>
      <w:proofErr w:type="spellStart"/>
      <w:r w:rsidRPr="008E5FA6">
        <w:t>cLISI</w:t>
      </w:r>
      <w:proofErr w:type="spellEnd"/>
      <w:r w:rsidRPr="008E5FA6">
        <w:t xml:space="preserve">, graph connectivity and </w:t>
      </w:r>
      <w:proofErr w:type="spellStart"/>
      <w:r w:rsidRPr="008E5FA6">
        <w:t>tSNE</w:t>
      </w:r>
      <w:proofErr w:type="spellEnd"/>
      <w:r w:rsidRPr="008E5FA6">
        <w:t xml:space="preserve">/UMAP mixing entropy per biological </w:t>
      </w:r>
      <w:r w:rsidR="00A44134">
        <w:t xml:space="preserve">and batch </w:t>
      </w:r>
      <w:r w:rsidRPr="008E5FA6">
        <w:t>group.</w:t>
      </w:r>
      <w:r w:rsidR="00A44134">
        <w:t xml:space="preserve"> We expected that the best approaches should mix batch labels in the local neighborhood of each sample while preserving local integrity of biological groups.</w:t>
      </w:r>
    </w:p>
    <w:p w14:paraId="2B99C14C" w14:textId="77777777" w:rsidR="00A44134" w:rsidRDefault="00A44134" w:rsidP="00130BA6"/>
    <w:p w14:paraId="0E540975" w14:textId="71EF5972" w:rsidR="00516A3D" w:rsidRDefault="00D75AC1" w:rsidP="00130BA6">
      <w:r w:rsidRPr="008E5FA6">
        <w:t>LISI metrics</w:t>
      </w:r>
      <w:r w:rsidR="006203BB" w:rsidRPr="008E5FA6">
        <w:t xml:space="preserve"> (Local inverse Simpson's index)</w:t>
      </w:r>
      <w:r w:rsidR="008E5FA6">
        <w:t xml:space="preserve"> revealed 10_mnn the top performing harmonization method</w:t>
      </w:r>
      <w:r w:rsidR="0005459C">
        <w:t xml:space="preserve"> by RNA_BATCH labels mixing, and the </w:t>
      </w:r>
      <w:proofErr w:type="spellStart"/>
      <w:r w:rsidR="00506518">
        <w:t>clustermap</w:t>
      </w:r>
      <w:proofErr w:type="spellEnd"/>
      <w:r w:rsidR="0005459C">
        <w:t xml:space="preserve"> best approaches formed the second </w:t>
      </w:r>
      <w:r w:rsidR="000369BD">
        <w:t>group (Extended Figure 4A).</w:t>
      </w:r>
      <w:r w:rsidR="00DA0AEE">
        <w:t xml:space="preserve"> </w:t>
      </w:r>
      <w:r w:rsidR="00A33241">
        <w:t xml:space="preserve">The </w:t>
      </w:r>
      <w:r w:rsidR="00462E4C">
        <w:t xml:space="preserve">best approaches performed so well by LISI because they were selected in the relatively high local mixing clusters of the main </w:t>
      </w:r>
      <w:proofErr w:type="spellStart"/>
      <w:r w:rsidR="00462E4C">
        <w:t>clustermap</w:t>
      </w:r>
      <w:proofErr w:type="spellEnd"/>
      <w:r w:rsidR="00462E4C">
        <w:t xml:space="preserve">, and visually confirmed by </w:t>
      </w:r>
      <w:proofErr w:type="spellStart"/>
      <w:r w:rsidR="00462E4C">
        <w:t>tSNE</w:t>
      </w:r>
      <w:proofErr w:type="spellEnd"/>
      <w:r w:rsidR="00462E4C">
        <w:t xml:space="preserve">/UMAP </w:t>
      </w:r>
      <w:r w:rsidR="009E1A3C">
        <w:t>plots to have good batch mixing while preserving the biology groups.</w:t>
      </w:r>
      <w:r w:rsidR="00462E4C">
        <w:t xml:space="preserve"> </w:t>
      </w:r>
      <w:r w:rsidR="00DA0AEE">
        <w:t>Among 31 methods in total, only 6 ones (</w:t>
      </w:r>
      <w:r w:rsidR="000E0DA1">
        <w:t xml:space="preserve">10_mnn, 33_amdbnorm, 02_median_scaling, 28_npn, </w:t>
      </w:r>
      <w:r w:rsidR="002C3937">
        <w:t>16_fsqn_r, 25_angel</w:t>
      </w:r>
      <w:r w:rsidR="00DA0AEE">
        <w:t>)</w:t>
      </w:r>
      <w:r w:rsidR="002C3937">
        <w:t xml:space="preserve"> </w:t>
      </w:r>
      <w:r w:rsidR="00DA48E2">
        <w:t>were</w:t>
      </w:r>
      <w:r w:rsidR="002C3937">
        <w:t xml:space="preserve"> considered as ‘good’ since their LISI by biology (</w:t>
      </w:r>
      <w:proofErr w:type="spellStart"/>
      <w:r w:rsidR="002C3937">
        <w:t>Diagnosis_cell_type_unified</w:t>
      </w:r>
      <w:proofErr w:type="spellEnd"/>
      <w:r w:rsidR="003E1104">
        <w:t>) was lower than the one by RNA_BATCH – indicating better batch than biology local mixing.</w:t>
      </w:r>
      <w:r w:rsidR="00DA48E2">
        <w:t xml:space="preserve"> 4 more methods (13_fsmvn, </w:t>
      </w:r>
      <w:r w:rsidR="00B96A38">
        <w:t>26_xpn, 03_limma, 12_scanorama</w:t>
      </w:r>
      <w:r w:rsidR="00DA48E2">
        <w:t>)</w:t>
      </w:r>
      <w:r w:rsidR="00B96A38">
        <w:t xml:space="preserve"> were of ‘medium’ quality since their </w:t>
      </w:r>
      <w:r w:rsidR="008D5F54">
        <w:t>biology LISI was higher than the batch one, but the 95% CI overlapped between batch and biology.</w:t>
      </w:r>
    </w:p>
    <w:p w14:paraId="7F956C2E" w14:textId="77777777" w:rsidR="000C6AE1" w:rsidRDefault="000C6AE1" w:rsidP="00130BA6"/>
    <w:p w14:paraId="60210349" w14:textId="7B08F5A1" w:rsidR="00057E11" w:rsidRPr="008E5FA6" w:rsidRDefault="00057E11" w:rsidP="00130BA6">
      <w:r>
        <w:t xml:space="preserve">LISI metrics stratification by batch removal strategy </w:t>
      </w:r>
      <w:r w:rsidR="0035587D">
        <w:t xml:space="preserve">revealed a supremacy of the </w:t>
      </w:r>
      <w:proofErr w:type="spellStart"/>
      <w:r w:rsidR="00506518">
        <w:t>clustermap</w:t>
      </w:r>
      <w:proofErr w:type="spellEnd"/>
      <w:r w:rsidR="0035587D">
        <w:t xml:space="preserve"> best approaches</w:t>
      </w:r>
      <w:r w:rsidR="00B47039">
        <w:t xml:space="preserve"> (Extended Figure 4B)</w:t>
      </w:r>
      <w:r w:rsidR="0035587D">
        <w:t xml:space="preserve">: they had highest </w:t>
      </w:r>
      <w:r w:rsidR="00B47039">
        <w:t>LISI by RNA_BATCH</w:t>
      </w:r>
      <w:r w:rsidR="003A308F">
        <w:t xml:space="preserve">. </w:t>
      </w:r>
      <w:r w:rsidR="00415ED8">
        <w:t xml:space="preserve">J and S0 strategies followed </w:t>
      </w:r>
      <w:r w:rsidR="009214C5">
        <w:t xml:space="preserve">it by LISI RNA_BATCH, but their biology local mixing (LISI </w:t>
      </w:r>
      <w:proofErr w:type="spellStart"/>
      <w:r w:rsidR="009214C5">
        <w:t>Diagnosis_cell_type_unified</w:t>
      </w:r>
      <w:proofErr w:type="spellEnd"/>
      <w:r w:rsidR="009214C5">
        <w:t>)</w:t>
      </w:r>
      <w:r w:rsidR="008C0BA7">
        <w:t xml:space="preserve"> </w:t>
      </w:r>
      <w:r w:rsidR="007F769E">
        <w:t>was</w:t>
      </w:r>
      <w:r w:rsidR="008C0BA7">
        <w:t xml:space="preserve"> higher than the batch ones</w:t>
      </w:r>
      <w:r w:rsidR="00415ED8">
        <w:t>. Two strategies</w:t>
      </w:r>
      <w:r w:rsidR="008C0BA7">
        <w:t xml:space="preserve">, </w:t>
      </w:r>
      <w:r w:rsidR="007F769E">
        <w:t>D and K, had better local mixing by batch than the one by biology and were deemed ‘good’ by this criterion.</w:t>
      </w:r>
      <w:r w:rsidR="008574DA">
        <w:t xml:space="preserve"> </w:t>
      </w:r>
      <w:r w:rsidR="00283F34">
        <w:t xml:space="preserve">We also </w:t>
      </w:r>
      <w:r w:rsidR="003F2FE6">
        <w:t>visualized the batch and biology LISI metrics on heatmaps by harmonization method and batch removal strategy (</w:t>
      </w:r>
      <w:r w:rsidR="00334CB3">
        <w:t>Extended Figure 4C, D, respectively</w:t>
      </w:r>
      <w:r w:rsidR="003F2FE6">
        <w:t>)</w:t>
      </w:r>
      <w:r w:rsidR="00C96B7B">
        <w:t>. We found that t</w:t>
      </w:r>
      <w:r w:rsidR="00334CB3">
        <w:t>he best approaches occupied local peaks</w:t>
      </w:r>
      <w:r w:rsidR="009A008A">
        <w:t xml:space="preserve"> by batch but did not so with local valleys the biolog</w:t>
      </w:r>
      <w:r w:rsidR="00C96B7B">
        <w:t xml:space="preserve">y, which </w:t>
      </w:r>
      <w:r w:rsidR="009A008A">
        <w:t>reflect</w:t>
      </w:r>
      <w:r w:rsidR="00C96B7B">
        <w:t>s</w:t>
      </w:r>
      <w:r w:rsidR="009A008A">
        <w:t xml:space="preserve"> the </w:t>
      </w:r>
      <w:r w:rsidR="00E6602D">
        <w:t>subtle biological differences and the sharper technical ones in the current FL dataset.</w:t>
      </w:r>
    </w:p>
    <w:p w14:paraId="2797DF36" w14:textId="77777777" w:rsidR="00464B83" w:rsidRPr="008E5FA6" w:rsidRDefault="00464B83" w:rsidP="00130BA6"/>
    <w:p w14:paraId="1FDA924C" w14:textId="7CB1F071" w:rsidR="00464B83" w:rsidRDefault="00A3728B" w:rsidP="00130BA6">
      <w:r w:rsidRPr="007C784A">
        <w:rPr>
          <w:b/>
          <w:bCs/>
        </w:rPr>
        <w:t xml:space="preserve">Extended Figure 4. </w:t>
      </w:r>
      <w:r w:rsidR="007C784A" w:rsidRPr="007C784A">
        <w:rPr>
          <w:b/>
          <w:bCs/>
        </w:rPr>
        <w:t xml:space="preserve">LISI metrics of local neighborhood. </w:t>
      </w:r>
      <w:r w:rsidR="007C784A">
        <w:t>(A)</w:t>
      </w:r>
      <w:r w:rsidR="001F6D02">
        <w:t xml:space="preserve"> </w:t>
      </w:r>
      <w:proofErr w:type="spellStart"/>
      <w:r w:rsidR="001F6D02">
        <w:t>Barplot</w:t>
      </w:r>
      <w:proofErr w:type="spellEnd"/>
      <w:r w:rsidR="001F6D02">
        <w:t xml:space="preserve"> of the LISI metrics by 3 columns (</w:t>
      </w:r>
      <w:proofErr w:type="spellStart"/>
      <w:r w:rsidR="001F6D02">
        <w:t>D</w:t>
      </w:r>
      <w:r w:rsidR="003863D2">
        <w:t>i</w:t>
      </w:r>
      <w:r w:rsidR="001F6D02">
        <w:t>agnosis_cell_type_unified</w:t>
      </w:r>
      <w:proofErr w:type="spellEnd"/>
      <w:r w:rsidR="001F6D02">
        <w:t>, COHORT_LABEL, RNA_BATCH)</w:t>
      </w:r>
      <w:r w:rsidR="00D939C0">
        <w:t xml:space="preserve"> </w:t>
      </w:r>
      <w:r w:rsidR="000E727C">
        <w:t xml:space="preserve">visualized by harmonization methods, sorted by </w:t>
      </w:r>
      <w:proofErr w:type="spellStart"/>
      <w:r w:rsidR="000E727C">
        <w:t>iLISI</w:t>
      </w:r>
      <w:proofErr w:type="spellEnd"/>
      <w:r w:rsidR="000E727C">
        <w:t xml:space="preserve"> RNA_BATCH. Color annotations below the bars show method harshness score and overall quality. Best group means a composed group of the </w:t>
      </w:r>
      <w:proofErr w:type="spellStart"/>
      <w:r w:rsidR="00506518">
        <w:t>clustermap</w:t>
      </w:r>
      <w:proofErr w:type="spellEnd"/>
      <w:r w:rsidR="000E727C">
        <w:t xml:space="preserve"> best approaches. (B) The analogous </w:t>
      </w:r>
      <w:proofErr w:type="spellStart"/>
      <w:r w:rsidR="000E727C">
        <w:t>barplot</w:t>
      </w:r>
      <w:proofErr w:type="spellEnd"/>
      <w:r w:rsidR="000E727C">
        <w:t xml:space="preserve"> for 4 </w:t>
      </w:r>
      <w:r w:rsidR="0023100D">
        <w:t>LISI</w:t>
      </w:r>
      <w:r w:rsidR="000E727C">
        <w:t xml:space="preserve"> metrics by batch removal strategies</w:t>
      </w:r>
      <w:r w:rsidR="0023100D">
        <w:t xml:space="preserve"> (added the metric for the RNASEQ_SOURCE column)</w:t>
      </w:r>
      <w:r w:rsidR="000E727C">
        <w:t xml:space="preserve">. Higher values indicate better overlap of classes by a given column in </w:t>
      </w:r>
      <w:r w:rsidR="003863D2">
        <w:t xml:space="preserve">a local nearest </w:t>
      </w:r>
      <w:r w:rsidR="00A33241">
        <w:t>neighbors’</w:t>
      </w:r>
      <w:r w:rsidR="003863D2">
        <w:t xml:space="preserve"> environment</w:t>
      </w:r>
      <w:r w:rsidR="000E727C">
        <w:t>. Error bars indicate 95% confidence interval (CI) estimation.</w:t>
      </w:r>
      <w:r w:rsidR="004B2FCF">
        <w:t xml:space="preserve"> (C) </w:t>
      </w:r>
      <w:r w:rsidR="00122BCB">
        <w:t xml:space="preserve">Heatmap of LISI by RNA_BATCH, </w:t>
      </w:r>
      <w:r w:rsidR="005E7130">
        <w:t>clustered</w:t>
      </w:r>
      <w:r w:rsidR="00122BCB">
        <w:t xml:space="preserve"> by harmonization methods</w:t>
      </w:r>
      <w:r w:rsidR="005E7130">
        <w:t xml:space="preserve"> (columns) and batch removal strategies (rows). </w:t>
      </w:r>
      <w:r w:rsidR="00200CC4">
        <w:t xml:space="preserve">Each cell shows the metric value averaged by imputations and post-removals. </w:t>
      </w:r>
      <w:r w:rsidR="005E7130">
        <w:t xml:space="preserve">(D) The similar heatmap for </w:t>
      </w:r>
      <w:r w:rsidR="005E7130">
        <w:lastRenderedPageBreak/>
        <w:t xml:space="preserve">LISI by </w:t>
      </w:r>
      <w:proofErr w:type="spellStart"/>
      <w:r w:rsidR="005E7130">
        <w:t>Diagnosis_cell_type_unified</w:t>
      </w:r>
      <w:proofErr w:type="spellEnd"/>
      <w:r w:rsidR="005E7130">
        <w:t xml:space="preserve">. Best approaches are </w:t>
      </w:r>
      <w:r w:rsidR="00200CC4">
        <w:t>marked as black asterisks in the panels C and D.</w:t>
      </w:r>
    </w:p>
    <w:p w14:paraId="764ACE1C" w14:textId="253C64C0" w:rsidR="007C784A" w:rsidRDefault="00D67768" w:rsidP="00130BA6">
      <w:r w:rsidRPr="00D67768">
        <w:rPr>
          <w:noProof/>
        </w:rPr>
        <w:drawing>
          <wp:inline distT="0" distB="0" distL="0" distR="0" wp14:anchorId="18F1EECC" wp14:editId="724EA1C8">
            <wp:extent cx="5943600" cy="4120515"/>
            <wp:effectExtent l="0" t="0" r="0" b="0"/>
            <wp:docPr id="5124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7003" name=""/>
                    <pic:cNvPicPr/>
                  </pic:nvPicPr>
                  <pic:blipFill>
                    <a:blip r:embed="rId12"/>
                    <a:stretch>
                      <a:fillRect/>
                    </a:stretch>
                  </pic:blipFill>
                  <pic:spPr>
                    <a:xfrm>
                      <a:off x="0" y="0"/>
                      <a:ext cx="5943600" cy="4120515"/>
                    </a:xfrm>
                    <a:prstGeom prst="rect">
                      <a:avLst/>
                    </a:prstGeom>
                  </pic:spPr>
                </pic:pic>
              </a:graphicData>
            </a:graphic>
          </wp:inline>
        </w:drawing>
      </w:r>
    </w:p>
    <w:p w14:paraId="74F17EF2" w14:textId="77777777" w:rsidR="00516A3D" w:rsidRPr="00535ECA" w:rsidRDefault="00516A3D" w:rsidP="00130BA6"/>
    <w:p w14:paraId="4C16D58C" w14:textId="77777777" w:rsidR="00535ECA" w:rsidRDefault="00535ECA" w:rsidP="00130BA6"/>
    <w:p w14:paraId="4C962378" w14:textId="5FB60543" w:rsidR="0005235D" w:rsidRDefault="00163EE2" w:rsidP="00130BA6">
      <w:r>
        <w:t xml:space="preserve">We then compared </w:t>
      </w:r>
      <w:r w:rsidR="009513B1">
        <w:t xml:space="preserve">LISI with other local metrics (Extended Figure 5). </w:t>
      </w:r>
      <w:r w:rsidR="009831E5">
        <w:t xml:space="preserve">There was a weak positive relationship between LISI and </w:t>
      </w:r>
      <w:proofErr w:type="spellStart"/>
      <w:r w:rsidR="009831E5">
        <w:t>kBET</w:t>
      </w:r>
      <w:proofErr w:type="spellEnd"/>
      <w:r w:rsidR="009831E5">
        <w:t xml:space="preserve"> acceptance rate for </w:t>
      </w:r>
      <w:r w:rsidR="00D75B4B">
        <w:t xml:space="preserve">the same RNA_BATCH column (Extended Figure 5A, B). </w:t>
      </w:r>
      <w:r w:rsidR="00130BA6">
        <w:t xml:space="preserve">Among all 2,234 attempts, the vast majority achieved near-zero </w:t>
      </w:r>
      <w:proofErr w:type="spellStart"/>
      <w:r w:rsidR="00130BA6">
        <w:t>kBET</w:t>
      </w:r>
      <w:proofErr w:type="spellEnd"/>
      <w:r w:rsidR="00130BA6">
        <w:t xml:space="preserve"> acceptance rates, confirming that local </w:t>
      </w:r>
      <w:r w:rsidR="00B77231">
        <w:t>neighborhood</w:t>
      </w:r>
      <w:r w:rsidR="00130BA6">
        <w:t xml:space="preserve"> composition remained batch-biased after most harmonization methods even when global </w:t>
      </w:r>
      <w:proofErr w:type="spellStart"/>
      <w:r w:rsidR="002C1993">
        <w:t>PCReg</w:t>
      </w:r>
      <w:proofErr w:type="spellEnd"/>
      <w:r w:rsidR="00130BA6">
        <w:t xml:space="preserve"> values were substantially reduced. Only 5 </w:t>
      </w:r>
      <w:r w:rsidR="001E42CF">
        <w:t xml:space="preserve">of the 15 </w:t>
      </w:r>
      <w:proofErr w:type="spellStart"/>
      <w:r w:rsidR="00506518">
        <w:t>clustermap</w:t>
      </w:r>
      <w:proofErr w:type="spellEnd"/>
      <w:r w:rsidR="001E42CF">
        <w:t xml:space="preserve"> </w:t>
      </w:r>
      <w:r w:rsidR="00130BA6">
        <w:t xml:space="preserve">best approaches achieved </w:t>
      </w:r>
      <w:proofErr w:type="spellStart"/>
      <w:r w:rsidR="00130BA6">
        <w:t>kBET</w:t>
      </w:r>
      <w:proofErr w:type="spellEnd"/>
      <w:r w:rsidR="00130BA6">
        <w:t xml:space="preserve"> rates above the threshold of 0.10, all </w:t>
      </w:r>
      <w:r w:rsidR="001E42CF">
        <w:t>being SVA ones (for RNA-seq and FFPE only strategies)</w:t>
      </w:r>
      <w:r w:rsidR="00130BA6">
        <w:t xml:space="preserve">. </w:t>
      </w:r>
      <w:r w:rsidR="00146780">
        <w:t xml:space="preserve">The MNN best approaches (for the cross-platform harmonization) had </w:t>
      </w:r>
      <w:r w:rsidR="00D63B62">
        <w:t xml:space="preserve">the highest LISI values between 1.9 and 2.1 but relatively lower </w:t>
      </w:r>
      <w:proofErr w:type="spellStart"/>
      <w:r w:rsidR="00D63B62">
        <w:t>kBET</w:t>
      </w:r>
      <w:proofErr w:type="spellEnd"/>
      <w:r w:rsidR="00D63B62">
        <w:t xml:space="preserve"> values (</w:t>
      </w:r>
      <w:r w:rsidR="00CE4BE7">
        <w:t>Extended Figure 5A</w:t>
      </w:r>
      <w:r w:rsidR="00D63B62">
        <w:t>)</w:t>
      </w:r>
      <w:r w:rsidR="00CE4BE7">
        <w:t xml:space="preserve">. </w:t>
      </w:r>
      <w:r w:rsidR="00B25C7D">
        <w:t xml:space="preserve">Interestingly, </w:t>
      </w:r>
      <w:r w:rsidR="00CE4BE7">
        <w:t xml:space="preserve">other </w:t>
      </w:r>
      <w:r w:rsidR="00146780">
        <w:t xml:space="preserve">harmonization methods were </w:t>
      </w:r>
      <w:r w:rsidR="00CE4BE7">
        <w:t xml:space="preserve">also </w:t>
      </w:r>
      <w:r w:rsidR="00146780">
        <w:t xml:space="preserve">unevenly distributed </w:t>
      </w:r>
      <w:r w:rsidR="00CE4BE7">
        <w:t xml:space="preserve">along the </w:t>
      </w:r>
      <w:proofErr w:type="spellStart"/>
      <w:r w:rsidR="00CE4BE7">
        <w:t>kBET</w:t>
      </w:r>
      <w:proofErr w:type="spellEnd"/>
      <w:r w:rsidR="00CE4BE7">
        <w:t>-LISI axis</w:t>
      </w:r>
      <w:r w:rsidR="00FF55F7">
        <w:t xml:space="preserve">: 02_median_scaling had disproportionally high LISI and </w:t>
      </w:r>
      <w:r w:rsidR="00FA75DA">
        <w:t>25_angel</w:t>
      </w:r>
      <w:r w:rsidR="00354844">
        <w:t xml:space="preserve"> was shifted towards the </w:t>
      </w:r>
      <w:proofErr w:type="spellStart"/>
      <w:r w:rsidR="00354844">
        <w:t>kBET</w:t>
      </w:r>
      <w:proofErr w:type="spellEnd"/>
      <w:r w:rsidR="00354844">
        <w:t xml:space="preserve"> direction, probably pointing at different modes of local batches mixing by harmonization method. </w:t>
      </w:r>
      <w:r w:rsidR="007B460A">
        <w:t xml:space="preserve">The fact that the </w:t>
      </w:r>
      <w:proofErr w:type="spellStart"/>
      <w:r w:rsidR="00506518">
        <w:t>clustermap</w:t>
      </w:r>
      <w:proofErr w:type="spellEnd"/>
      <w:r w:rsidR="007B460A">
        <w:t xml:space="preserve"> best approaches occupied </w:t>
      </w:r>
      <w:r w:rsidR="000F50AA">
        <w:t>area above the y = -x diagonal</w:t>
      </w:r>
      <w:r w:rsidR="00416E62">
        <w:t xml:space="preserve"> (with two exceptions of </w:t>
      </w:r>
      <w:r w:rsidR="00F04DB1">
        <w:t>16_fsqn_r</w:t>
      </w:r>
      <w:r w:rsidR="00416E62">
        <w:t>)</w:t>
      </w:r>
      <w:r w:rsidR="00F04DB1">
        <w:t xml:space="preserve"> suggests that both modes really improve the batch correction performance. </w:t>
      </w:r>
      <w:r w:rsidR="00354844">
        <w:t>At the level of batch removal strategies</w:t>
      </w:r>
      <w:r w:rsidR="006B2A89">
        <w:t xml:space="preserve"> (Extended Figure 5B)</w:t>
      </w:r>
      <w:r w:rsidR="00354844">
        <w:t xml:space="preserve">, </w:t>
      </w:r>
      <w:r w:rsidR="00613563">
        <w:t xml:space="preserve">the C strategy was the highest one by </w:t>
      </w:r>
      <w:proofErr w:type="spellStart"/>
      <w:r w:rsidR="00613563">
        <w:t>kBET</w:t>
      </w:r>
      <w:proofErr w:type="spellEnd"/>
      <w:r w:rsidR="00613563">
        <w:t xml:space="preserve"> </w:t>
      </w:r>
      <w:r w:rsidR="007B460A">
        <w:t xml:space="preserve">with a compact group of methods located between 0.6 and 1 </w:t>
      </w:r>
      <w:proofErr w:type="spellStart"/>
      <w:r w:rsidR="007B460A">
        <w:t>kBET</w:t>
      </w:r>
      <w:proofErr w:type="spellEnd"/>
      <w:r w:rsidR="007B460A">
        <w:t>.</w:t>
      </w:r>
      <w:r w:rsidR="00AC24DB">
        <w:t xml:space="preserve"> But they had LISI below 1.4 and were not selected by the integrative </w:t>
      </w:r>
      <w:proofErr w:type="spellStart"/>
      <w:r w:rsidR="00AC24DB">
        <w:t>clustermap</w:t>
      </w:r>
      <w:proofErr w:type="spellEnd"/>
      <w:r w:rsidR="00AD1DF5">
        <w:t xml:space="preserve">. S0 and D strategies tended to have near-zero </w:t>
      </w:r>
      <w:proofErr w:type="spellStart"/>
      <w:r w:rsidR="00AD1DF5">
        <w:t>kBET</w:t>
      </w:r>
      <w:proofErr w:type="spellEnd"/>
      <w:r w:rsidR="00AD1DF5">
        <w:t>, whereas</w:t>
      </w:r>
      <w:r w:rsidR="0005235D">
        <w:t xml:space="preserve"> both Affymetrix strategies (G and H) and the I strategy (rare batches removed) were close to the minimum LISI values floor.</w:t>
      </w:r>
    </w:p>
    <w:p w14:paraId="77C7ED30" w14:textId="264BD4BE" w:rsidR="001E42CF" w:rsidRDefault="00A653C5" w:rsidP="00130BA6">
      <w:r>
        <w:lastRenderedPageBreak/>
        <w:t xml:space="preserve">Looking at </w:t>
      </w:r>
      <w:proofErr w:type="spellStart"/>
      <w:r w:rsidR="0027237F">
        <w:t>kBET</w:t>
      </w:r>
      <w:proofErr w:type="spellEnd"/>
      <w:r w:rsidR="0027237F">
        <w:t xml:space="preserve"> acceptance rate by different columns (Extended Figure 5C, D), we revealed tha</w:t>
      </w:r>
      <w:r w:rsidR="0021231A">
        <w:t>t only three harmonization methods (</w:t>
      </w:r>
      <w:r w:rsidR="00E40155">
        <w:t>22_tmm, 23_vst, 10_mnn</w:t>
      </w:r>
      <w:r w:rsidR="0021231A">
        <w:t>)</w:t>
      </w:r>
      <w:r w:rsidR="00E40155">
        <w:t xml:space="preserve"> showed </w:t>
      </w:r>
      <w:proofErr w:type="spellStart"/>
      <w:r w:rsidR="00E40155">
        <w:t>kBET</w:t>
      </w:r>
      <w:proofErr w:type="spellEnd"/>
      <w:r w:rsidR="00E40155">
        <w:t xml:space="preserve"> acceptance rate RNA_BATCH better than in </w:t>
      </w:r>
      <w:r w:rsidR="0066548A">
        <w:t>01_</w:t>
      </w:r>
      <w:r w:rsidR="00E40155">
        <w:t>raw</w:t>
      </w:r>
      <w:r w:rsidR="0066548A">
        <w:t xml:space="preserve"> and could be considered as ‘good’, and 14 methods were poorer by this metric than 01_raw and can be therefore </w:t>
      </w:r>
      <w:r w:rsidR="00C6501A">
        <w:t>deemed ‘bad’ (Extended Figure 5C)</w:t>
      </w:r>
      <w:r w:rsidR="0066548A">
        <w:t>.</w:t>
      </w:r>
      <w:r w:rsidR="00C6501A">
        <w:t xml:space="preserve"> </w:t>
      </w:r>
      <w:proofErr w:type="spellStart"/>
      <w:r w:rsidR="00E55CA5">
        <w:t>kBET</w:t>
      </w:r>
      <w:proofErr w:type="spellEnd"/>
      <w:r w:rsidR="00E55CA5">
        <w:t xml:space="preserve"> by PLATFORM_RNA was above 0.1 for all methods except 36_explobatch, indicating that good local mixing by platforms is abolished by the FF/FFPE distinction in 28 out of 31 methods in total.</w:t>
      </w:r>
      <w:r w:rsidR="00992428">
        <w:t xml:space="preserve"> The </w:t>
      </w:r>
      <w:proofErr w:type="spellStart"/>
      <w:r w:rsidR="00506518">
        <w:t>clustermap</w:t>
      </w:r>
      <w:proofErr w:type="spellEnd"/>
      <w:r w:rsidR="00992428">
        <w:t xml:space="preserve"> best approaches were the </w:t>
      </w:r>
      <w:r w:rsidR="00F47019">
        <w:t xml:space="preserve">third best method by </w:t>
      </w:r>
      <w:proofErr w:type="spellStart"/>
      <w:r w:rsidR="00F47019">
        <w:t>kBET</w:t>
      </w:r>
      <w:proofErr w:type="spellEnd"/>
      <w:r w:rsidR="00F47019">
        <w:t xml:space="preserve"> RNA_BATCH, whereas 22_tmm and 23_vst performed better because they were applied </w:t>
      </w:r>
      <w:r w:rsidR="00863450">
        <w:t>to the C strategy only, where all methods perform better because of RNA-seq platforms higher comparability.</w:t>
      </w:r>
      <w:r w:rsidR="008B27DF">
        <w:t xml:space="preserve"> At the level of batch removal strategies</w:t>
      </w:r>
      <w:r w:rsidR="00300063">
        <w:t xml:space="preserve"> (Extended Figure 5D)</w:t>
      </w:r>
      <w:r w:rsidR="00B83E97">
        <w:t xml:space="preserve">, the strategies C, </w:t>
      </w:r>
      <w:r w:rsidR="00A16ACF">
        <w:t xml:space="preserve">H, J and G </w:t>
      </w:r>
      <w:r w:rsidR="00ED2A7E">
        <w:t xml:space="preserve">were considered as ‘good’ by the same criterion compared with the S0 strategy, and the </w:t>
      </w:r>
      <w:proofErr w:type="spellStart"/>
      <w:r w:rsidR="00506518">
        <w:t>clustermap</w:t>
      </w:r>
      <w:proofErr w:type="spellEnd"/>
      <w:r w:rsidR="00ED2A7E">
        <w:t xml:space="preserve"> best approaches were the second top</w:t>
      </w:r>
      <w:r w:rsidR="009E7EB2">
        <w:t xml:space="preserve"> by </w:t>
      </w:r>
      <w:proofErr w:type="spellStart"/>
      <w:r w:rsidR="009E7EB2">
        <w:t>kBET</w:t>
      </w:r>
      <w:proofErr w:type="spellEnd"/>
      <w:r w:rsidR="009E7EB2">
        <w:t xml:space="preserve"> RNA_BATCH.</w:t>
      </w:r>
      <w:r w:rsidR="00CC1119">
        <w:t xml:space="preserve"> The strategies B, D and I had poor performance, indicating that minor batch removal or </w:t>
      </w:r>
      <w:r w:rsidR="00F06EEE">
        <w:t xml:space="preserve">selecting </w:t>
      </w:r>
      <w:proofErr w:type="spellStart"/>
      <w:r w:rsidR="00F06EEE">
        <w:t>malingnant</w:t>
      </w:r>
      <w:proofErr w:type="spellEnd"/>
      <w:r w:rsidR="00F06EEE">
        <w:t xml:space="preserve"> only samples does not improve</w:t>
      </w:r>
      <w:r w:rsidR="00AB70AB">
        <w:t xml:space="preserve"> local mixing by batches.</w:t>
      </w:r>
    </w:p>
    <w:p w14:paraId="684DDC0F" w14:textId="77777777" w:rsidR="00181C7D" w:rsidRDefault="00181C7D" w:rsidP="00130BA6"/>
    <w:p w14:paraId="3694C2FB" w14:textId="5295A309" w:rsidR="00181C7D" w:rsidRDefault="00B155CB" w:rsidP="00130BA6">
      <w:r>
        <w:t xml:space="preserve">We then </w:t>
      </w:r>
      <w:r w:rsidR="003E444D">
        <w:t>investigated behavior of other local mixing metrics</w:t>
      </w:r>
      <w:r w:rsidR="00592AB4">
        <w:t xml:space="preserve"> that highly impacted harmonization quality: </w:t>
      </w:r>
      <w:proofErr w:type="spellStart"/>
      <w:r w:rsidR="00592AB4">
        <w:t>tSNE</w:t>
      </w:r>
      <w:proofErr w:type="spellEnd"/>
      <w:r w:rsidR="00592AB4">
        <w:t xml:space="preserve"> and UMAP entropy</w:t>
      </w:r>
      <w:r w:rsidR="00615501">
        <w:t xml:space="preserve">. </w:t>
      </w:r>
      <w:proofErr w:type="spellStart"/>
      <w:r w:rsidR="00615501">
        <w:t>tSNE</w:t>
      </w:r>
      <w:proofErr w:type="spellEnd"/>
      <w:r w:rsidR="00615501">
        <w:t xml:space="preserve"> entropy strongly correlated with </w:t>
      </w:r>
      <w:r w:rsidR="00584AC2">
        <w:t>LISI by RNA_BATCH</w:t>
      </w:r>
      <w:r w:rsidR="00195C28">
        <w:t>, with 10_mnn</w:t>
      </w:r>
      <w:r w:rsidR="00F63E9E">
        <w:t xml:space="preserve"> and the three </w:t>
      </w:r>
      <w:proofErr w:type="spellStart"/>
      <w:r w:rsidR="00506518">
        <w:t>clustermap</w:t>
      </w:r>
      <w:proofErr w:type="spellEnd"/>
      <w:r w:rsidR="00F63E9E">
        <w:t xml:space="preserve"> 04_sva approaches </w:t>
      </w:r>
      <w:r w:rsidR="00BC2B20">
        <w:t xml:space="preserve">forming a distinct linear trend with higher </w:t>
      </w:r>
      <w:proofErr w:type="spellStart"/>
      <w:r w:rsidR="00BC2B20">
        <w:t>tSNE</w:t>
      </w:r>
      <w:proofErr w:type="spellEnd"/>
      <w:r w:rsidR="00BC2B20">
        <w:t xml:space="preserve"> entropy to LISI ratio (Extended Figure 5</w:t>
      </w:r>
      <w:r w:rsidR="00A15E8D">
        <w:t>E</w:t>
      </w:r>
      <w:r w:rsidR="00BC2B20">
        <w:t>)</w:t>
      </w:r>
      <w:r w:rsidR="00A15E8D">
        <w:t>. By batch removal strategies we saw less</w:t>
      </w:r>
      <w:r w:rsidR="001576F7">
        <w:t xml:space="preserve"> differences, with the S0</w:t>
      </w:r>
      <w:r w:rsidR="00CA192E">
        <w:t>, I, H and F</w:t>
      </w:r>
      <w:r w:rsidR="001576F7">
        <w:t xml:space="preserve"> strateg</w:t>
      </w:r>
      <w:r w:rsidR="00CA192E">
        <w:t xml:space="preserve">ies located in the lower side of the trend line (Extended Figure 5F). </w:t>
      </w:r>
      <w:r w:rsidR="00E21877">
        <w:t xml:space="preserve">UMAP and </w:t>
      </w:r>
      <w:proofErr w:type="spellStart"/>
      <w:r w:rsidR="00E21877">
        <w:t>tSNE</w:t>
      </w:r>
      <w:proofErr w:type="spellEnd"/>
      <w:r w:rsidR="00E21877">
        <w:t xml:space="preserve"> entropies correlated even more strongly, without any new and nontrivial differences by </w:t>
      </w:r>
      <w:r w:rsidR="00B7381F">
        <w:t xml:space="preserve">harmonization methods (Extended Figure 5I) or </w:t>
      </w:r>
      <w:r w:rsidR="003D5227">
        <w:t xml:space="preserve">batch removal strategies (Extended Figure 5J). </w:t>
      </w:r>
    </w:p>
    <w:p w14:paraId="1BB94A07" w14:textId="77777777" w:rsidR="00E55CA5" w:rsidRDefault="00E55CA5" w:rsidP="00130BA6"/>
    <w:p w14:paraId="334FED05" w14:textId="793818F8" w:rsidR="00535ECA" w:rsidRDefault="00372872" w:rsidP="00130BA6">
      <w:r>
        <w:t>Generally, for local metrics we observed less harmonization methods performing at a ‘good’ level (</w:t>
      </w:r>
      <w:r w:rsidR="00EF0A53">
        <w:t xml:space="preserve">Extended Figure </w:t>
      </w:r>
      <w:r w:rsidR="00407AF0">
        <w:t>4</w:t>
      </w:r>
      <w:r w:rsidR="00C2154F">
        <w:t>A</w:t>
      </w:r>
      <w:r>
        <w:t>)</w:t>
      </w:r>
      <w:r w:rsidR="00407AF0">
        <w:t xml:space="preserve"> compa</w:t>
      </w:r>
      <w:r w:rsidR="00C2154F">
        <w:t>red to the global ones (Extended Figure 1A)</w:t>
      </w:r>
      <w:r w:rsidR="00660076">
        <w:t xml:space="preserve">, reflecting the fact that local mixing by batches is more challenging </w:t>
      </w:r>
      <w:r w:rsidR="002325ED">
        <w:t>than</w:t>
      </w:r>
      <w:r w:rsidR="00660076">
        <w:t xml:space="preserve"> their </w:t>
      </w:r>
      <w:r w:rsidR="002325ED">
        <w:t>global overlapping at the PCA space.</w:t>
      </w:r>
    </w:p>
    <w:p w14:paraId="0374ED97" w14:textId="77777777" w:rsidR="00535ECA" w:rsidRDefault="00535ECA" w:rsidP="00130BA6"/>
    <w:p w14:paraId="1319DCF3" w14:textId="2F3911DB" w:rsidR="00535ECA" w:rsidRDefault="00535ECA" w:rsidP="00130BA6">
      <w:r w:rsidRPr="00FE2A4E">
        <w:rPr>
          <w:b/>
          <w:bCs/>
        </w:rPr>
        <w:t xml:space="preserve">Extended Figure 5. </w:t>
      </w:r>
      <w:r w:rsidR="000713C5" w:rsidRPr="00FE2A4E">
        <w:rPr>
          <w:b/>
          <w:bCs/>
        </w:rPr>
        <w:t xml:space="preserve">Analysis of a more diverse set of local mixing metrics: LISI, </w:t>
      </w:r>
      <w:proofErr w:type="spellStart"/>
      <w:r w:rsidR="000713C5" w:rsidRPr="00FE2A4E">
        <w:rPr>
          <w:b/>
          <w:bCs/>
        </w:rPr>
        <w:t>kBET</w:t>
      </w:r>
      <w:proofErr w:type="spellEnd"/>
      <w:r w:rsidR="000713C5" w:rsidRPr="00FE2A4E">
        <w:rPr>
          <w:b/>
          <w:bCs/>
        </w:rPr>
        <w:t xml:space="preserve"> acceptance rate, </w:t>
      </w:r>
      <w:proofErr w:type="spellStart"/>
      <w:r w:rsidR="000713C5" w:rsidRPr="00FE2A4E">
        <w:rPr>
          <w:b/>
          <w:bCs/>
        </w:rPr>
        <w:t>tSNE</w:t>
      </w:r>
      <w:proofErr w:type="spellEnd"/>
      <w:r w:rsidR="000713C5" w:rsidRPr="00FE2A4E">
        <w:rPr>
          <w:b/>
          <w:bCs/>
        </w:rPr>
        <w:t xml:space="preserve"> and UMAP </w:t>
      </w:r>
      <w:r w:rsidR="00FE2A4E" w:rsidRPr="00FE2A4E">
        <w:rPr>
          <w:b/>
          <w:bCs/>
        </w:rPr>
        <w:t>entropy.</w:t>
      </w:r>
      <w:r w:rsidR="00FE2A4E">
        <w:t xml:space="preserve"> (A) Scatterplot showing </w:t>
      </w:r>
      <w:r w:rsidR="0082567C">
        <w:t xml:space="preserve">LISI and </w:t>
      </w:r>
      <w:proofErr w:type="spellStart"/>
      <w:r w:rsidR="0082567C">
        <w:t>kBET</w:t>
      </w:r>
      <w:proofErr w:type="spellEnd"/>
      <w:r w:rsidR="0082567C">
        <w:t xml:space="preserve"> acceptance rate by RNA_BATCH</w:t>
      </w:r>
      <w:r w:rsidR="005412AF">
        <w:t xml:space="preserve">, color annotated by </w:t>
      </w:r>
      <w:r w:rsidR="00697E00">
        <w:t>harmonization methods. (B) The same scatterplot color annotated by harmonization strategies.</w:t>
      </w:r>
      <w:r w:rsidR="009408E4">
        <w:t xml:space="preserve"> (C) </w:t>
      </w:r>
      <w:proofErr w:type="spellStart"/>
      <w:r w:rsidR="009408E4">
        <w:t>Barplot</w:t>
      </w:r>
      <w:proofErr w:type="spellEnd"/>
      <w:r w:rsidR="009408E4">
        <w:t xml:space="preserve"> of the </w:t>
      </w:r>
      <w:proofErr w:type="spellStart"/>
      <w:r w:rsidR="00723A2E">
        <w:t>kBET</w:t>
      </w:r>
      <w:proofErr w:type="spellEnd"/>
      <w:r w:rsidR="009408E4">
        <w:t xml:space="preserve"> metrics by 3 columns (</w:t>
      </w:r>
      <w:r w:rsidR="00723A2E">
        <w:t>PLATFORM_RNA</w:t>
      </w:r>
      <w:r w:rsidR="009408E4">
        <w:t xml:space="preserve">, COHORT_LABEL, RNA_BATCH) visualized by harmonization methods, sorted by </w:t>
      </w:r>
      <w:proofErr w:type="spellStart"/>
      <w:r w:rsidR="00723A2E">
        <w:t>kBET</w:t>
      </w:r>
      <w:proofErr w:type="spellEnd"/>
      <w:r w:rsidR="00723A2E">
        <w:t xml:space="preserve"> acceptance rate</w:t>
      </w:r>
      <w:r w:rsidR="009408E4">
        <w:t xml:space="preserve"> RNA_BATCH. Color annotations below the bars show method harshness score and overall quality. Best group means a composed group of the </w:t>
      </w:r>
      <w:proofErr w:type="spellStart"/>
      <w:r w:rsidR="00506518">
        <w:t>clustermap</w:t>
      </w:r>
      <w:proofErr w:type="spellEnd"/>
      <w:r w:rsidR="009408E4">
        <w:t xml:space="preserve"> best approaches. (</w:t>
      </w:r>
      <w:r w:rsidR="0027237F">
        <w:t>D</w:t>
      </w:r>
      <w:r w:rsidR="009408E4">
        <w:t xml:space="preserve">) The analogous </w:t>
      </w:r>
      <w:proofErr w:type="spellStart"/>
      <w:r w:rsidR="009408E4">
        <w:t>barplot</w:t>
      </w:r>
      <w:proofErr w:type="spellEnd"/>
      <w:r w:rsidR="009408E4">
        <w:t xml:space="preserve"> for </w:t>
      </w:r>
      <w:r w:rsidR="007803EA">
        <w:t>the same 3</w:t>
      </w:r>
      <w:r w:rsidR="009408E4">
        <w:t xml:space="preserve"> </w:t>
      </w:r>
      <w:proofErr w:type="spellStart"/>
      <w:r w:rsidR="007803EA">
        <w:t>kBET</w:t>
      </w:r>
      <w:proofErr w:type="spellEnd"/>
      <w:r w:rsidR="009408E4">
        <w:t xml:space="preserve"> metrics by batch removal strategies. Higher values indicate better overlap of classes by a given column in a local nearest neighbors’ environment. Error bars indicate 95% confidence interval (CI) estimation.</w:t>
      </w:r>
      <w:r w:rsidR="00EA51D2">
        <w:t xml:space="preserve"> (E) Scatterplot of </w:t>
      </w:r>
      <w:proofErr w:type="spellStart"/>
      <w:r w:rsidR="00EA51D2">
        <w:t>tSNE</w:t>
      </w:r>
      <w:proofErr w:type="spellEnd"/>
      <w:r w:rsidR="00EA51D2">
        <w:t xml:space="preserve"> entropy vs LISI by RNA_BATCH, </w:t>
      </w:r>
      <w:r w:rsidR="00166976">
        <w:t>color annotated by harmonization methods. (F) The same scatterplot color annotated by batch removal strategies. (G)</w:t>
      </w:r>
      <w:r w:rsidR="00A718EC">
        <w:t xml:space="preserve"> </w:t>
      </w:r>
      <w:r w:rsidR="0095131B">
        <w:t xml:space="preserve">Scatterplot of </w:t>
      </w:r>
      <w:proofErr w:type="spellStart"/>
      <w:r w:rsidR="0095131B">
        <w:t>tSNE</w:t>
      </w:r>
      <w:proofErr w:type="spellEnd"/>
      <w:r w:rsidR="0095131B">
        <w:t xml:space="preserve"> entropy vs </w:t>
      </w:r>
      <w:proofErr w:type="spellStart"/>
      <w:r w:rsidR="0095131B">
        <w:t>tSNE</w:t>
      </w:r>
      <w:proofErr w:type="spellEnd"/>
      <w:r w:rsidR="0095131B">
        <w:t xml:space="preserve"> centroid dispersion by RNA_BATCH, color annotated by harmonization methods. (H) The same scatterplot color annotated by batch removal strategies. (</w:t>
      </w:r>
      <w:r w:rsidR="00B15312">
        <w:t>I</w:t>
      </w:r>
      <w:r w:rsidR="0095131B">
        <w:t>)</w:t>
      </w:r>
      <w:r w:rsidR="00B15312">
        <w:t xml:space="preserve"> Scatterplot of UMAP entropy vs </w:t>
      </w:r>
      <w:proofErr w:type="spellStart"/>
      <w:r w:rsidR="00B15312">
        <w:t>tSNE</w:t>
      </w:r>
      <w:proofErr w:type="spellEnd"/>
      <w:r w:rsidR="00B15312">
        <w:t xml:space="preserve"> entropy by RNA_BATCH, color annotated by harmonization methods. (J) The same scatterplot color annotated by batch removal strategies. (K) Scatterplot of UMAP </w:t>
      </w:r>
      <w:r w:rsidR="00E25727">
        <w:t>centroid dispersion</w:t>
      </w:r>
      <w:r w:rsidR="00B15312">
        <w:t xml:space="preserve"> vs </w:t>
      </w:r>
      <w:proofErr w:type="spellStart"/>
      <w:r w:rsidR="00B15312">
        <w:t>tSNE</w:t>
      </w:r>
      <w:proofErr w:type="spellEnd"/>
      <w:r w:rsidR="00B15312">
        <w:t xml:space="preserve"> </w:t>
      </w:r>
      <w:r w:rsidR="00E25727">
        <w:t xml:space="preserve">centroid dispersion </w:t>
      </w:r>
      <w:r w:rsidR="00B15312">
        <w:t xml:space="preserve">by RNA_BATCH, color annotated by </w:t>
      </w:r>
      <w:r w:rsidR="00B15312">
        <w:lastRenderedPageBreak/>
        <w:t>harmonization methods. (</w:t>
      </w:r>
      <w:r w:rsidR="00E25727">
        <w:t>L</w:t>
      </w:r>
      <w:r w:rsidR="00B15312">
        <w:t>) The same scatterplot color annotated by batch removal strategies.</w:t>
      </w:r>
      <w:r w:rsidR="0036440A">
        <w:t xml:space="preserve"> The </w:t>
      </w:r>
      <w:proofErr w:type="spellStart"/>
      <w:r w:rsidR="00506518">
        <w:t>clustermap</w:t>
      </w:r>
      <w:proofErr w:type="spellEnd"/>
      <w:r w:rsidR="0036440A">
        <w:t xml:space="preserve"> best approaches are shown as empty black stars on the panels</w:t>
      </w:r>
      <w:r w:rsidR="00734486">
        <w:t xml:space="preserve"> A, B and E – L.</w:t>
      </w:r>
    </w:p>
    <w:p w14:paraId="0FBAE8E9" w14:textId="37CB737A" w:rsidR="00535ECA" w:rsidRDefault="00535ECA" w:rsidP="00130BA6">
      <w:pPr>
        <w:rPr>
          <w:lang w:val="ru-RU"/>
        </w:rPr>
      </w:pPr>
      <w:r w:rsidRPr="00535ECA">
        <w:rPr>
          <w:noProof/>
          <w:lang w:val="ru-RU"/>
        </w:rPr>
        <w:lastRenderedPageBreak/>
        <w:drawing>
          <wp:inline distT="0" distB="0" distL="0" distR="0" wp14:anchorId="38D12594" wp14:editId="4A9B747C">
            <wp:extent cx="5380355" cy="8229600"/>
            <wp:effectExtent l="0" t="0" r="4445" b="0"/>
            <wp:docPr id="2483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7636" name=""/>
                    <pic:cNvPicPr/>
                  </pic:nvPicPr>
                  <pic:blipFill>
                    <a:blip r:embed="rId13"/>
                    <a:stretch>
                      <a:fillRect/>
                    </a:stretch>
                  </pic:blipFill>
                  <pic:spPr>
                    <a:xfrm>
                      <a:off x="0" y="0"/>
                      <a:ext cx="5380355" cy="8229600"/>
                    </a:xfrm>
                    <a:prstGeom prst="rect">
                      <a:avLst/>
                    </a:prstGeom>
                  </pic:spPr>
                </pic:pic>
              </a:graphicData>
            </a:graphic>
          </wp:inline>
        </w:drawing>
      </w:r>
    </w:p>
    <w:p w14:paraId="449B39EE" w14:textId="2A1BCE5A" w:rsidR="006E2F31" w:rsidRPr="0012379F" w:rsidRDefault="006E2F31" w:rsidP="00130BA6"/>
    <w:p w14:paraId="2ABA454B" w14:textId="4D72B1A1" w:rsidR="006E2F31" w:rsidRPr="00867789" w:rsidRDefault="006E2F31" w:rsidP="006E2F31">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and global metrics relationship</w:t>
      </w:r>
    </w:p>
    <w:p w14:paraId="432A0E6E" w14:textId="77777777" w:rsidR="00E9095C" w:rsidRPr="006E2F31" w:rsidRDefault="00E9095C" w:rsidP="00130BA6"/>
    <w:p w14:paraId="34F22DE2" w14:textId="37080BDE" w:rsidR="00E9095C" w:rsidRDefault="00E9095C" w:rsidP="00E9095C">
      <w:r>
        <w:t xml:space="preserve">The central analytical challenge in cross-platform harmonization is the inverse relationship between global batch correction and local biological preservation. To characterize this trade-off empirically, we </w:t>
      </w:r>
      <w:r w:rsidR="001909D1">
        <w:t>visualized</w:t>
      </w:r>
      <w:r w:rsidR="0006132D">
        <w:t xml:space="preserve"> local versus global metrics behavior </w:t>
      </w:r>
      <w:r w:rsidR="00683D96">
        <w:t>on scatterplots (Extended Figure 5G, 5H, 5</w:t>
      </w:r>
      <w:r w:rsidR="00D7384C">
        <w:t>K, 5L and Extended Figure 6</w:t>
      </w:r>
      <w:r w:rsidR="00683D96">
        <w:t>).</w:t>
      </w:r>
    </w:p>
    <w:p w14:paraId="2DB8969A" w14:textId="77777777" w:rsidR="00D7384C" w:rsidRDefault="00D7384C" w:rsidP="00E9095C"/>
    <w:p w14:paraId="5FB9363B" w14:textId="15126DD8" w:rsidR="00D7384C" w:rsidRDefault="004A61A9" w:rsidP="00E9095C">
      <w:proofErr w:type="spellStart"/>
      <w:r>
        <w:t>tSNE</w:t>
      </w:r>
      <w:proofErr w:type="spellEnd"/>
      <w:r>
        <w:t xml:space="preserve"> centroid dispersion is a natural complementary pair to </w:t>
      </w:r>
      <w:proofErr w:type="spellStart"/>
      <w:r>
        <w:t>tSNE</w:t>
      </w:r>
      <w:proofErr w:type="spellEnd"/>
      <w:r>
        <w:t xml:space="preserve"> entropy: it quantifies separation of groups in the same embedding space as their local mixing by entropy.</w:t>
      </w:r>
      <w:r w:rsidR="00D274FD">
        <w:t xml:space="preserve"> We observed a negative relationship between these metrics:</w:t>
      </w:r>
      <w:r w:rsidR="00EB553A">
        <w:t xml:space="preserve"> 10_mnn </w:t>
      </w:r>
      <w:r w:rsidR="00C942A2">
        <w:t xml:space="preserve">with minority of </w:t>
      </w:r>
      <w:r w:rsidR="0018712B">
        <w:t xml:space="preserve">04_sva, 11_harmony, 12_scanorama </w:t>
      </w:r>
      <w:r w:rsidR="00C942A2">
        <w:t>and</w:t>
      </w:r>
      <w:r w:rsidR="00333A2B">
        <w:t xml:space="preserve"> </w:t>
      </w:r>
      <w:r w:rsidR="00B51247">
        <w:t xml:space="preserve">16_fsqn_r approaches </w:t>
      </w:r>
      <w:r w:rsidR="00EB553A">
        <w:t>formed</w:t>
      </w:r>
      <w:r w:rsidR="003F7705">
        <w:t xml:space="preserve"> a diagonally shaped cloud with </w:t>
      </w:r>
      <w:r w:rsidR="00296A59">
        <w:t xml:space="preserve">high </w:t>
      </w:r>
      <w:proofErr w:type="spellStart"/>
      <w:r w:rsidR="00296A59">
        <w:t>tSNE</w:t>
      </w:r>
      <w:proofErr w:type="spellEnd"/>
      <w:r w:rsidR="00296A59">
        <w:t xml:space="preserve"> entropy values (0.3 – 0.75)</w:t>
      </w:r>
      <w:r w:rsidR="003F7705">
        <w:t xml:space="preserve">, whereas the rest harmonization methods </w:t>
      </w:r>
      <w:r w:rsidR="00CB5AE6">
        <w:t xml:space="preserve">separated into two dense clouds </w:t>
      </w:r>
      <w:r w:rsidR="00563ADC">
        <w:t>with approximately round shape (Extended Figure 5G)</w:t>
      </w:r>
      <w:r w:rsidR="00803DB2">
        <w:t xml:space="preserve">. Batch removal strategies, on the other hand, </w:t>
      </w:r>
      <w:r w:rsidR="00CD0902">
        <w:t>formed layers of negatively correlating metrics,</w:t>
      </w:r>
      <w:r w:rsidR="0072603A">
        <w:t xml:space="preserve"> each layer</w:t>
      </w:r>
      <w:r w:rsidR="00CD0902">
        <w:t xml:space="preserve"> located in both clouds on top of each other</w:t>
      </w:r>
      <w:r w:rsidR="008F70C3">
        <w:t xml:space="preserve"> and being randomly mixed in the 10_mnn cloud (Extended Figure 5H). </w:t>
      </w:r>
      <w:r w:rsidR="00E20405">
        <w:t xml:space="preserve">At a higher level, this pattern indicates that a given harmonization method can lead to good or bad batches overlapping in </w:t>
      </w:r>
      <w:proofErr w:type="spellStart"/>
      <w:r w:rsidR="00E20405">
        <w:t>tSNE</w:t>
      </w:r>
      <w:proofErr w:type="spellEnd"/>
      <w:r w:rsidR="00E20405">
        <w:t xml:space="preserve"> embeddings, </w:t>
      </w:r>
      <w:r w:rsidR="004B4E82">
        <w:t xml:space="preserve">but the precise composition of batches will govern how well they </w:t>
      </w:r>
      <w:r w:rsidR="00C77B67">
        <w:t>mix locally.</w:t>
      </w:r>
      <w:r w:rsidR="00FF6AF0">
        <w:t xml:space="preserve"> Only MNN</w:t>
      </w:r>
      <w:r w:rsidR="00E63F48">
        <w:t xml:space="preserve"> </w:t>
      </w:r>
      <w:r w:rsidR="00FF6AF0">
        <w:t>mix</w:t>
      </w:r>
      <w:r w:rsidR="00400EF3">
        <w:t>es</w:t>
      </w:r>
      <w:r w:rsidR="00FF6AF0">
        <w:t xml:space="preserve"> batches well for most of the batch removal strategies.</w:t>
      </w:r>
      <w:r w:rsidR="00C77B67">
        <w:t xml:space="preserve"> In other words, </w:t>
      </w:r>
      <w:r w:rsidR="00FF6AF0">
        <w:t xml:space="preserve">harmonization method cannot </w:t>
      </w:r>
      <w:r w:rsidR="00E63F48">
        <w:t xml:space="preserve">impact local </w:t>
      </w:r>
      <w:r w:rsidR="00FF6AF0">
        <w:t>mix</w:t>
      </w:r>
      <w:r w:rsidR="00E63F48">
        <w:t>ing of batches</w:t>
      </w:r>
      <w:r w:rsidR="00FF6AF0">
        <w:t xml:space="preserve"> </w:t>
      </w:r>
      <w:r w:rsidR="00E63F48">
        <w:t>except for these three methods.</w:t>
      </w:r>
    </w:p>
    <w:p w14:paraId="0AD1FD61" w14:textId="77777777" w:rsidR="00E9095C" w:rsidRPr="00E9095C" w:rsidRDefault="00E9095C" w:rsidP="00130BA6"/>
    <w:p w14:paraId="04226F46" w14:textId="21FE45F1" w:rsidR="00130BA6" w:rsidRDefault="00954529" w:rsidP="00130BA6">
      <w:r>
        <w:t xml:space="preserve">As an additional check, we compared </w:t>
      </w:r>
      <w:proofErr w:type="spellStart"/>
      <w:r>
        <w:t>tSNE</w:t>
      </w:r>
      <w:proofErr w:type="spellEnd"/>
      <w:r>
        <w:t xml:space="preserve"> and UMAP centroid dispersion on scatterplots: </w:t>
      </w:r>
      <w:r w:rsidR="002D5338">
        <w:t>we saw strong positive relationship and the same separation of harmonization methods in two clouds (Extended Figure 5</w:t>
      </w:r>
      <w:r w:rsidR="00633E10">
        <w:t>K</w:t>
      </w:r>
      <w:r w:rsidR="002D5338">
        <w:t>)</w:t>
      </w:r>
      <w:r w:rsidR="00633E10">
        <w:t xml:space="preserve"> and</w:t>
      </w:r>
      <w:r w:rsidR="00667497">
        <w:t xml:space="preserve"> batch removal strategies were scattered each in both clouds (Extended Figure 5L). The </w:t>
      </w:r>
      <w:proofErr w:type="spellStart"/>
      <w:r w:rsidR="00506518">
        <w:t>clustermap</w:t>
      </w:r>
      <w:proofErr w:type="spellEnd"/>
      <w:r w:rsidR="006B214B">
        <w:t xml:space="preserve"> best approaches were randomly distributed</w:t>
      </w:r>
      <w:r w:rsidR="00CC2A21">
        <w:t xml:space="preserve"> along the trend line, indicating that local mixing was of highe</w:t>
      </w:r>
      <w:r w:rsidR="00A66958">
        <w:t>r</w:t>
      </w:r>
      <w:r w:rsidR="00CC2A21">
        <w:t xml:space="preserve"> priority compared to the global separation even in</w:t>
      </w:r>
      <w:r w:rsidR="00A66958">
        <w:t xml:space="preserve"> the case of non-linear embeddings (</w:t>
      </w:r>
      <w:proofErr w:type="spellStart"/>
      <w:r w:rsidR="00A66958">
        <w:t>tSNE</w:t>
      </w:r>
      <w:proofErr w:type="spellEnd"/>
      <w:r w:rsidR="00A66958">
        <w:t xml:space="preserve"> and UMAP).</w:t>
      </w:r>
    </w:p>
    <w:p w14:paraId="488DA79B" w14:textId="77777777" w:rsidR="008B3B9F" w:rsidRDefault="008B3B9F" w:rsidP="00130BA6"/>
    <w:p w14:paraId="756CC290" w14:textId="49A9A6E1" w:rsidR="008B3B9F" w:rsidRDefault="008B3B9F" w:rsidP="00130BA6">
      <w:r>
        <w:t xml:space="preserve">We then compared LISI and </w:t>
      </w:r>
      <w:proofErr w:type="spellStart"/>
      <w:r>
        <w:t>kBET</w:t>
      </w:r>
      <w:proofErr w:type="spellEnd"/>
      <w:r>
        <w:t xml:space="preserve"> against </w:t>
      </w:r>
      <w:proofErr w:type="spellStart"/>
      <w:r w:rsidR="002C1993">
        <w:t>PCReg</w:t>
      </w:r>
      <w:proofErr w:type="spellEnd"/>
      <w:r>
        <w:t xml:space="preserve"> as the main global metric established earlier (Extended Figure 6). </w:t>
      </w:r>
      <w:r w:rsidR="0034023D">
        <w:t>LISI</w:t>
      </w:r>
      <w:r w:rsidR="00747356">
        <w:t xml:space="preserve"> by RNA_BATCH showed weakly positive relationship with </w:t>
      </w:r>
      <w:proofErr w:type="spellStart"/>
      <w:r w:rsidR="002C1993">
        <w:t>PCReg</w:t>
      </w:r>
      <w:proofErr w:type="spellEnd"/>
      <w:r w:rsidR="00747356">
        <w:t xml:space="preserve">, having </w:t>
      </w:r>
      <w:r w:rsidR="006F257A">
        <w:t xml:space="preserve">10_mnn, 04_sva, 11_harmony, 12_scanorama and 16_fsqn_r above the </w:t>
      </w:r>
      <w:r w:rsidR="007D7AA9">
        <w:t>general trend (Extended Figure 6A)</w:t>
      </w:r>
      <w:r w:rsidR="002F0776">
        <w:t>. Batch removal strategies</w:t>
      </w:r>
      <w:r w:rsidR="0065526F">
        <w:t xml:space="preserve"> demonstrated a layered structure</w:t>
      </w:r>
      <w:r w:rsidR="000718BA">
        <w:t xml:space="preserve"> (Extended Figure 6B)</w:t>
      </w:r>
      <w:r w:rsidR="0065526F">
        <w:t xml:space="preserve"> resembling the pattern of </w:t>
      </w:r>
      <w:proofErr w:type="spellStart"/>
      <w:r w:rsidR="0065526F">
        <w:t>tSNE</w:t>
      </w:r>
      <w:proofErr w:type="spellEnd"/>
      <w:r w:rsidR="0065526F">
        <w:t xml:space="preserve"> centroid dispersion and </w:t>
      </w:r>
      <w:proofErr w:type="spellStart"/>
      <w:r w:rsidR="0065526F">
        <w:t>tSNE</w:t>
      </w:r>
      <w:proofErr w:type="spellEnd"/>
      <w:r w:rsidR="0065526F">
        <w:t xml:space="preserve"> entropy </w:t>
      </w:r>
      <w:r w:rsidR="000718BA">
        <w:t>albeit noisier (</w:t>
      </w:r>
      <w:r w:rsidR="00AE7CAD">
        <w:t>Extended Figure 5H</w:t>
      </w:r>
      <w:r w:rsidR="000718BA">
        <w:t xml:space="preserve">). </w:t>
      </w:r>
      <w:r w:rsidR="00AB1C10">
        <w:t xml:space="preserve">As previously in Extended Figure 4 and 5, the </w:t>
      </w:r>
      <w:proofErr w:type="spellStart"/>
      <w:r w:rsidR="00506518">
        <w:t>clustermap</w:t>
      </w:r>
      <w:proofErr w:type="spellEnd"/>
      <w:r w:rsidR="00AB1C10">
        <w:t xml:space="preserve"> best approaches occupied </w:t>
      </w:r>
      <w:r w:rsidR="00DE1A2C">
        <w:t xml:space="preserve">the </w:t>
      </w:r>
      <w:r w:rsidR="009C3A7B">
        <w:t>top-</w:t>
      </w:r>
      <w:r w:rsidR="00DE1A2C">
        <w:t xml:space="preserve">right </w:t>
      </w:r>
      <w:r w:rsidR="009C3A7B">
        <w:t>corner of the scatterplots.</w:t>
      </w:r>
    </w:p>
    <w:p w14:paraId="3AD45D3A" w14:textId="77777777" w:rsidR="009C3A7B" w:rsidRDefault="009C3A7B" w:rsidP="00130BA6"/>
    <w:p w14:paraId="7F52756B" w14:textId="04A94E16" w:rsidR="009C3A7B" w:rsidRDefault="004E20BF" w:rsidP="00130BA6">
      <w:r>
        <w:t xml:space="preserve">The analogous comparison of LISI and </w:t>
      </w:r>
      <w:proofErr w:type="spellStart"/>
      <w:r w:rsidR="002C1993">
        <w:t>PCReg</w:t>
      </w:r>
      <w:proofErr w:type="spellEnd"/>
      <w:r>
        <w:t xml:space="preserve"> by </w:t>
      </w:r>
      <w:r w:rsidR="00BA5839">
        <w:t>the main biology column</w:t>
      </w:r>
      <w:r w:rsidR="007027C0">
        <w:t xml:space="preserve"> </w:t>
      </w:r>
      <w:proofErr w:type="spellStart"/>
      <w:r w:rsidR="007027C0">
        <w:t>Diagnosis_cell_type_unified</w:t>
      </w:r>
      <w:proofErr w:type="spellEnd"/>
      <w:r w:rsidR="007027C0">
        <w:t xml:space="preserve"> revealed more noise but general weak negative relationship (</w:t>
      </w:r>
      <w:r w:rsidR="004866C2">
        <w:t>Extended Figure 6C, D</w:t>
      </w:r>
      <w:r w:rsidR="007027C0">
        <w:t>)</w:t>
      </w:r>
      <w:r w:rsidR="002550F4">
        <w:t>.</w:t>
      </w:r>
      <w:r w:rsidR="00E506E5">
        <w:t xml:space="preserve"> </w:t>
      </w:r>
      <w:r w:rsidR="002C129B">
        <w:t xml:space="preserve">The </w:t>
      </w:r>
      <w:proofErr w:type="spellStart"/>
      <w:r w:rsidR="00506518">
        <w:t>clustermap</w:t>
      </w:r>
      <w:proofErr w:type="spellEnd"/>
      <w:r w:rsidR="002C129B">
        <w:t xml:space="preserve"> best approaches were distributed uniformly in the space of these two metrics, indicating that biology preservation was secondary criterion compared to the batch mixing.</w:t>
      </w:r>
      <w:r w:rsidR="00EB4B71">
        <w:t xml:space="preserve"> </w:t>
      </w:r>
      <w:r w:rsidR="003E5438">
        <w:t xml:space="preserve">While </w:t>
      </w:r>
      <w:r w:rsidR="00FD516F">
        <w:t>the distribution of harmonization methods by</w:t>
      </w:r>
      <w:r w:rsidR="003E5438">
        <w:t xml:space="preserve"> </w:t>
      </w:r>
      <w:r w:rsidR="00FD516F">
        <w:t xml:space="preserve">LISI and </w:t>
      </w:r>
      <w:proofErr w:type="spellStart"/>
      <w:r w:rsidR="002C1993">
        <w:t>PCReg</w:t>
      </w:r>
      <w:proofErr w:type="spellEnd"/>
      <w:r w:rsidR="00FD516F">
        <w:t xml:space="preserve"> by </w:t>
      </w:r>
      <w:proofErr w:type="spellStart"/>
      <w:r w:rsidR="00FD516F">
        <w:t>Diagnosis_cell_type_unified</w:t>
      </w:r>
      <w:proofErr w:type="spellEnd"/>
      <w:r w:rsidR="00FD516F">
        <w:t xml:space="preserve"> was apparently random (Extended Figure 6C)</w:t>
      </w:r>
      <w:r w:rsidR="00DA3439">
        <w:t xml:space="preserve">, </w:t>
      </w:r>
      <w:r w:rsidR="008F7D1F">
        <w:t xml:space="preserve">batch removal strategies formed horizontal layers with variable </w:t>
      </w:r>
      <w:proofErr w:type="spellStart"/>
      <w:r w:rsidR="002C1993">
        <w:t>PCReg</w:t>
      </w:r>
      <w:proofErr w:type="spellEnd"/>
      <w:r w:rsidR="008F7D1F">
        <w:t xml:space="preserve"> and fixed LISI (Extended Figure 6D)</w:t>
      </w:r>
      <w:r w:rsidR="00B172B1">
        <w:t xml:space="preserve">, probably connected with different </w:t>
      </w:r>
      <w:r w:rsidR="008535CC">
        <w:t xml:space="preserve">effective </w:t>
      </w:r>
      <w:r w:rsidR="00B172B1">
        <w:t>number of biological groups in each strategy.</w:t>
      </w:r>
      <w:r w:rsidR="008535CC">
        <w:t xml:space="preserve"> Indeed, the D and K strategies contained a few malignant only groups (</w:t>
      </w:r>
      <w:r w:rsidR="004D119E">
        <w:t xml:space="preserve">FL, DLBCL, </w:t>
      </w:r>
      <w:r w:rsidR="004D119E">
        <w:lastRenderedPageBreak/>
        <w:t xml:space="preserve">Burkitt Lymphoma and </w:t>
      </w:r>
      <w:r w:rsidR="00032970">
        <w:t>High-Grade</w:t>
      </w:r>
      <w:r w:rsidR="004D119E">
        <w:t xml:space="preserve"> B Cell Lymphoma</w:t>
      </w:r>
      <w:r w:rsidR="008535CC">
        <w:t>)</w:t>
      </w:r>
      <w:r w:rsidR="009C731D">
        <w:t xml:space="preserve"> and they had lowest LISI. </w:t>
      </w:r>
      <w:r w:rsidR="00032970">
        <w:t>Simultaneously</w:t>
      </w:r>
      <w:r w:rsidR="009C731D">
        <w:t xml:space="preserve"> the J strategy contained all the diverse normal B cell types and less cancers than other strategies, and</w:t>
      </w:r>
      <w:r w:rsidR="00032970">
        <w:t xml:space="preserve"> it had highest LISI. This finding implies that</w:t>
      </w:r>
      <w:r w:rsidR="006B32E1">
        <w:t xml:space="preserve"> local metrics could be highly impacted by </w:t>
      </w:r>
      <w:r w:rsidR="00BC4CC3">
        <w:t xml:space="preserve">the effective number of classes, whereas the global ones like </w:t>
      </w:r>
      <w:proofErr w:type="spellStart"/>
      <w:r w:rsidR="002C1993">
        <w:t>PCReg</w:t>
      </w:r>
      <w:proofErr w:type="spellEnd"/>
      <w:r w:rsidR="00BC4CC3">
        <w:t xml:space="preserve"> are </w:t>
      </w:r>
      <w:r w:rsidR="00147538">
        <w:t>more robust to such changes in the dataset.</w:t>
      </w:r>
    </w:p>
    <w:p w14:paraId="3F039824" w14:textId="77777777" w:rsidR="00EC6868" w:rsidRDefault="00EC6868" w:rsidP="00130BA6"/>
    <w:p w14:paraId="474E44B3" w14:textId="40B9CCDD" w:rsidR="002325ED" w:rsidRDefault="00103DF1" w:rsidP="00130BA6">
      <w:r>
        <w:t>Finally,</w:t>
      </w:r>
      <w:r w:rsidR="00D20F3B">
        <w:t xml:space="preserve"> we compared </w:t>
      </w:r>
      <w:proofErr w:type="spellStart"/>
      <w:r w:rsidR="002C1993">
        <w:t>PCReg</w:t>
      </w:r>
      <w:proofErr w:type="spellEnd"/>
      <w:r w:rsidR="00D20F3B">
        <w:t xml:space="preserve"> and </w:t>
      </w:r>
      <w:proofErr w:type="spellStart"/>
      <w:r w:rsidR="00D20F3B">
        <w:t>kBET</w:t>
      </w:r>
      <w:proofErr w:type="spellEnd"/>
      <w:r w:rsidR="00D20F3B">
        <w:t xml:space="preserve"> acceptance rate by RNA_BATCH (Extended Figure 6E, F). The comparison revealed </w:t>
      </w:r>
      <w:r w:rsidR="007B72B2">
        <w:t>a weakly positive dependency, where</w:t>
      </w:r>
      <w:r>
        <w:t xml:space="preserve"> only 04_sva and 10_mnn methods had </w:t>
      </w:r>
      <w:proofErr w:type="spellStart"/>
      <w:r w:rsidR="009E113C">
        <w:t>kBET</w:t>
      </w:r>
      <w:proofErr w:type="spellEnd"/>
      <w:r w:rsidR="009E113C">
        <w:t xml:space="preserve"> above 0.1 for </w:t>
      </w:r>
      <w:r w:rsidR="006C2AB0">
        <w:t>enough</w:t>
      </w:r>
      <w:r w:rsidR="009E113C">
        <w:t xml:space="preserve"> approaches (5 and more, Extended Figure 6E)</w:t>
      </w:r>
      <w:r w:rsidR="006C2AB0">
        <w:t xml:space="preserve">. Interestingly, </w:t>
      </w:r>
      <w:r w:rsidR="00D81152">
        <w:t xml:space="preserve">approaches that had </w:t>
      </w:r>
      <w:proofErr w:type="spellStart"/>
      <w:r w:rsidR="002C1993">
        <w:t>PCReg</w:t>
      </w:r>
      <w:proofErr w:type="spellEnd"/>
      <w:r w:rsidR="00D81152">
        <w:t xml:space="preserve"> 1.0 (</w:t>
      </w:r>
      <w:r w:rsidR="00DE59D5">
        <w:t xml:space="preserve">07_pycombat, </w:t>
      </w:r>
      <w:r w:rsidR="00863CBB">
        <w:t xml:space="preserve">03_limma, </w:t>
      </w:r>
      <w:r w:rsidR="00911C19">
        <w:t xml:space="preserve">13_fsmvn, 14_qsmooth, 16_fsqn_r, </w:t>
      </w:r>
      <w:r w:rsidR="0098037E">
        <w:t>06_combat_seq</w:t>
      </w:r>
      <w:r w:rsidR="00D81152">
        <w:t>)</w:t>
      </w:r>
      <w:r w:rsidR="006C2AB0">
        <w:t xml:space="preserve"> </w:t>
      </w:r>
      <w:r w:rsidR="00837DDB">
        <w:t xml:space="preserve">demonstrated </w:t>
      </w:r>
      <w:proofErr w:type="spellStart"/>
      <w:r w:rsidR="00837DDB">
        <w:t>kBET</w:t>
      </w:r>
      <w:proofErr w:type="spellEnd"/>
      <w:r w:rsidR="00837DDB">
        <w:t xml:space="preserve"> below 0.1.</w:t>
      </w:r>
      <w:r w:rsidR="007217D1">
        <w:t xml:space="preserve"> Among batch removal strategies</w:t>
      </w:r>
      <w:r w:rsidR="0030486C">
        <w:t xml:space="preserve">, C showed the highest </w:t>
      </w:r>
      <w:proofErr w:type="spellStart"/>
      <w:r w:rsidR="0030486C">
        <w:t>kBET</w:t>
      </w:r>
      <w:proofErr w:type="spellEnd"/>
      <w:r w:rsidR="00F676B2">
        <w:t xml:space="preserve"> unlike in the case of LISI by biology (Extended Figure 6D). </w:t>
      </w:r>
      <w:r w:rsidR="008F32DB">
        <w:t>There was a compact group of RNA-seq only approaches</w:t>
      </w:r>
      <w:r w:rsidR="003F33E4">
        <w:t xml:space="preserve"> having </w:t>
      </w:r>
      <w:proofErr w:type="spellStart"/>
      <w:r w:rsidR="00A6126B">
        <w:t>kBET</w:t>
      </w:r>
      <w:proofErr w:type="spellEnd"/>
      <w:r w:rsidR="00A6126B">
        <w:t xml:space="preserve"> between 0.6 and 0.9 and </w:t>
      </w:r>
      <w:proofErr w:type="spellStart"/>
      <w:r w:rsidR="002C1993">
        <w:t>PCReg</w:t>
      </w:r>
      <w:proofErr w:type="spellEnd"/>
      <w:r w:rsidR="00A6126B">
        <w:t xml:space="preserve"> between 0.8 and 1.0 – but neither of them was selected as the </w:t>
      </w:r>
      <w:proofErr w:type="spellStart"/>
      <w:r w:rsidR="00506518">
        <w:t>clustermap</w:t>
      </w:r>
      <w:proofErr w:type="spellEnd"/>
      <w:r w:rsidR="00A6126B">
        <w:t xml:space="preserve"> best approaches. This example </w:t>
      </w:r>
      <w:r w:rsidR="00155897">
        <w:t>highlights</w:t>
      </w:r>
      <w:r w:rsidR="00A6126B">
        <w:t xml:space="preserve"> the general trend: absolute maximum by any metric (even the local mixing one) does not guarantee </w:t>
      </w:r>
      <w:r w:rsidR="009C20E3">
        <w:t xml:space="preserve">an approach to be the best by </w:t>
      </w:r>
      <w:proofErr w:type="spellStart"/>
      <w:r w:rsidR="009C20E3">
        <w:t>clustermap</w:t>
      </w:r>
      <w:proofErr w:type="spellEnd"/>
      <w:r w:rsidR="009C20E3">
        <w:t xml:space="preserve"> and confirmed by visual inspection</w:t>
      </w:r>
      <w:r w:rsidR="00155897">
        <w:t xml:space="preserve">. Only the entire set of metrics reveal’s the truly best approaches via </w:t>
      </w:r>
      <w:proofErr w:type="spellStart"/>
      <w:r w:rsidR="00155897">
        <w:t>clustermap</w:t>
      </w:r>
      <w:proofErr w:type="spellEnd"/>
      <w:r w:rsidR="00155897">
        <w:t xml:space="preserve">. </w:t>
      </w:r>
    </w:p>
    <w:p w14:paraId="297DFC3D" w14:textId="77777777" w:rsidR="002606CE" w:rsidRDefault="002606CE" w:rsidP="002325ED"/>
    <w:p w14:paraId="4BEC6AC4" w14:textId="078C3BD8" w:rsidR="002606CE" w:rsidRDefault="002606CE" w:rsidP="002325ED">
      <w:r w:rsidRPr="00012D62">
        <w:rPr>
          <w:b/>
          <w:bCs/>
        </w:rPr>
        <w:t>Extended Figure 6</w:t>
      </w:r>
      <w:r w:rsidRPr="004D57AE">
        <w:rPr>
          <w:b/>
          <w:bCs/>
        </w:rPr>
        <w:t xml:space="preserve">. </w:t>
      </w:r>
      <w:r w:rsidR="00012D62" w:rsidRPr="004D57AE">
        <w:rPr>
          <w:b/>
          <w:bCs/>
        </w:rPr>
        <w:t>Compa</w:t>
      </w:r>
      <w:r w:rsidR="004D57AE" w:rsidRPr="004D57AE">
        <w:rPr>
          <w:b/>
          <w:bCs/>
        </w:rPr>
        <w:t xml:space="preserve">rison of </w:t>
      </w:r>
      <w:proofErr w:type="spellStart"/>
      <w:r w:rsidR="004D57AE" w:rsidRPr="004D57AE">
        <w:rPr>
          <w:b/>
          <w:bCs/>
        </w:rPr>
        <w:t>kBET</w:t>
      </w:r>
      <w:proofErr w:type="spellEnd"/>
      <w:r w:rsidR="004D57AE" w:rsidRPr="004D57AE">
        <w:rPr>
          <w:b/>
          <w:bCs/>
        </w:rPr>
        <w:t xml:space="preserve"> and LISI against </w:t>
      </w:r>
      <w:proofErr w:type="spellStart"/>
      <w:r w:rsidR="002C1993">
        <w:rPr>
          <w:b/>
          <w:bCs/>
        </w:rPr>
        <w:t>PCReg</w:t>
      </w:r>
      <w:proofErr w:type="spellEnd"/>
      <w:r w:rsidR="004D57AE" w:rsidRPr="004D57AE">
        <w:rPr>
          <w:b/>
          <w:bCs/>
        </w:rPr>
        <w:t>.</w:t>
      </w:r>
      <w:r w:rsidR="004D57AE">
        <w:t xml:space="preserve"> </w:t>
      </w:r>
      <w:r>
        <w:t>(</w:t>
      </w:r>
      <w:r w:rsidR="004D57AE">
        <w:t>A</w:t>
      </w:r>
      <w:r>
        <w:t xml:space="preserve">) Scatterplot of </w:t>
      </w:r>
      <w:r w:rsidR="004D57AE">
        <w:t xml:space="preserve">LISI </w:t>
      </w:r>
      <w:r>
        <w:t xml:space="preserve">vs </w:t>
      </w:r>
      <w:proofErr w:type="spellStart"/>
      <w:r w:rsidR="002C1993">
        <w:t>PCReg</w:t>
      </w:r>
      <w:proofErr w:type="spellEnd"/>
      <w:r>
        <w:t xml:space="preserve"> by RNA_BATCH, color annotated by harmonization methods. (</w:t>
      </w:r>
      <w:r w:rsidR="00364498">
        <w:t>B</w:t>
      </w:r>
      <w:r>
        <w:t xml:space="preserve">) The same scatterplot color annotated by batch removal strategies. </w:t>
      </w:r>
      <w:r w:rsidR="00364498">
        <w:t xml:space="preserve">(C) Scatterplot of LISI vs </w:t>
      </w:r>
      <w:proofErr w:type="spellStart"/>
      <w:r w:rsidR="002C1993">
        <w:t>PCReg</w:t>
      </w:r>
      <w:proofErr w:type="spellEnd"/>
      <w:r w:rsidR="00364498">
        <w:t xml:space="preserve"> by</w:t>
      </w:r>
      <w:r w:rsidR="00FE3691">
        <w:t xml:space="preserve"> </w:t>
      </w:r>
      <w:proofErr w:type="spellStart"/>
      <w:r w:rsidR="00FE3691">
        <w:t>Diagnosis_cell_type_unified</w:t>
      </w:r>
      <w:proofErr w:type="spellEnd"/>
      <w:r w:rsidR="00364498">
        <w:t>, color annotated by harmonization methods. (</w:t>
      </w:r>
      <w:r w:rsidR="00FE3691">
        <w:t>D</w:t>
      </w:r>
      <w:r w:rsidR="00364498">
        <w:t>) The same scatterplot color annotated by batch removal strategies.</w:t>
      </w:r>
      <w:r w:rsidR="00FE3691">
        <w:t xml:space="preserve"> (</w:t>
      </w:r>
      <w:r w:rsidR="003B47BF">
        <w:t>E</w:t>
      </w:r>
      <w:r w:rsidR="00FE3691">
        <w:t xml:space="preserve">) Scatterplot of </w:t>
      </w:r>
      <w:proofErr w:type="spellStart"/>
      <w:r w:rsidR="003B47BF">
        <w:t>kBET</w:t>
      </w:r>
      <w:proofErr w:type="spellEnd"/>
      <w:r w:rsidR="003B47BF">
        <w:t xml:space="preserve"> acceptance rate</w:t>
      </w:r>
      <w:r w:rsidR="00FE3691">
        <w:t xml:space="preserve"> vs </w:t>
      </w:r>
      <w:proofErr w:type="spellStart"/>
      <w:r w:rsidR="002C1993">
        <w:t>PCReg</w:t>
      </w:r>
      <w:proofErr w:type="spellEnd"/>
      <w:r w:rsidR="00FE3691">
        <w:t xml:space="preserve"> by RNA_BATCH, color annotated by harmonization methods. (</w:t>
      </w:r>
      <w:r w:rsidR="003B47BF">
        <w:t>F</w:t>
      </w:r>
      <w:r w:rsidR="00FE3691">
        <w:t>) The same scatterplot color annotated by batch removal strategies.</w:t>
      </w:r>
      <w:r w:rsidR="00F86829">
        <w:t xml:space="preserve"> </w:t>
      </w:r>
      <w:r>
        <w:t xml:space="preserve">The </w:t>
      </w:r>
      <w:proofErr w:type="spellStart"/>
      <w:r w:rsidR="00506518">
        <w:t>clustermap</w:t>
      </w:r>
      <w:proofErr w:type="spellEnd"/>
      <w:r>
        <w:t xml:space="preserve"> best approaches are shown as empty black stars on </w:t>
      </w:r>
      <w:r w:rsidR="003B47BF">
        <w:t xml:space="preserve">all </w:t>
      </w:r>
      <w:r>
        <w:t xml:space="preserve">the panels </w:t>
      </w:r>
      <w:r w:rsidR="003B47BF">
        <w:t>of this figure</w:t>
      </w:r>
      <w:r>
        <w:t>.</w:t>
      </w:r>
    </w:p>
    <w:p w14:paraId="5A27D940" w14:textId="46CAA6AD" w:rsidR="003B47BF" w:rsidRPr="0012379F" w:rsidRDefault="00B340B8" w:rsidP="003B47BF">
      <w:r w:rsidRPr="00B340B8">
        <w:rPr>
          <w:noProof/>
        </w:rPr>
        <w:lastRenderedPageBreak/>
        <w:drawing>
          <wp:inline distT="0" distB="0" distL="0" distR="0" wp14:anchorId="76524DF6" wp14:editId="4E85CB54">
            <wp:extent cx="5422900" cy="8229600"/>
            <wp:effectExtent l="0" t="0" r="0" b="0"/>
            <wp:docPr id="18158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544" name=""/>
                    <pic:cNvPicPr/>
                  </pic:nvPicPr>
                  <pic:blipFill>
                    <a:blip r:embed="rId14"/>
                    <a:stretch>
                      <a:fillRect/>
                    </a:stretch>
                  </pic:blipFill>
                  <pic:spPr>
                    <a:xfrm>
                      <a:off x="0" y="0"/>
                      <a:ext cx="5422900" cy="8229600"/>
                    </a:xfrm>
                    <a:prstGeom prst="rect">
                      <a:avLst/>
                    </a:prstGeom>
                  </pic:spPr>
                </pic:pic>
              </a:graphicData>
            </a:graphic>
          </wp:inline>
        </w:drawing>
      </w:r>
    </w:p>
    <w:p w14:paraId="45C63FDF" w14:textId="3DE6CCA2" w:rsidR="003B47BF" w:rsidRPr="00867789" w:rsidRDefault="003B47BF" w:rsidP="003B47B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Structural and other metrics performance</w:t>
      </w:r>
    </w:p>
    <w:p w14:paraId="4BDF8CC2" w14:textId="77777777" w:rsidR="003B47BF" w:rsidRDefault="003B47BF" w:rsidP="00130BA6"/>
    <w:p w14:paraId="17F8F1F3" w14:textId="1C99729C" w:rsidR="00A45E32" w:rsidRDefault="00B703D8" w:rsidP="00130BA6">
      <w:r>
        <w:t xml:space="preserve">As the </w:t>
      </w:r>
      <w:r w:rsidR="00D91C74">
        <w:t>next</w:t>
      </w:r>
      <w:r>
        <w:t xml:space="preserve"> section of harmonization quality metrics analysis, we visualized and compared distributional similarity</w:t>
      </w:r>
      <w:r w:rsidR="007E7C88">
        <w:t xml:space="preserve">, graph connectivity, Watermelon score, </w:t>
      </w:r>
      <w:r w:rsidR="007B11E1">
        <w:t>distance ratio and expression properties (Extended Figure 7)</w:t>
      </w:r>
      <w:r w:rsidR="001A7EA9">
        <w:t>.</w:t>
      </w:r>
      <w:r w:rsidR="00905DE8">
        <w:t xml:space="preserve"> </w:t>
      </w:r>
      <w:r w:rsidR="00414E7A">
        <w:t xml:space="preserve">For distributional similarity we selected the metric KS fraction significant, </w:t>
      </w:r>
      <w:r w:rsidR="004356F3">
        <w:t xml:space="preserve">quantifying fraction of pairs </w:t>
      </w:r>
      <w:r w:rsidR="008C387C">
        <w:t xml:space="preserve">by a certain column </w:t>
      </w:r>
      <w:r w:rsidR="004356F3">
        <w:t>that have significant difference</w:t>
      </w:r>
      <w:r w:rsidR="00A2152C">
        <w:t>s</w:t>
      </w:r>
      <w:r w:rsidR="004356F3">
        <w:t xml:space="preserve"> by gene expression distribution according </w:t>
      </w:r>
      <w:r w:rsidR="00A2152C">
        <w:t>to Kolmogorov-Smirnov test.</w:t>
      </w:r>
      <w:r w:rsidR="008C387C">
        <w:t xml:space="preserve"> We visualized KS fraction significant by columns PLATFORM_RNA, COHORT_LABEL, RNA_BATCH</w:t>
      </w:r>
      <w:r w:rsidR="00D71A9B">
        <w:t xml:space="preserve"> by harmonization method (Extended Figure 7A) and batch removal strategy (Extended Figure 7B)</w:t>
      </w:r>
      <w:r w:rsidR="002A244D">
        <w:t xml:space="preserve">. </w:t>
      </w:r>
      <w:r w:rsidR="0087720F">
        <w:t xml:space="preserve">15 out of 31 harmonization methods showed </w:t>
      </w:r>
      <w:r w:rsidR="00D0311F">
        <w:t>KS fraction significant for RNA_BATCH lower than this metric for 01_raw and were considered ‘good’ by this metric</w:t>
      </w:r>
      <w:r w:rsidR="00800B3C">
        <w:t xml:space="preserve">, as in the case for the </w:t>
      </w:r>
      <w:proofErr w:type="spellStart"/>
      <w:r w:rsidR="00506518">
        <w:t>clustermap</w:t>
      </w:r>
      <w:proofErr w:type="spellEnd"/>
      <w:r w:rsidR="00800B3C">
        <w:t xml:space="preserve"> best approaches</w:t>
      </w:r>
      <w:r w:rsidR="00D0311F">
        <w:t>.</w:t>
      </w:r>
      <w:r w:rsidR="00495BD6">
        <w:t xml:space="preserve"> Interestingly, KS fraction significant was above 0.7 for all methods except </w:t>
      </w:r>
      <w:r w:rsidR="00D62D78">
        <w:t xml:space="preserve">22_tmm and 23_vst, since they were applied to RNA-seq only cohorts with lower between-cohort differences. </w:t>
      </w:r>
      <w:r w:rsidR="004E4F4F">
        <w:t xml:space="preserve">This fact indicates that even for the best harmonization by RNA_BATCH there are still 70-80% cohorts that have significant differences in gene expression profiles between them. </w:t>
      </w:r>
      <w:r w:rsidR="00DC6944">
        <w:t xml:space="preserve">For batch removal strategies (Extended Figure 7B) we saw the lowest KS fraction significant in the S0 strategy, and the comparable one in the </w:t>
      </w:r>
      <w:proofErr w:type="spellStart"/>
      <w:r w:rsidR="00506518">
        <w:t>clustermap</w:t>
      </w:r>
      <w:proofErr w:type="spellEnd"/>
      <w:r w:rsidR="00DC6944">
        <w:t xml:space="preserve"> best </w:t>
      </w:r>
      <w:r w:rsidR="008D0770">
        <w:t xml:space="preserve">approaches and in the C strategy, so they all had medium </w:t>
      </w:r>
      <w:r w:rsidR="009315F8">
        <w:t>quality,</w:t>
      </w:r>
      <w:r w:rsidR="008D0770">
        <w:t xml:space="preserve"> and all the rest ones were considered as ‘bad’. </w:t>
      </w:r>
    </w:p>
    <w:p w14:paraId="5C601777" w14:textId="77777777" w:rsidR="00F06452" w:rsidRDefault="00F06452" w:rsidP="00130BA6"/>
    <w:p w14:paraId="27D800F8" w14:textId="3DA904AA" w:rsidR="00F06452" w:rsidRDefault="00F06452" w:rsidP="00130BA6">
      <w:r>
        <w:t>We then investigated the behavior of graph connectivity as an orthogonal</w:t>
      </w:r>
      <w:r w:rsidR="00200F23">
        <w:t xml:space="preserve"> measure of local mixing. Comparing graph connectivity between </w:t>
      </w:r>
      <w:proofErr w:type="spellStart"/>
      <w:r w:rsidR="00B25885">
        <w:t>Diagnosis_cell_type_unified</w:t>
      </w:r>
      <w:proofErr w:type="spellEnd"/>
      <w:r w:rsidR="00B25885">
        <w:t xml:space="preserve"> and PLATFORM_RNA (Extended Figure 7C, D)</w:t>
      </w:r>
      <w:r w:rsidR="00C55821">
        <w:t xml:space="preserve"> revealed </w:t>
      </w:r>
      <w:r w:rsidR="00795A88">
        <w:t xml:space="preserve">no dependency, but the </w:t>
      </w:r>
      <w:proofErr w:type="spellStart"/>
      <w:r w:rsidR="00795A88">
        <w:t>clustermap</w:t>
      </w:r>
      <w:proofErr w:type="spellEnd"/>
      <w:r w:rsidR="00795A88">
        <w:t xml:space="preserve"> derived best approaches had connectivity by both columns</w:t>
      </w:r>
      <w:r w:rsidR="00E16A0D">
        <w:t xml:space="preserve"> relatively high: above 0.8 for PLATFORM_RNA and above </w:t>
      </w:r>
      <w:r w:rsidR="008F1DA9">
        <w:t xml:space="preserve">0.65 for </w:t>
      </w:r>
      <w:proofErr w:type="spellStart"/>
      <w:r w:rsidR="008F1DA9">
        <w:t>Diagnosis_cell_type_unified</w:t>
      </w:r>
      <w:proofErr w:type="spellEnd"/>
      <w:r w:rsidR="008F1DA9">
        <w:t xml:space="preserve">. </w:t>
      </w:r>
      <w:r w:rsidR="009640BB">
        <w:t xml:space="preserve">Harmonization methods were non-randomly distributed too (Extended Figure 7C): </w:t>
      </w:r>
      <w:r w:rsidR="003C30AD">
        <w:t xml:space="preserve">10_mnn, </w:t>
      </w:r>
      <w:r w:rsidR="00AC0ECF">
        <w:t xml:space="preserve">25_angel, </w:t>
      </w:r>
      <w:r w:rsidR="00F464B8">
        <w:t xml:space="preserve">09_ruv and </w:t>
      </w:r>
      <w:r w:rsidR="00506518">
        <w:t xml:space="preserve">16_fsqn_r were located in the upper right corner close to the </w:t>
      </w:r>
      <w:proofErr w:type="spellStart"/>
      <w:r w:rsidR="00506518">
        <w:t>clustermap</w:t>
      </w:r>
      <w:proofErr w:type="spellEnd"/>
      <w:r w:rsidR="00506518">
        <w:t xml:space="preserve"> best approaches, whereas </w:t>
      </w:r>
      <w:r w:rsidR="00694D7E">
        <w:t>02_median_scaling</w:t>
      </w:r>
      <w:r w:rsidR="00FD6E2C">
        <w:t xml:space="preserve">, </w:t>
      </w:r>
      <w:r w:rsidR="00A51BBD">
        <w:t xml:space="preserve">07_pycombat, 03_limma, 04_sva (surprisingly) and </w:t>
      </w:r>
      <w:r w:rsidR="00E464C3">
        <w:t xml:space="preserve">11_harmony were situated in the lower left corner of the plot, </w:t>
      </w:r>
      <w:r w:rsidR="00F94F4F">
        <w:t xml:space="preserve">having lower biology preservation and simultaneously more interrupted platform-level distribution. </w:t>
      </w:r>
      <w:r w:rsidR="00435A39">
        <w:t>At the level of batch removal strategies (Extended Figure 7D)</w:t>
      </w:r>
      <w:r w:rsidR="008252D8">
        <w:t xml:space="preserve">, only </w:t>
      </w:r>
      <w:r w:rsidR="00DA576F">
        <w:t xml:space="preserve">D and K ones significantly deviated from the rest strategies: they formed two compact clouds below the main peak, </w:t>
      </w:r>
      <w:r w:rsidR="00550EF1">
        <w:t xml:space="preserve">having 0.53 – 0.65 graph connectivity by </w:t>
      </w:r>
      <w:proofErr w:type="spellStart"/>
      <w:r w:rsidR="00550EF1">
        <w:t>Diagnosis_cell_type_unified</w:t>
      </w:r>
      <w:proofErr w:type="spellEnd"/>
      <w:r w:rsidR="00550EF1">
        <w:t xml:space="preserve">. </w:t>
      </w:r>
      <w:r w:rsidR="00E53A69">
        <w:t xml:space="preserve">Notably, they each have only 4 biological groups and their connectivity </w:t>
      </w:r>
      <w:r w:rsidR="00FC44C2">
        <w:t xml:space="preserve">should be higher all else being equal, but the fact that they were composed mainly from heterogeneous FFPE batches (and </w:t>
      </w:r>
      <w:r w:rsidR="00863EE3">
        <w:t>malignant FF ones in D which further increases heterogeneity) could explain lower connectivity by biology.</w:t>
      </w:r>
    </w:p>
    <w:p w14:paraId="06839310" w14:textId="77777777" w:rsidR="00863EE3" w:rsidRDefault="00863EE3" w:rsidP="00130BA6"/>
    <w:p w14:paraId="5AC45860" w14:textId="442A3E02" w:rsidR="001A7EA9" w:rsidRDefault="007C4165" w:rsidP="00130BA6">
      <w:r>
        <w:t xml:space="preserve">As </w:t>
      </w:r>
      <w:r w:rsidR="00BC4BE3">
        <w:t xml:space="preserve">an additional metric of global distance separation, we calculated ratio of within group Euclidean distance to the between group one and compared it by </w:t>
      </w:r>
      <w:r w:rsidR="0016796C">
        <w:t xml:space="preserve">RNA_BATCH and </w:t>
      </w:r>
      <w:proofErr w:type="spellStart"/>
      <w:r w:rsidR="0016796C">
        <w:t>Diagnosis_cell_type_unified</w:t>
      </w:r>
      <w:proofErr w:type="spellEnd"/>
      <w:r w:rsidR="0016796C">
        <w:t xml:space="preserve"> (Extended Figure 7E, F). </w:t>
      </w:r>
      <w:r w:rsidR="00315376">
        <w:t xml:space="preserve">As expected, the </w:t>
      </w:r>
      <w:proofErr w:type="spellStart"/>
      <w:r w:rsidR="00315376">
        <w:t>clustermap</w:t>
      </w:r>
      <w:proofErr w:type="spellEnd"/>
      <w:r w:rsidR="00315376">
        <w:t xml:space="preserve"> best approaches located at the right side of the plot</w:t>
      </w:r>
      <w:r w:rsidR="006D2609">
        <w:t xml:space="preserve"> having </w:t>
      </w:r>
      <w:proofErr w:type="spellStart"/>
      <w:r w:rsidR="006D2609">
        <w:t>dist</w:t>
      </w:r>
      <w:proofErr w:type="spellEnd"/>
      <w:r w:rsidR="006D2609">
        <w:t xml:space="preserve"> ratio RNA_BATCH above 0.8 and no shift by </w:t>
      </w:r>
      <w:proofErr w:type="spellStart"/>
      <w:r w:rsidR="006D2609">
        <w:t>dist</w:t>
      </w:r>
      <w:proofErr w:type="spellEnd"/>
      <w:r w:rsidR="006D2609">
        <w:t xml:space="preserve"> ratio </w:t>
      </w:r>
      <w:proofErr w:type="spellStart"/>
      <w:r w:rsidR="006D2609">
        <w:t>Diagnosis_cell_type_unified</w:t>
      </w:r>
      <w:proofErr w:type="spellEnd"/>
      <w:r w:rsidR="006D2609">
        <w:t xml:space="preserve">, </w:t>
      </w:r>
      <w:r w:rsidR="007110F5">
        <w:t>emphasizing higher priority of batch overlapping than biological differences preservation in these best approaches.</w:t>
      </w:r>
      <w:r w:rsidR="009D30DA">
        <w:t xml:space="preserve"> </w:t>
      </w:r>
      <w:proofErr w:type="spellStart"/>
      <w:r w:rsidR="009D30DA">
        <w:t>Surprizingly</w:t>
      </w:r>
      <w:proofErr w:type="spellEnd"/>
      <w:r w:rsidR="009D30DA">
        <w:t xml:space="preserve">, </w:t>
      </w:r>
      <w:r w:rsidR="00694D7E">
        <w:t>07_pycombat, 03_limma and minority of 02_median_scaling</w:t>
      </w:r>
      <w:r w:rsidR="00B65803">
        <w:t xml:space="preserve"> were located even further to the right in the plot (Extended Figure 7E). This fact </w:t>
      </w:r>
      <w:r w:rsidR="00AF1186">
        <w:t xml:space="preserve">could be interpreted as a manifestation of the same principle: neither metric alone can be used to select the best harmonization approaches, but the </w:t>
      </w:r>
      <w:proofErr w:type="spellStart"/>
      <w:r w:rsidR="00AF1186">
        <w:t>clustermap</w:t>
      </w:r>
      <w:proofErr w:type="spellEnd"/>
      <w:r w:rsidR="00AF1186">
        <w:t xml:space="preserve"> </w:t>
      </w:r>
      <w:r w:rsidR="00AF1186">
        <w:lastRenderedPageBreak/>
        <w:t xml:space="preserve">of all of them can. </w:t>
      </w:r>
      <w:r w:rsidR="00BC35B0">
        <w:t xml:space="preserve">14_qsmooth, </w:t>
      </w:r>
      <w:r w:rsidR="003510FC">
        <w:t xml:space="preserve">11_harmony and 19_tdm had the poorest performance by </w:t>
      </w:r>
      <w:r w:rsidR="00F44C94">
        <w:t>RNA_BATCH distance ratio. Batch removal strategies had more random distribution along the distance ratio axes (Extended Figure 7F)</w:t>
      </w:r>
      <w:r w:rsidR="004549CC">
        <w:t xml:space="preserve">, with S0 and K having </w:t>
      </w:r>
      <w:r w:rsidR="00AE278C">
        <w:t>higher</w:t>
      </w:r>
      <w:r w:rsidR="004F4C05">
        <w:t xml:space="preserve"> distance ratio by biology (less biology preservation</w:t>
      </w:r>
      <w:r w:rsidR="009D7F65">
        <w:t>, ratio 0.8 – 1.1</w:t>
      </w:r>
      <w:r w:rsidR="004F4C05">
        <w:t>)</w:t>
      </w:r>
      <w:r w:rsidR="009D7F65">
        <w:t xml:space="preserve"> and J having it lower (</w:t>
      </w:r>
      <w:r w:rsidR="00A41E75">
        <w:t>0.5 – 0.8</w:t>
      </w:r>
      <w:r w:rsidR="009D7F65">
        <w:t>)</w:t>
      </w:r>
      <w:r w:rsidR="00A41E75">
        <w:t xml:space="preserve">, which could be explained by lower </w:t>
      </w:r>
      <w:r w:rsidR="00B535C3">
        <w:t>biological group size in the J (FF only) strategy.</w:t>
      </w:r>
    </w:p>
    <w:p w14:paraId="589532D2" w14:textId="77777777" w:rsidR="00CC4FFE" w:rsidRDefault="00CC4FFE" w:rsidP="00130BA6"/>
    <w:p w14:paraId="135C8203" w14:textId="1EB7579C" w:rsidR="00CC4FFE" w:rsidRDefault="00CC4FFE" w:rsidP="00130BA6">
      <w:r>
        <w:t xml:space="preserve">The next step of other metrics comparison was the Watermelon </w:t>
      </w:r>
      <w:r w:rsidR="00D20BD2">
        <w:t>(WM)</w:t>
      </w:r>
      <w:r w:rsidR="00314A61">
        <w:t xml:space="preserve"> </w:t>
      </w:r>
      <w:r>
        <w:t xml:space="preserve">score analysis, which measures how well </w:t>
      </w:r>
      <w:r w:rsidR="002E14C0">
        <w:t xml:space="preserve">a given harmonization approach separates classes on a </w:t>
      </w:r>
      <w:proofErr w:type="spellStart"/>
      <w:r w:rsidR="002E14C0">
        <w:t>clustermap</w:t>
      </w:r>
      <w:proofErr w:type="spellEnd"/>
      <w:r w:rsidR="002E14C0">
        <w:t xml:space="preserve"> in a space of gene expression. </w:t>
      </w:r>
      <w:r w:rsidR="00D20BD2">
        <w:t xml:space="preserve">The </w:t>
      </w:r>
      <w:proofErr w:type="spellStart"/>
      <w:r w:rsidR="00D20BD2">
        <w:t>clustermap</w:t>
      </w:r>
      <w:proofErr w:type="spellEnd"/>
      <w:r w:rsidR="00D20BD2">
        <w:t xml:space="preserve"> best approaches were slightly shifted to the low values of </w:t>
      </w:r>
      <w:r w:rsidR="00314A61">
        <w:t xml:space="preserve">WM by RNA_BATCH (Extended Figure 7G, H), whereas there was </w:t>
      </w:r>
      <w:r w:rsidR="00C84914">
        <w:t>not</w:t>
      </w:r>
      <w:r w:rsidR="00314A61">
        <w:t xml:space="preserve"> any directed change by the WM </w:t>
      </w:r>
      <w:proofErr w:type="spellStart"/>
      <w:r w:rsidR="00E875CB">
        <w:t>Diagnosis_cell_type_unified</w:t>
      </w:r>
      <w:proofErr w:type="spellEnd"/>
      <w:r w:rsidR="00E875CB">
        <w:t xml:space="preserve"> metric.</w:t>
      </w:r>
      <w:r w:rsidR="00C84914">
        <w:t xml:space="preserve"> By harmonization methods 10_mnn and </w:t>
      </w:r>
      <w:r w:rsidR="00A61B2F">
        <w:t>three RNA-seq only instances of 11_harmony had the lowest WM by RNA_BATCH (</w:t>
      </w:r>
      <w:r w:rsidR="003034D9">
        <w:t>Extended Figure 7G</w:t>
      </w:r>
      <w:r w:rsidR="00A61B2F">
        <w:t xml:space="preserve">). </w:t>
      </w:r>
      <w:r w:rsidR="003034D9">
        <w:t xml:space="preserve">Batch removal strategies revealed </w:t>
      </w:r>
      <w:r w:rsidR="004D34D1">
        <w:t>the poorest performance by RNA_BATCH for the G strategy (GPL570 only)</w:t>
      </w:r>
      <w:r w:rsidR="00935AC9">
        <w:t xml:space="preserve"> and </w:t>
      </w:r>
      <w:r w:rsidR="00FA5A10">
        <w:t>the best performance by biology for D and K strategies that have only four malignant classes each</w:t>
      </w:r>
      <w:r w:rsidR="00935AC9">
        <w:t xml:space="preserve"> (Extended Figure 7H)</w:t>
      </w:r>
      <w:r w:rsidR="00FA5A10">
        <w:t>.</w:t>
      </w:r>
      <w:r w:rsidR="00B76D6E">
        <w:t xml:space="preserve"> </w:t>
      </w:r>
      <w:r w:rsidR="003455FF">
        <w:t>S0</w:t>
      </w:r>
      <w:r w:rsidR="00E56D36">
        <w:t xml:space="preserve"> and I strategies had relative decrease in WM by </w:t>
      </w:r>
      <w:proofErr w:type="spellStart"/>
      <w:r w:rsidR="00E56D36">
        <w:t>Diagnosis_cell_type_unified</w:t>
      </w:r>
      <w:proofErr w:type="spellEnd"/>
      <w:r w:rsidR="000E0778">
        <w:t xml:space="preserve"> (more biology classes). We then calculated and averaged WM score by all batch </w:t>
      </w:r>
      <w:r w:rsidR="008A37E1">
        <w:t xml:space="preserve">columns and all biology columns and build a standard </w:t>
      </w:r>
      <w:proofErr w:type="spellStart"/>
      <w:r w:rsidR="008A37E1">
        <w:t>scatteplot</w:t>
      </w:r>
      <w:proofErr w:type="spellEnd"/>
      <w:r w:rsidR="0041678E">
        <w:t xml:space="preserve"> (</w:t>
      </w:r>
      <w:r w:rsidR="00D10584">
        <w:t>Extended Figure 7</w:t>
      </w:r>
      <w:r w:rsidR="00CE7BE2">
        <w:t>I, J</w:t>
      </w:r>
      <w:r w:rsidR="0041678E">
        <w:t>).</w:t>
      </w:r>
      <w:r w:rsidR="00CE7BE2">
        <w:t xml:space="preserve"> </w:t>
      </w:r>
      <w:r w:rsidR="001C1F87">
        <w:t xml:space="preserve">Even further compared to the previous WM score metrics, the </w:t>
      </w:r>
      <w:proofErr w:type="spellStart"/>
      <w:r w:rsidR="001C1F87">
        <w:t>clustermap</w:t>
      </w:r>
      <w:proofErr w:type="spellEnd"/>
      <w:r w:rsidR="001C1F87">
        <w:t xml:space="preserve"> best approaches did not form</w:t>
      </w:r>
      <w:r w:rsidR="00F10005">
        <w:t xml:space="preserve"> any compact or shifted group in the plot. </w:t>
      </w:r>
      <w:r w:rsidR="0069344F">
        <w:t xml:space="preserve">As previously, we had a compact group of 10_mnn approaches with </w:t>
      </w:r>
      <w:r w:rsidR="005B54C9">
        <w:t>low WM score by batch columns (Extended Figure 7I).</w:t>
      </w:r>
      <w:r w:rsidR="002A195D">
        <w:t xml:space="preserve"> Batch removal strategies had even higher degree of separation </w:t>
      </w:r>
      <w:r w:rsidR="00CA1B95">
        <w:t xml:space="preserve">into compact groups (Extended Figure 7J): </w:t>
      </w:r>
      <w:r w:rsidR="00401B03">
        <w:t xml:space="preserve">the malignant only (D) approaches had the lowest </w:t>
      </w:r>
      <w:r w:rsidR="006F427E">
        <w:t xml:space="preserve">WM by biology (poorest performance) and high </w:t>
      </w:r>
      <w:r w:rsidR="00361F0D">
        <w:t>WM by batch (poor performance)</w:t>
      </w:r>
      <w:r w:rsidR="00C85ED6">
        <w:t>, whereas the FFPE only strategies</w:t>
      </w:r>
      <w:r w:rsidR="008A6736">
        <w:t xml:space="preserve"> were highest by WM biology, which is particularly interesting since their number of biology classes</w:t>
      </w:r>
      <w:r w:rsidR="00C164CE">
        <w:t xml:space="preserve"> is the same (4 malignancies)</w:t>
      </w:r>
      <w:r w:rsidR="00361F0D">
        <w:t xml:space="preserve">. </w:t>
      </w:r>
      <w:r w:rsidR="00456A98">
        <w:t>The C strategy had lowest WM by batch</w:t>
      </w:r>
      <w:r w:rsidR="00510BE6">
        <w:t xml:space="preserve"> (</w:t>
      </w:r>
      <w:r w:rsidR="00C85ED6">
        <w:t>0.12-0.25</w:t>
      </w:r>
      <w:r w:rsidR="00510BE6">
        <w:t>)</w:t>
      </w:r>
      <w:r w:rsidR="00C85ED6">
        <w:t>,</w:t>
      </w:r>
      <w:r w:rsidR="0027759B">
        <w:t xml:space="preserve"> and G strategy had again the </w:t>
      </w:r>
      <w:r w:rsidR="004D2B45">
        <w:t>highest batch WM (0.4-0.5).</w:t>
      </w:r>
    </w:p>
    <w:p w14:paraId="6F33FE34" w14:textId="77777777" w:rsidR="00F61DD4" w:rsidRDefault="00F61DD4" w:rsidP="00130BA6"/>
    <w:p w14:paraId="3C5D945D" w14:textId="65E90A52" w:rsidR="00F61DD4" w:rsidRDefault="00F61DD4" w:rsidP="00130BA6">
      <w:r>
        <w:t>The last of the ‘other’ metrics in our analysis was gene expression quantiles</w:t>
      </w:r>
      <w:r w:rsidR="00AA1273">
        <w:t xml:space="preserve"> and standard deviation by</w:t>
      </w:r>
      <w:r w:rsidR="009D45C6">
        <w:t xml:space="preserve"> batch removal strategy (Extended Figure 7</w:t>
      </w:r>
      <w:r w:rsidR="00CA4B1C">
        <w:t>K</w:t>
      </w:r>
      <w:r w:rsidR="009D45C6">
        <w:t>)</w:t>
      </w:r>
      <w:r w:rsidR="00CA4B1C">
        <w:t>. Compared to the analysis by harmonization method (described in the main article)</w:t>
      </w:r>
      <w:r w:rsidR="00BC6144">
        <w:t xml:space="preserve">, average gene expression properties by batch removal strategy were indistinguishable except the </w:t>
      </w:r>
      <w:r w:rsidR="00BB5912">
        <w:t xml:space="preserve">G strategy with the highest maximum gene expression and its standard deviation. </w:t>
      </w:r>
    </w:p>
    <w:p w14:paraId="63EF4029" w14:textId="77777777" w:rsidR="00775806" w:rsidRDefault="00775806" w:rsidP="00130BA6"/>
    <w:p w14:paraId="1ED92192" w14:textId="24C3211C" w:rsidR="00775806" w:rsidRDefault="00775806" w:rsidP="00130BA6">
      <w:r>
        <w:t xml:space="preserve">Taken together, the </w:t>
      </w:r>
      <w:r w:rsidR="003372D4">
        <w:t xml:space="preserve">distributional similarity and distance ratio metrics differentiated </w:t>
      </w:r>
      <w:r w:rsidR="000851C0">
        <w:t xml:space="preserve">the </w:t>
      </w:r>
      <w:proofErr w:type="spellStart"/>
      <w:r w:rsidR="000851C0">
        <w:t>clustermap</w:t>
      </w:r>
      <w:proofErr w:type="spellEnd"/>
      <w:r w:rsidR="000851C0">
        <w:t xml:space="preserve"> best approaches, but Watermelon score did not. Potentially WM score measures </w:t>
      </w:r>
      <w:r w:rsidR="00955E48">
        <w:t xml:space="preserve">another mode of harmonization quality that is not captured by </w:t>
      </w:r>
      <w:r w:rsidR="00CF6A16">
        <w:t xml:space="preserve">the </w:t>
      </w:r>
      <w:proofErr w:type="spellStart"/>
      <w:r w:rsidR="00CF6A16">
        <w:t>clustermap</w:t>
      </w:r>
      <w:proofErr w:type="spellEnd"/>
      <w:r w:rsidR="00CF6A16">
        <w:t>. The future best harmonization pipelines should take WM score as an independent group of metrics</w:t>
      </w:r>
      <w:r w:rsidR="00184D50">
        <w:t xml:space="preserve"> equally important as the PCA-based global and </w:t>
      </w:r>
      <w:proofErr w:type="spellStart"/>
      <w:r w:rsidR="00184D50">
        <w:t>tSNE</w:t>
      </w:r>
      <w:proofErr w:type="spellEnd"/>
      <w:r w:rsidR="00184D50">
        <w:t>/UMAP based local ones.</w:t>
      </w:r>
    </w:p>
    <w:p w14:paraId="3D7F6FB6" w14:textId="77777777" w:rsidR="004D2B45" w:rsidRPr="00DC6944" w:rsidRDefault="004D2B45" w:rsidP="00130BA6"/>
    <w:p w14:paraId="5EAE6AAE" w14:textId="77777777" w:rsidR="003E7F88" w:rsidRPr="00DC6944" w:rsidRDefault="003E7F88" w:rsidP="00130BA6"/>
    <w:p w14:paraId="1EF80125" w14:textId="24D26701" w:rsidR="006B25A0" w:rsidRDefault="001A7EA9" w:rsidP="006B25A0">
      <w:r w:rsidRPr="001A7EA9">
        <w:rPr>
          <w:b/>
          <w:bCs/>
        </w:rPr>
        <w:t>Extended Figure 7. Structural and other metrics performance.</w:t>
      </w:r>
      <w:r w:rsidR="0036216B">
        <w:t xml:space="preserve"> </w:t>
      </w:r>
      <w:r w:rsidR="006B25A0">
        <w:t>(</w:t>
      </w:r>
      <w:r w:rsidR="001411B4">
        <w:t>A</w:t>
      </w:r>
      <w:r w:rsidR="006B25A0">
        <w:t xml:space="preserve">) </w:t>
      </w:r>
      <w:proofErr w:type="spellStart"/>
      <w:r w:rsidR="006B25A0">
        <w:t>Barplot</w:t>
      </w:r>
      <w:proofErr w:type="spellEnd"/>
      <w:r w:rsidR="006B25A0">
        <w:t xml:space="preserve"> of the </w:t>
      </w:r>
      <w:r w:rsidR="00094C17">
        <w:t>KS fraction significant</w:t>
      </w:r>
      <w:r w:rsidR="006B25A0">
        <w:t xml:space="preserve"> metrics by 3 columns (PLATFORM_RNA, COHORT_LABEL, RNA_BATCH) visualized by harmonization methods, sorted by </w:t>
      </w:r>
      <w:r w:rsidR="00094C17">
        <w:t xml:space="preserve">KS fraction significant </w:t>
      </w:r>
      <w:r w:rsidR="006B25A0">
        <w:t xml:space="preserve">RNA_BATCH. Color annotations below the bars show method harshness score and overall quality. Best group means a composed group of the </w:t>
      </w:r>
      <w:proofErr w:type="spellStart"/>
      <w:r w:rsidR="00506518">
        <w:t>clustermap</w:t>
      </w:r>
      <w:proofErr w:type="spellEnd"/>
      <w:r w:rsidR="006B25A0">
        <w:t xml:space="preserve"> best approaches. (</w:t>
      </w:r>
      <w:r w:rsidR="00D21907">
        <w:t>B</w:t>
      </w:r>
      <w:r w:rsidR="006B25A0">
        <w:t xml:space="preserve">) The analogous </w:t>
      </w:r>
      <w:proofErr w:type="spellStart"/>
      <w:r w:rsidR="006B25A0">
        <w:t>barplot</w:t>
      </w:r>
      <w:proofErr w:type="spellEnd"/>
      <w:r w:rsidR="006B25A0">
        <w:t xml:space="preserve"> for the same 3 </w:t>
      </w:r>
      <w:r w:rsidR="00D21907">
        <w:t>KS</w:t>
      </w:r>
      <w:r w:rsidR="006B25A0">
        <w:t xml:space="preserve"> metrics by batch removal strategies. Higher values indicate </w:t>
      </w:r>
      <w:r w:rsidR="00A40B63">
        <w:t xml:space="preserve">higher proportion of pairwise </w:t>
      </w:r>
      <w:r w:rsidR="00A40B63">
        <w:lastRenderedPageBreak/>
        <w:t xml:space="preserve">comparisons with significant differences in </w:t>
      </w:r>
      <w:r w:rsidR="00800175">
        <w:t>gene expression distributions by Kolmogorov-Smirnov test</w:t>
      </w:r>
      <w:r w:rsidR="006B25A0">
        <w:t>. Error bars indicate 95% confidence interval (CI) estimation. (</w:t>
      </w:r>
      <w:r w:rsidR="00800175">
        <w:t>C</w:t>
      </w:r>
      <w:r w:rsidR="006B25A0">
        <w:t xml:space="preserve">) Scatterplot of </w:t>
      </w:r>
      <w:r w:rsidR="000D655A">
        <w:t xml:space="preserve">graph connectivity by </w:t>
      </w:r>
      <w:proofErr w:type="spellStart"/>
      <w:r w:rsidR="000D655A">
        <w:t>Diagnosis_cell_type_unified</w:t>
      </w:r>
      <w:proofErr w:type="spellEnd"/>
      <w:r w:rsidR="000D655A">
        <w:t xml:space="preserve"> versus</w:t>
      </w:r>
      <w:r w:rsidR="00CE3D37">
        <w:t xml:space="preserve"> PLATFORM_RNA</w:t>
      </w:r>
      <w:r w:rsidR="006B25A0">
        <w:t>, color annotated by harmonization methods. (</w:t>
      </w:r>
      <w:r w:rsidR="00CE3D37">
        <w:t>D</w:t>
      </w:r>
      <w:r w:rsidR="006B25A0">
        <w:t>) The same scatterplot color annotated by batch removal strategies. (</w:t>
      </w:r>
      <w:r w:rsidR="00E77853">
        <w:t>E</w:t>
      </w:r>
      <w:r w:rsidR="006B25A0">
        <w:t xml:space="preserve">) Scatterplot of </w:t>
      </w:r>
      <w:r w:rsidR="0034364B">
        <w:t xml:space="preserve">distance ratio (intragroup to intergroup) by </w:t>
      </w:r>
      <w:proofErr w:type="spellStart"/>
      <w:r w:rsidR="0034364B">
        <w:t>Diagnosis_cell_type_unified</w:t>
      </w:r>
      <w:proofErr w:type="spellEnd"/>
      <w:r w:rsidR="0034364B">
        <w:t xml:space="preserve"> versus </w:t>
      </w:r>
      <w:r w:rsidR="006B25A0">
        <w:t>RNA_BATCH, color annotated by harmonization methods. (</w:t>
      </w:r>
      <w:r w:rsidR="00E77853">
        <w:t>F</w:t>
      </w:r>
      <w:r w:rsidR="006B25A0">
        <w:t>) The same scatterplot color annotated by batch removal strategies. (</w:t>
      </w:r>
      <w:r w:rsidR="00916003">
        <w:t>G</w:t>
      </w:r>
      <w:r w:rsidR="006B25A0">
        <w:t xml:space="preserve">) Scatterplot of </w:t>
      </w:r>
      <w:r w:rsidR="00916003">
        <w:t xml:space="preserve">Watermelon score by </w:t>
      </w:r>
      <w:proofErr w:type="spellStart"/>
      <w:r w:rsidR="00916003">
        <w:t>Diagnosis_cell_type_unified</w:t>
      </w:r>
      <w:proofErr w:type="spellEnd"/>
      <w:r w:rsidR="00916003">
        <w:t xml:space="preserve"> versus RNA_BATCH</w:t>
      </w:r>
      <w:r w:rsidR="006B25A0">
        <w:t>, color annotated by harmonization methods. (</w:t>
      </w:r>
      <w:r w:rsidR="00A768A6">
        <w:t>H</w:t>
      </w:r>
      <w:r w:rsidR="006B25A0">
        <w:t>) The same scatterplot color annotated by batch removal strategies. (</w:t>
      </w:r>
      <w:r w:rsidR="00A768A6">
        <w:t>I</w:t>
      </w:r>
      <w:r w:rsidR="006B25A0">
        <w:t xml:space="preserve">) Scatterplot of </w:t>
      </w:r>
      <w:r w:rsidR="00A768A6">
        <w:t xml:space="preserve">mean Watermelon score by </w:t>
      </w:r>
      <w:r w:rsidR="00003D30">
        <w:t>biology</w:t>
      </w:r>
      <w:r w:rsidR="00A768A6">
        <w:t xml:space="preserve"> columns</w:t>
      </w:r>
      <w:r w:rsidR="006B25A0">
        <w:t xml:space="preserve"> </w:t>
      </w:r>
      <w:r w:rsidR="00A768A6">
        <w:t>versus the same scor</w:t>
      </w:r>
      <w:r w:rsidR="00003D30">
        <w:t>e by batch columns</w:t>
      </w:r>
      <w:r w:rsidR="006B25A0">
        <w:t>, color annotated by harmonization methods. (</w:t>
      </w:r>
      <w:r w:rsidR="00003D30">
        <w:t>J</w:t>
      </w:r>
      <w:r w:rsidR="006B25A0">
        <w:t xml:space="preserve">) The same scatterplot color annotated by batch removal strategies. The </w:t>
      </w:r>
      <w:proofErr w:type="spellStart"/>
      <w:r w:rsidR="00506518">
        <w:t>clustermap</w:t>
      </w:r>
      <w:proofErr w:type="spellEnd"/>
      <w:r w:rsidR="006B25A0">
        <w:t xml:space="preserve"> best approaches are shown as empty black stars on the panels </w:t>
      </w:r>
      <w:r w:rsidR="00794434">
        <w:t xml:space="preserve">C </w:t>
      </w:r>
      <w:r w:rsidR="006B25A0">
        <w:t xml:space="preserve">– </w:t>
      </w:r>
      <w:r w:rsidR="00794434">
        <w:t>J</w:t>
      </w:r>
      <w:r w:rsidR="006B25A0">
        <w:t>.</w:t>
      </w:r>
      <w:r w:rsidR="00794434">
        <w:t xml:space="preserve"> (K) Heatmap showing gene expression quantiles and standard deviation by harmoni</w:t>
      </w:r>
      <w:r w:rsidR="008D20E0">
        <w:t>zation strategies.</w:t>
      </w:r>
    </w:p>
    <w:p w14:paraId="591A4704" w14:textId="373C8059" w:rsidR="008D20E0" w:rsidRDefault="005F058A" w:rsidP="006B25A0">
      <w:r w:rsidRPr="005F058A">
        <w:rPr>
          <w:noProof/>
        </w:rPr>
        <w:lastRenderedPageBreak/>
        <w:drawing>
          <wp:inline distT="0" distB="0" distL="0" distR="0" wp14:anchorId="2714A53C" wp14:editId="01D7020E">
            <wp:extent cx="5399070" cy="7269132"/>
            <wp:effectExtent l="0" t="0" r="0" b="0"/>
            <wp:docPr id="20436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7789" name=""/>
                    <pic:cNvPicPr/>
                  </pic:nvPicPr>
                  <pic:blipFill>
                    <a:blip r:embed="rId15"/>
                    <a:stretch>
                      <a:fillRect/>
                    </a:stretch>
                  </pic:blipFill>
                  <pic:spPr>
                    <a:xfrm>
                      <a:off x="0" y="0"/>
                      <a:ext cx="5410316" cy="7284273"/>
                    </a:xfrm>
                    <a:prstGeom prst="rect">
                      <a:avLst/>
                    </a:prstGeom>
                  </pic:spPr>
                </pic:pic>
              </a:graphicData>
            </a:graphic>
          </wp:inline>
        </w:drawing>
      </w:r>
    </w:p>
    <w:p w14:paraId="61B9CF45" w14:textId="2B50B459" w:rsidR="001A7EA9" w:rsidRDefault="001A7EA9" w:rsidP="00130BA6"/>
    <w:p w14:paraId="3401A525" w14:textId="77777777" w:rsidR="00A45E32" w:rsidRDefault="00A45E32" w:rsidP="00130BA6"/>
    <w:p w14:paraId="62644E2C" w14:textId="77777777" w:rsidR="00130BA6" w:rsidRDefault="00130BA6" w:rsidP="00130BA6"/>
    <w:p w14:paraId="34CDC330" w14:textId="3E38DBD0" w:rsidR="00E33995" w:rsidRPr="00867789" w:rsidRDefault="00E33995" w:rsidP="00E33995">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Impact of harmonization method harshness on harmonization quality</w:t>
      </w:r>
    </w:p>
    <w:p w14:paraId="00317590" w14:textId="77777777" w:rsidR="0010592F" w:rsidRDefault="0010592F" w:rsidP="00130BA6"/>
    <w:p w14:paraId="2FE7C5C0" w14:textId="662AF85A" w:rsidR="00D91C74" w:rsidRDefault="00AD605D" w:rsidP="00130BA6">
      <w:r>
        <w:t>As an additional study of harmonization methods</w:t>
      </w:r>
      <w:r w:rsidR="008A7E07">
        <w:t xml:space="preserve">, we compared major </w:t>
      </w:r>
      <w:r w:rsidR="00AA583F">
        <w:t>metric types by harmonization method harshness (</w:t>
      </w:r>
      <w:r w:rsidR="008B6CCF">
        <w:t>Extended Figure 8</w:t>
      </w:r>
      <w:r w:rsidR="00AA583F">
        <w:t>).</w:t>
      </w:r>
      <w:r w:rsidR="00B40908">
        <w:t xml:space="preserve"> We started with the widely accepted premise that</w:t>
      </w:r>
      <w:r w:rsidR="001D7559">
        <w:t xml:space="preserve"> in order to obtain perfect batch mixing and biology separation</w:t>
      </w:r>
      <w:r w:rsidR="005A1CB3">
        <w:t>, one should apply as sophisticated methods that extensively reshape the gene expression distribution as possible.</w:t>
      </w:r>
      <w:r w:rsidR="00513EE7">
        <w:t xml:space="preserve"> We aimed to test whether </w:t>
      </w:r>
      <w:r w:rsidR="007A4DB6">
        <w:t>it’s</w:t>
      </w:r>
      <w:r w:rsidR="00513EE7">
        <w:t xml:space="preserve"> true in the case of our FL multiplatform dataset.</w:t>
      </w:r>
    </w:p>
    <w:p w14:paraId="68FD94DE" w14:textId="77777777" w:rsidR="00BB5C59" w:rsidRDefault="00BB5C59" w:rsidP="00130BA6"/>
    <w:p w14:paraId="679465D8" w14:textId="5C7012CC" w:rsidR="00BB5C59" w:rsidRDefault="00511568" w:rsidP="00130BA6">
      <w:r>
        <w:t xml:space="preserve">In the case of </w:t>
      </w:r>
      <w:proofErr w:type="spellStart"/>
      <w:r w:rsidR="002C1993">
        <w:t>PCReg</w:t>
      </w:r>
      <w:proofErr w:type="spellEnd"/>
      <w:r>
        <w:t xml:space="preserve"> RNA_BATCH (Extended Figure 8A)</w:t>
      </w:r>
      <w:r w:rsidR="006B4CDA">
        <w:t xml:space="preserve"> </w:t>
      </w:r>
      <w:r w:rsidR="006D7947">
        <w:t>1</w:t>
      </w:r>
      <w:r w:rsidR="00177880">
        <w:t>1</w:t>
      </w:r>
      <w:r w:rsidR="006D7947">
        <w:t xml:space="preserve"> out of 14 batch removal strategies had methods with low harshness showing the highest metric</w:t>
      </w:r>
      <w:r w:rsidR="0012780C">
        <w:t>, the exceptions were</w:t>
      </w:r>
      <w:r w:rsidR="00177880">
        <w:t xml:space="preserve"> C, G and J strategies. </w:t>
      </w:r>
      <w:r w:rsidR="00995DB8">
        <w:t xml:space="preserve">In an opposite way, for </w:t>
      </w:r>
      <w:proofErr w:type="spellStart"/>
      <w:r w:rsidR="002C1993">
        <w:t>PCReg</w:t>
      </w:r>
      <w:proofErr w:type="spellEnd"/>
      <w:r w:rsidR="00995DB8">
        <w:t xml:space="preserve"> </w:t>
      </w:r>
      <w:proofErr w:type="spellStart"/>
      <w:r w:rsidR="00995DB8">
        <w:t>Diagnosis_cell_type_unified</w:t>
      </w:r>
      <w:proofErr w:type="spellEnd"/>
      <w:r w:rsidR="00995DB8">
        <w:t xml:space="preserve"> </w:t>
      </w:r>
      <w:r w:rsidR="007A5672">
        <w:t xml:space="preserve">(Extended Figure 8B) </w:t>
      </w:r>
      <w:r w:rsidR="005C22E1">
        <w:t>in 8 strategies low harshness showed the lowest metric (best performance)</w:t>
      </w:r>
      <w:r w:rsidR="00C92B58">
        <w:t xml:space="preserve">, and 9 strategies had high harshness methods with the highest metric. </w:t>
      </w:r>
    </w:p>
    <w:p w14:paraId="79584CE3" w14:textId="77777777" w:rsidR="003A29BF" w:rsidRDefault="003A29BF" w:rsidP="00130BA6"/>
    <w:p w14:paraId="1E42E8E4" w14:textId="248E4430" w:rsidR="003A29BF" w:rsidRDefault="003A29BF" w:rsidP="00130BA6">
      <w:r>
        <w:t xml:space="preserve">Local metrics showed the similar pattern of low harshness methods having the best </w:t>
      </w:r>
      <w:proofErr w:type="spellStart"/>
      <w:r>
        <w:t>pefromance</w:t>
      </w:r>
      <w:proofErr w:type="spellEnd"/>
      <w:r>
        <w:t xml:space="preserve">. </w:t>
      </w:r>
      <w:proofErr w:type="spellStart"/>
      <w:r>
        <w:t>tSNE</w:t>
      </w:r>
      <w:proofErr w:type="spellEnd"/>
      <w:r>
        <w:t xml:space="preserve"> entropy by RNA batch (Extended Figure 8C) had </w:t>
      </w:r>
      <w:r w:rsidR="00AA7148">
        <w:t xml:space="preserve">6 strategies with low harshness being the best and </w:t>
      </w:r>
      <w:r w:rsidR="00DB632F">
        <w:t>8 more with medium harshness having the highest performance.</w:t>
      </w:r>
      <w:r w:rsidR="00B518B3">
        <w:t xml:space="preserve"> By LISI RNA_BATCH the behavior was </w:t>
      </w:r>
      <w:r w:rsidR="00B34D5F">
        <w:t>even more favorable towards low harshness</w:t>
      </w:r>
      <w:r w:rsidR="00A51BCF">
        <w:t xml:space="preserve"> (Extended Figure 8D)</w:t>
      </w:r>
      <w:r w:rsidR="00971DFA">
        <w:t>:</w:t>
      </w:r>
      <w:r w:rsidR="00B34D5F">
        <w:t xml:space="preserve"> it was the best in 10 strategies</w:t>
      </w:r>
      <w:r w:rsidR="008B605A">
        <w:t xml:space="preserve"> and medium harshness was the best in the rest 4 ones.</w:t>
      </w:r>
      <w:r w:rsidR="002C00F7">
        <w:t xml:space="preserve"> By LISI </w:t>
      </w:r>
      <w:proofErr w:type="spellStart"/>
      <w:r w:rsidR="002C00F7">
        <w:t>Diagnosis_cell_type_unified</w:t>
      </w:r>
      <w:proofErr w:type="spellEnd"/>
      <w:r w:rsidR="002C00F7">
        <w:t xml:space="preserve">, unfortunately, </w:t>
      </w:r>
      <w:r w:rsidR="00583652">
        <w:t>low harshness methods performed the worst (highest LISI by biology) in 12</w:t>
      </w:r>
      <w:r w:rsidR="00F64DA8">
        <w:t xml:space="preserve"> strategies</w:t>
      </w:r>
      <w:r w:rsidR="00A51BCF">
        <w:t xml:space="preserve"> (Extended Figure 8E)</w:t>
      </w:r>
      <w:r w:rsidR="00F64DA8">
        <w:t xml:space="preserve">. Unlike </w:t>
      </w:r>
      <w:proofErr w:type="spellStart"/>
      <w:r w:rsidR="002C1993">
        <w:t>PCReg</w:t>
      </w:r>
      <w:proofErr w:type="spellEnd"/>
      <w:r w:rsidR="00F64DA8">
        <w:t xml:space="preserve">, where low harshness methods had both highest batch </w:t>
      </w:r>
      <w:proofErr w:type="spellStart"/>
      <w:r w:rsidR="002C1993">
        <w:t>PCReg</w:t>
      </w:r>
      <w:proofErr w:type="spellEnd"/>
      <w:r w:rsidR="00F64DA8">
        <w:t xml:space="preserve"> and the lowest biology one, here in the case of LISI we observed the local mixing </w:t>
      </w:r>
      <w:r w:rsidR="006F4E99">
        <w:t xml:space="preserve">trade-off as in the main article: stronger local mixing by batch inevitably causes less local preservation </w:t>
      </w:r>
      <w:r w:rsidR="00A51BCF">
        <w:t>(higher local mixing) of biology.</w:t>
      </w:r>
    </w:p>
    <w:p w14:paraId="512CDCE4" w14:textId="77777777" w:rsidR="000862BD" w:rsidRDefault="000862BD" w:rsidP="00130BA6"/>
    <w:p w14:paraId="75B9934E" w14:textId="07D2A0ED" w:rsidR="000862BD" w:rsidRDefault="000862BD" w:rsidP="00130BA6">
      <w:r>
        <w:t xml:space="preserve">As a final part of the methods harshness comparison, </w:t>
      </w:r>
      <w:r w:rsidR="003D6D71">
        <w:t xml:space="preserve">we visualized KS fraction significant RNA_BATCH by harshness and strategies (Extended Figure 8F). Here we observed </w:t>
      </w:r>
      <w:r w:rsidR="00203B23">
        <w:t xml:space="preserve">the best performance of high harshness methods (lowest metric) in </w:t>
      </w:r>
      <w:r w:rsidR="000D695D">
        <w:t>13 strategies out of the 14 total ones</w:t>
      </w:r>
      <w:r w:rsidR="006E7354">
        <w:t xml:space="preserve">, and </w:t>
      </w:r>
      <w:r w:rsidR="009128D0">
        <w:t xml:space="preserve">5 strategies had the worst performance in low harshness methods, </w:t>
      </w:r>
      <w:r w:rsidR="009A1B48">
        <w:t>and in 9 cases the worst behavior was observed for medium harshness methods.</w:t>
      </w:r>
    </w:p>
    <w:p w14:paraId="62B3B43D" w14:textId="77777777" w:rsidR="00446588" w:rsidRDefault="00446588" w:rsidP="00130BA6"/>
    <w:p w14:paraId="30EA9B6F" w14:textId="5F28C3A8" w:rsidR="00446588" w:rsidRPr="00B34D5F" w:rsidRDefault="00446588" w:rsidP="00130BA6">
      <w:r>
        <w:t>Taken together, the harshness comparisons confer an intricate picture:</w:t>
      </w:r>
      <w:r w:rsidR="00C9518B">
        <w:t xml:space="preserve"> low harshness methods tend to outperform the high harshness ones in terms of </w:t>
      </w:r>
      <w:proofErr w:type="spellStart"/>
      <w:r w:rsidR="002C1993">
        <w:t>PCReg</w:t>
      </w:r>
      <w:proofErr w:type="spellEnd"/>
      <w:r w:rsidR="00C9518B">
        <w:t xml:space="preserve"> by batch and biology, whereas </w:t>
      </w:r>
      <w:r w:rsidR="009A557A">
        <w:t>by local mixing they both better mix batches and worse preserve biology. Finally, high harshness methods</w:t>
      </w:r>
      <w:r w:rsidR="00FA77AD">
        <w:t xml:space="preserve"> better converge gene expression distributions to the same shape for different batches. In other words, it is better for harmonization to </w:t>
      </w:r>
      <w:r w:rsidR="0011737D">
        <w:t xml:space="preserve">take less harsh interventions into data (like rank or quantile normalization), and harsh data </w:t>
      </w:r>
      <w:r w:rsidR="00965A95">
        <w:t>transformations lead only to apparent success (similar expression distributions), not a real one.</w:t>
      </w:r>
    </w:p>
    <w:p w14:paraId="5A6E771A" w14:textId="77777777" w:rsidR="00F360E4" w:rsidRDefault="00F360E4" w:rsidP="00130BA6"/>
    <w:p w14:paraId="46149D8F" w14:textId="48432C41" w:rsidR="00F360E4" w:rsidRPr="00A30E93" w:rsidRDefault="00F360E4" w:rsidP="00130BA6">
      <w:r w:rsidRPr="00F360E4">
        <w:rPr>
          <w:b/>
          <w:bCs/>
        </w:rPr>
        <w:t>Extended Figure 8.</w:t>
      </w:r>
      <w:r>
        <w:rPr>
          <w:b/>
          <w:bCs/>
        </w:rPr>
        <w:t xml:space="preserve"> </w:t>
      </w:r>
      <w:proofErr w:type="spellStart"/>
      <w:r w:rsidR="007A4DB6">
        <w:rPr>
          <w:b/>
          <w:bCs/>
        </w:rPr>
        <w:t>Barplots</w:t>
      </w:r>
      <w:proofErr w:type="spellEnd"/>
      <w:r w:rsidR="007A4DB6">
        <w:rPr>
          <w:b/>
          <w:bCs/>
        </w:rPr>
        <w:t xml:space="preserve"> comparing</w:t>
      </w:r>
      <w:r w:rsidR="00E15257">
        <w:rPr>
          <w:b/>
          <w:bCs/>
        </w:rPr>
        <w:t xml:space="preserve"> metrics of different harshness harmonization methods by </w:t>
      </w:r>
      <w:r w:rsidR="00A30E93">
        <w:rPr>
          <w:b/>
          <w:bCs/>
        </w:rPr>
        <w:t xml:space="preserve">batch removal strategies. </w:t>
      </w:r>
      <w:r w:rsidR="00A30E93" w:rsidRPr="00A30E93">
        <w:t>(A)</w:t>
      </w:r>
      <w:r w:rsidR="00A30E93">
        <w:t xml:space="preserve"> </w:t>
      </w:r>
      <w:proofErr w:type="spellStart"/>
      <w:r w:rsidR="002C1993">
        <w:t>PCReg</w:t>
      </w:r>
      <w:proofErr w:type="spellEnd"/>
      <w:r w:rsidR="00A30E93">
        <w:t xml:space="preserve"> RNA_BATCH. (B) </w:t>
      </w:r>
      <w:proofErr w:type="spellStart"/>
      <w:r w:rsidR="002C1993">
        <w:t>PCReg</w:t>
      </w:r>
      <w:proofErr w:type="spellEnd"/>
      <w:r w:rsidR="00A30E93">
        <w:t xml:space="preserve"> </w:t>
      </w:r>
      <w:proofErr w:type="spellStart"/>
      <w:r w:rsidR="00B00F42">
        <w:t>Diagnosis_cell_type_unified</w:t>
      </w:r>
      <w:proofErr w:type="spellEnd"/>
      <w:r w:rsidR="00B00F42">
        <w:t xml:space="preserve">. (C) </w:t>
      </w:r>
      <w:proofErr w:type="spellStart"/>
      <w:r w:rsidR="00B00F42">
        <w:t>tSNE</w:t>
      </w:r>
      <w:proofErr w:type="spellEnd"/>
      <w:r w:rsidR="00B00F42">
        <w:t xml:space="preserve"> entropy RNA_BATCH. (D) </w:t>
      </w:r>
      <w:r w:rsidR="007B2585">
        <w:t xml:space="preserve">LISI RNA_BATCH. (E) LISI </w:t>
      </w:r>
      <w:proofErr w:type="spellStart"/>
      <w:r w:rsidR="007B2585">
        <w:t>Diagnosis_cell_type_unified</w:t>
      </w:r>
      <w:proofErr w:type="spellEnd"/>
      <w:r w:rsidR="007B2585">
        <w:t xml:space="preserve">. </w:t>
      </w:r>
      <w:r w:rsidR="009B6807">
        <w:t xml:space="preserve">(F) </w:t>
      </w:r>
      <w:r w:rsidR="00BB5C59">
        <w:t xml:space="preserve">KS fraction significant RNA_BATCH. </w:t>
      </w:r>
      <w:r w:rsidR="00B00F42">
        <w:t xml:space="preserve">In each </w:t>
      </w:r>
      <w:proofErr w:type="spellStart"/>
      <w:r w:rsidR="00B00F42">
        <w:t>barplot</w:t>
      </w:r>
      <w:proofErr w:type="spellEnd"/>
      <w:r w:rsidR="00B00F42">
        <w:t xml:space="preserve">, </w:t>
      </w:r>
      <w:r w:rsidR="00751363">
        <w:t>the harmonization strategies are sorted by the metric shown, and</w:t>
      </w:r>
      <w:r w:rsidR="00BB5BB2">
        <w:t xml:space="preserve"> the</w:t>
      </w:r>
      <w:r w:rsidR="00751363">
        <w:t xml:space="preserve"> </w:t>
      </w:r>
      <w:proofErr w:type="spellStart"/>
      <w:r w:rsidR="00751363">
        <w:t>clustermap</w:t>
      </w:r>
      <w:proofErr w:type="spellEnd"/>
      <w:r w:rsidR="00751363">
        <w:t xml:space="preserve"> best methods are shown as a surrogate batch removal strategy.</w:t>
      </w:r>
      <w:r w:rsidR="007B2585">
        <w:t xml:space="preserve"> </w:t>
      </w:r>
    </w:p>
    <w:p w14:paraId="56E8B4D6" w14:textId="3058FE06" w:rsidR="00D91C74" w:rsidRDefault="009400D1" w:rsidP="00130BA6">
      <w:r w:rsidRPr="009400D1">
        <w:rPr>
          <w:noProof/>
        </w:rPr>
        <w:lastRenderedPageBreak/>
        <w:drawing>
          <wp:inline distT="0" distB="0" distL="0" distR="0" wp14:anchorId="6115FB61" wp14:editId="1ED816EC">
            <wp:extent cx="5943600" cy="4941570"/>
            <wp:effectExtent l="0" t="0" r="0" b="0"/>
            <wp:docPr id="1336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1644" name=""/>
                    <pic:cNvPicPr/>
                  </pic:nvPicPr>
                  <pic:blipFill>
                    <a:blip r:embed="rId16"/>
                    <a:stretch>
                      <a:fillRect/>
                    </a:stretch>
                  </pic:blipFill>
                  <pic:spPr>
                    <a:xfrm>
                      <a:off x="0" y="0"/>
                      <a:ext cx="5943600" cy="4941570"/>
                    </a:xfrm>
                    <a:prstGeom prst="rect">
                      <a:avLst/>
                    </a:prstGeom>
                  </pic:spPr>
                </pic:pic>
              </a:graphicData>
            </a:graphic>
          </wp:inline>
        </w:drawing>
      </w:r>
    </w:p>
    <w:p w14:paraId="56C69F64" w14:textId="77777777" w:rsidR="00130BA6" w:rsidRDefault="00130BA6" w:rsidP="00130BA6"/>
    <w:p w14:paraId="2B8DFFFF" w14:textId="77777777" w:rsidR="00130BA6" w:rsidRDefault="00130BA6" w:rsidP="00130BA6"/>
    <w:p w14:paraId="0FEBE960" w14:textId="77777777" w:rsidR="00666C92" w:rsidRDefault="00666C92" w:rsidP="00666C92"/>
    <w:p w14:paraId="6864D0EE" w14:textId="24783C1C" w:rsidR="00666C92" w:rsidRPr="00867789" w:rsidRDefault="00666C92" w:rsidP="00666C92">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Composite performance score of </w:t>
      </w:r>
      <w:r w:rsidR="00AD605D">
        <w:rPr>
          <w:rFonts w:ascii="Times New Roman" w:eastAsia="Times New Roman" w:hAnsi="Times New Roman" w:cs="Times New Roman"/>
          <w:b/>
          <w:bCs/>
          <w:color w:val="000000" w:themeColor="text1"/>
          <w:sz w:val="24"/>
          <w:szCs w:val="24"/>
        </w:rPr>
        <w:t>harmonization methods and batch removal strategies</w:t>
      </w:r>
    </w:p>
    <w:p w14:paraId="509AE724" w14:textId="54625C9F" w:rsidR="001E5682" w:rsidRDefault="00AD605D" w:rsidP="007C4E25">
      <w:r>
        <w:t>As the last part of the harmonization metrics extended analysis</w:t>
      </w:r>
      <w:r w:rsidR="003D3956">
        <w:t xml:space="preserve">, we build the composite performance score as average of all the 87 polarity-multiplied scoring metrics </w:t>
      </w:r>
      <w:r w:rsidR="005E0048">
        <w:t xml:space="preserve">and visualized it by harmonization methods and batch removal strategies (Extended Figure </w:t>
      </w:r>
      <w:r w:rsidR="00C020DF">
        <w:t>9</w:t>
      </w:r>
      <w:r w:rsidR="005E0048">
        <w:t>).</w:t>
      </w:r>
    </w:p>
    <w:p w14:paraId="18B363FC" w14:textId="77777777" w:rsidR="00122B87" w:rsidRDefault="00122B87" w:rsidP="007C4E25"/>
    <w:p w14:paraId="15F5E085" w14:textId="25F3B8B6" w:rsidR="008829D8" w:rsidRDefault="00122B87" w:rsidP="007C4E25">
      <w:r>
        <w:t xml:space="preserve">The group of </w:t>
      </w:r>
      <w:proofErr w:type="spellStart"/>
      <w:r>
        <w:t>clustermap</w:t>
      </w:r>
      <w:proofErr w:type="spellEnd"/>
      <w:r>
        <w:t xml:space="preserve"> best approaches was indeed the best by composite score, having it at the level of 0.6 (Extended Figure 9A)</w:t>
      </w:r>
      <w:r w:rsidR="007E70DC">
        <w:t>, whereas the next strategy C had the composite score</w:t>
      </w:r>
      <w:r w:rsidR="00000A9A">
        <w:t xml:space="preserve"> 0.57.</w:t>
      </w:r>
      <w:r w:rsidR="00E306E0">
        <w:t xml:space="preserve"> Global distance metrics were the most numerous and therefore contributed 0.35 of the total score of the best group</w:t>
      </w:r>
      <w:r w:rsidR="00B15E0A">
        <w:t xml:space="preserve">, but they were homogeneous among the batch removal strategies. In contrast, </w:t>
      </w:r>
      <w:r w:rsidR="006E3BAD">
        <w:t xml:space="preserve">the local neighborhood contributed only </w:t>
      </w:r>
      <w:r w:rsidR="00FA17C0">
        <w:t xml:space="preserve">0.12 total score in the best group but they heavily differentiated the strategies: </w:t>
      </w:r>
      <w:r w:rsidR="00427086">
        <w:t xml:space="preserve">C had it </w:t>
      </w:r>
      <w:r w:rsidR="00C64C4F">
        <w:t xml:space="preserve">0.9, the next one J had it </w:t>
      </w:r>
      <w:r w:rsidR="00906639">
        <w:t xml:space="preserve">0.6 and the rest 11 strategies showed it at the level of </w:t>
      </w:r>
      <w:r w:rsidR="0029451A">
        <w:t xml:space="preserve">0.4-0.5 without significant differences, with the worst one G having the local score 0.3. </w:t>
      </w:r>
      <w:r w:rsidR="00AE1B7A">
        <w:t xml:space="preserve">The distributional similarity and other groups conferred no visible differences at the </w:t>
      </w:r>
      <w:r w:rsidR="00496C3F">
        <w:t>level of batch removal strategies.</w:t>
      </w:r>
      <w:r w:rsidR="00620319">
        <w:t xml:space="preserve"> </w:t>
      </w:r>
    </w:p>
    <w:p w14:paraId="5A14FD1B" w14:textId="7F66C521" w:rsidR="00F62F12" w:rsidRDefault="00F62F12" w:rsidP="007C4E25">
      <w:r>
        <w:lastRenderedPageBreak/>
        <w:t>The pattern of metric type impact by harmonization methods was more complicated</w:t>
      </w:r>
      <w:r w:rsidR="001F18F5">
        <w:t xml:space="preserve"> (Extended Figure 9B)</w:t>
      </w:r>
      <w:r>
        <w:t xml:space="preserve">. </w:t>
      </w:r>
      <w:r w:rsidR="00154CA9">
        <w:t xml:space="preserve">The two top methods after the </w:t>
      </w:r>
      <w:proofErr w:type="spellStart"/>
      <w:r w:rsidR="00154CA9">
        <w:t>clustermap</w:t>
      </w:r>
      <w:proofErr w:type="spellEnd"/>
      <w:r w:rsidR="00154CA9">
        <w:t xml:space="preserve"> best group (it was again </w:t>
      </w:r>
      <w:r w:rsidR="005D74E6">
        <w:t>the best by the composite score) were 22_tmm and 23_vst – apparently because they were applied to C strategy only.</w:t>
      </w:r>
      <w:r w:rsidR="00ED1D82">
        <w:t xml:space="preserve"> Methods 33_amdbnorm, </w:t>
      </w:r>
      <w:r w:rsidR="001B26BD">
        <w:t>28_npn and 10_mnn were the 3</w:t>
      </w:r>
      <w:r w:rsidR="001B26BD" w:rsidRPr="001B26BD">
        <w:rPr>
          <w:vertAlign w:val="superscript"/>
        </w:rPr>
        <w:t>rd</w:t>
      </w:r>
      <w:r w:rsidR="001B26BD">
        <w:t xml:space="preserve"> – 5</w:t>
      </w:r>
      <w:r w:rsidR="001B26BD" w:rsidRPr="001B26BD">
        <w:rPr>
          <w:vertAlign w:val="superscript"/>
        </w:rPr>
        <w:t>th</w:t>
      </w:r>
      <w:r w:rsidR="001B26BD">
        <w:t xml:space="preserve">, respectively, with gradual decrease of local composite </w:t>
      </w:r>
      <w:r w:rsidR="00DB0B90">
        <w:t>impact</w:t>
      </w:r>
      <w:r w:rsidR="001B26BD">
        <w:t xml:space="preserve"> from </w:t>
      </w:r>
      <w:r w:rsidR="00DB0B90">
        <w:t xml:space="preserve">0.1 to 0.7 (in 28_npn) and then raising to </w:t>
      </w:r>
      <w:r w:rsidR="00436FD1">
        <w:t xml:space="preserve">0.11 in 10_mnn, accompanied with the decrease of </w:t>
      </w:r>
      <w:r w:rsidR="00BF1426">
        <w:t>global and distributional performance.</w:t>
      </w:r>
      <w:r w:rsidR="001C242E">
        <w:t xml:space="preserve"> </w:t>
      </w:r>
    </w:p>
    <w:p w14:paraId="34372801" w14:textId="77777777" w:rsidR="001C242E" w:rsidRDefault="001C242E" w:rsidP="007C4E25"/>
    <w:p w14:paraId="6BA43012" w14:textId="7715E25E" w:rsidR="001C242E" w:rsidRDefault="001C242E" w:rsidP="007C4E25">
      <w:r>
        <w:t>Comparison of the metrics computational groups revealed</w:t>
      </w:r>
      <w:r w:rsidR="00F33EC0">
        <w:t xml:space="preserve"> that PCA</w:t>
      </w:r>
      <w:r w:rsidR="001F18F5">
        <w:t>-based variance decomposition metrics (</w:t>
      </w:r>
      <w:proofErr w:type="spellStart"/>
      <w:r w:rsidR="002C1993">
        <w:t>PCReg</w:t>
      </w:r>
      <w:proofErr w:type="spellEnd"/>
      <w:r w:rsidR="001F18F5">
        <w:t xml:space="preserve">, DSC </w:t>
      </w:r>
      <w:proofErr w:type="spellStart"/>
      <w:r w:rsidR="001F18F5">
        <w:t>etc</w:t>
      </w:r>
      <w:proofErr w:type="spellEnd"/>
      <w:r w:rsidR="001F18F5">
        <w:t>) did not confer difference by batch removal strategies (Extended Figure 9C</w:t>
      </w:r>
      <w:r w:rsidR="00FA3EF9">
        <w:t>) and</w:t>
      </w:r>
      <w:r w:rsidR="001F18F5">
        <w:t xml:space="preserve"> introduced a minor impact of </w:t>
      </w:r>
      <w:r w:rsidR="003A523D">
        <w:t>0.02 total score between the first 15 and the rest methods (Extended Figure 9D).</w:t>
      </w:r>
      <w:r w:rsidR="00FA3EF9">
        <w:t xml:space="preserve"> Neighbor based integration and </w:t>
      </w:r>
      <w:proofErr w:type="spellStart"/>
      <w:r w:rsidR="00FA3EF9">
        <w:t>tSNE</w:t>
      </w:r>
      <w:proofErr w:type="spellEnd"/>
      <w:r w:rsidR="00FA3EF9">
        <w:t xml:space="preserve">/UMAP embeddings were the two major groups for local </w:t>
      </w:r>
      <w:r w:rsidR="00407C13">
        <w:t>metrics,</w:t>
      </w:r>
      <w:r w:rsidR="00FA3EF9">
        <w:t xml:space="preserve"> and </w:t>
      </w:r>
      <w:r w:rsidR="007229AD">
        <w:t>they differentiated significantly the C strategy against the rest ones</w:t>
      </w:r>
      <w:r w:rsidR="002D38A0">
        <w:t xml:space="preserve"> (by 0.04 total score) and </w:t>
      </w:r>
      <w:r w:rsidR="00B91ED3">
        <w:t>the top 12 methods (except 25_angel) versus the rest ones</w:t>
      </w:r>
      <w:r w:rsidR="00A429A3">
        <w:t xml:space="preserve"> (by 0.03 total score). </w:t>
      </w:r>
      <w:r w:rsidR="00657D11">
        <w:t xml:space="preserve">Watermelon score and samples/genes with NA conferred no differences, and </w:t>
      </w:r>
      <w:r w:rsidR="005B2EF8">
        <w:t xml:space="preserve">the rest three groups (graph connectivity, distributional similarity, </w:t>
      </w:r>
      <w:r w:rsidR="00EE40CD">
        <w:t xml:space="preserve">pairwise Euclidean distance) added </w:t>
      </w:r>
      <w:r w:rsidR="00001A4B">
        <w:t>0.04 of the total score between the top 1/3 and the bottom 1/3 of the harmonization methods and batch removal strategies.</w:t>
      </w:r>
    </w:p>
    <w:p w14:paraId="7A6F41BA" w14:textId="77777777" w:rsidR="00001A4B" w:rsidRDefault="00001A4B" w:rsidP="007C4E25"/>
    <w:p w14:paraId="4EFE57E2" w14:textId="4D11C4B6" w:rsidR="00001A4B" w:rsidRDefault="00407C13" w:rsidP="007C4E25">
      <w:r>
        <w:t>Finally, we investigate</w:t>
      </w:r>
      <w:r w:rsidR="00830539">
        <w:t>d</w:t>
      </w:r>
      <w:r>
        <w:t xml:space="preserve"> the impact of metrics calculated by different </w:t>
      </w:r>
      <w:r w:rsidR="00CA1D9D">
        <w:t>annotation columns, again by batch removal strategies and harmonization methods (Extended Figure 9E, F, respectively).</w:t>
      </w:r>
      <w:r w:rsidR="00FE2ABF">
        <w:t xml:space="preserve"> </w:t>
      </w:r>
      <w:r w:rsidR="00C36E89">
        <w:t>Biology columns (</w:t>
      </w:r>
      <w:proofErr w:type="spellStart"/>
      <w:r w:rsidR="006D6CC4">
        <w:t>Major_group</w:t>
      </w:r>
      <w:proofErr w:type="spellEnd"/>
      <w:r w:rsidR="006D6CC4">
        <w:t xml:space="preserve">, </w:t>
      </w:r>
      <w:proofErr w:type="spellStart"/>
      <w:r w:rsidR="006D6CC4">
        <w:t>Diagnosis_cell_type_unified</w:t>
      </w:r>
      <w:proofErr w:type="spellEnd"/>
      <w:r w:rsidR="006D6CC4">
        <w:t>, TUMOR_NORMAL</w:t>
      </w:r>
      <w:r w:rsidR="00C36E89">
        <w:t>)</w:t>
      </w:r>
      <w:r w:rsidR="006D6CC4">
        <w:t xml:space="preserve"> added no significant difference </w:t>
      </w:r>
      <w:r w:rsidR="00366E38">
        <w:t xml:space="preserve">into the composite score, and in total they comprised a quarter of the metrics equally weighted average. </w:t>
      </w:r>
      <w:r w:rsidR="00205794">
        <w:t xml:space="preserve">Among the batch columns COHORT_LABEL and RNA_BATCH </w:t>
      </w:r>
      <w:r w:rsidR="0096605A">
        <w:t>brought the most variability between the top and the bottom strategies and harmonization methods.</w:t>
      </w:r>
    </w:p>
    <w:p w14:paraId="75632A71" w14:textId="77777777" w:rsidR="00E01E0D" w:rsidRDefault="00E01E0D" w:rsidP="007C4E25"/>
    <w:p w14:paraId="1996E718" w14:textId="6AF94907" w:rsidR="00E01E0D" w:rsidRPr="00122B87" w:rsidRDefault="00AE1D8F" w:rsidP="007C4E25">
      <w:r>
        <w:t>Taken together, the</w:t>
      </w:r>
      <w:r w:rsidR="008B1933">
        <w:t xml:space="preserve"> metrics of local type were the most important in the total composite score despite they </w:t>
      </w:r>
      <w:r w:rsidR="00914842">
        <w:t>comprised only 10-15% of the total score.</w:t>
      </w:r>
      <w:r w:rsidR="004E519C">
        <w:t xml:space="preserve"> Batch related metrics comprised ¾ of it and the biology ones did not differ between the good and the bad harmonization methods or batch removal strategy.</w:t>
      </w:r>
    </w:p>
    <w:p w14:paraId="6E47C3B9" w14:textId="77777777" w:rsidR="00C020DF" w:rsidRDefault="00C020DF" w:rsidP="007C4E25"/>
    <w:p w14:paraId="12877F80" w14:textId="23287252" w:rsidR="00C020DF" w:rsidRDefault="00C020DF" w:rsidP="007C4E25">
      <w:r w:rsidRPr="004B4540">
        <w:rPr>
          <w:b/>
          <w:bCs/>
        </w:rPr>
        <w:t xml:space="preserve">Extended Figure 9. Stacked </w:t>
      </w:r>
      <w:proofErr w:type="spellStart"/>
      <w:r w:rsidRPr="004B4540">
        <w:rPr>
          <w:b/>
          <w:bCs/>
        </w:rPr>
        <w:t>barplots</w:t>
      </w:r>
      <w:proofErr w:type="spellEnd"/>
      <w:r w:rsidRPr="004B4540">
        <w:rPr>
          <w:b/>
          <w:bCs/>
        </w:rPr>
        <w:t xml:space="preserve"> showing impact of metric </w:t>
      </w:r>
      <w:r w:rsidR="004B4540" w:rsidRPr="004B4540">
        <w:rPr>
          <w:b/>
          <w:bCs/>
        </w:rPr>
        <w:t>type, group and column into the equally weighted composite score.</w:t>
      </w:r>
      <w:r w:rsidR="004B4540">
        <w:t xml:space="preserve"> (A) </w:t>
      </w:r>
      <w:r w:rsidR="00AB2E19">
        <w:t>Metric type by batch removal strategy</w:t>
      </w:r>
      <w:r w:rsidR="00C03853">
        <w:t xml:space="preserve">. (B) Metric type by harmonization method. (C) </w:t>
      </w:r>
      <w:r w:rsidR="00220A49">
        <w:t>Metric group by batch removal strategy. (D) Metric group by harmonization method.</w:t>
      </w:r>
      <w:r w:rsidR="00220A49" w:rsidRPr="00220A49">
        <w:t xml:space="preserve"> </w:t>
      </w:r>
      <w:r w:rsidR="00220A49">
        <w:t>(E) Metric column by batch removal strategy. (F) Metric column by harmonization method.</w:t>
      </w:r>
      <w:r w:rsidR="00EB0C78">
        <w:t xml:space="preserve"> In all </w:t>
      </w:r>
      <w:proofErr w:type="spellStart"/>
      <w:r w:rsidR="00EB0C78">
        <w:t>barplots</w:t>
      </w:r>
      <w:proofErr w:type="spellEnd"/>
      <w:r w:rsidR="00EB0C78">
        <w:t xml:space="preserve"> bars are sorted by </w:t>
      </w:r>
      <w:r w:rsidR="00937590">
        <w:t>average value descending.</w:t>
      </w:r>
    </w:p>
    <w:p w14:paraId="400CBA9D" w14:textId="52093B80" w:rsidR="00C020DF" w:rsidRDefault="004D0F17" w:rsidP="007C4E25">
      <w:r w:rsidRPr="004D0F17">
        <w:rPr>
          <w:noProof/>
        </w:rPr>
        <w:lastRenderedPageBreak/>
        <w:drawing>
          <wp:inline distT="0" distB="0" distL="0" distR="0" wp14:anchorId="473C717F" wp14:editId="74DAE05D">
            <wp:extent cx="5415280" cy="8229600"/>
            <wp:effectExtent l="0" t="0" r="0" b="0"/>
            <wp:docPr id="6254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3412" name=""/>
                    <pic:cNvPicPr/>
                  </pic:nvPicPr>
                  <pic:blipFill>
                    <a:blip r:embed="rId17"/>
                    <a:stretch>
                      <a:fillRect/>
                    </a:stretch>
                  </pic:blipFill>
                  <pic:spPr>
                    <a:xfrm>
                      <a:off x="0" y="0"/>
                      <a:ext cx="5415280" cy="8229600"/>
                    </a:xfrm>
                    <a:prstGeom prst="rect">
                      <a:avLst/>
                    </a:prstGeom>
                  </pic:spPr>
                </pic:pic>
              </a:graphicData>
            </a:graphic>
          </wp:inline>
        </w:drawing>
      </w:r>
    </w:p>
    <w:p w14:paraId="6D266682" w14:textId="60517ED0" w:rsidR="00E25917" w:rsidRDefault="008879FF" w:rsidP="007C4E25">
      <w:r>
        <w:lastRenderedPageBreak/>
        <w:t>We sorted and visualized all the approaches by their composite score (Extended Figure 10).</w:t>
      </w:r>
      <w:r w:rsidR="008B147A">
        <w:t xml:space="preserve"> The resulting curve had an upper tail of </w:t>
      </w:r>
      <w:r w:rsidR="005B4850">
        <w:t xml:space="preserve">outliers by high composite score (above 0.6), with 10/15 </w:t>
      </w:r>
      <w:proofErr w:type="spellStart"/>
      <w:r w:rsidR="005B4850">
        <w:t>clustermap</w:t>
      </w:r>
      <w:proofErr w:type="spellEnd"/>
      <w:r w:rsidR="005B4850">
        <w:t xml:space="preserve"> best approaches residing it </w:t>
      </w:r>
      <w:proofErr w:type="spellStart"/>
      <w:r w:rsidR="005B4850">
        <w:t>it</w:t>
      </w:r>
      <w:proofErr w:type="spellEnd"/>
      <w:r w:rsidR="005B4850">
        <w:t>.</w:t>
      </w:r>
      <w:r w:rsidR="00AA6CF7">
        <w:t xml:space="preserve"> Such a pattern confirms the general strategy dataset harmonization with high technical and subtle biological differences: </w:t>
      </w:r>
      <w:r w:rsidR="00E929E5">
        <w:t xml:space="preserve">a tiny minority of harmonization approaches (1-5%) are promising from the </w:t>
      </w:r>
      <w:r w:rsidR="00EA4098">
        <w:t>point of view of the actual PCA/UMAP/</w:t>
      </w:r>
      <w:proofErr w:type="spellStart"/>
      <w:r w:rsidR="00EA4098">
        <w:t>tSNE</w:t>
      </w:r>
      <w:proofErr w:type="spellEnd"/>
      <w:r w:rsidR="00EA4098">
        <w:t xml:space="preserve"> plots and quality metrics. To find these approaches, one should build a </w:t>
      </w:r>
      <w:proofErr w:type="spellStart"/>
      <w:r w:rsidR="00EA4098">
        <w:t>clustermap</w:t>
      </w:r>
      <w:proofErr w:type="spellEnd"/>
      <w:r w:rsidR="00EA4098">
        <w:t xml:space="preserve"> of quality metrics or do another integrative analysis of them, then visually confirming the findings on the dimensional reduction plots. </w:t>
      </w:r>
      <w:r w:rsidR="00570D0D">
        <w:t>There is no royal way in the field of the cross-platform transcriptomic harmonization.</w:t>
      </w:r>
    </w:p>
    <w:p w14:paraId="27248E0D" w14:textId="77777777" w:rsidR="008646CD" w:rsidRDefault="008646CD" w:rsidP="007C4E25"/>
    <w:p w14:paraId="1FC58B41" w14:textId="547D2B22" w:rsidR="00DD6D86" w:rsidRDefault="00DD6D86" w:rsidP="007C4E25">
      <w:r w:rsidRPr="008879FF">
        <w:rPr>
          <w:b/>
          <w:bCs/>
        </w:rPr>
        <w:t>Extended Figure 10</w:t>
      </w:r>
      <w:r>
        <w:t xml:space="preserve">. Individual approaches sorted by the composite score, color annotated </w:t>
      </w:r>
      <w:r w:rsidR="006A5616">
        <w:t>by batch removal strategy, imputation, harmonization method, post-removal and harshness level</w:t>
      </w:r>
      <w:r w:rsidR="00E25917">
        <w:t xml:space="preserve">. The </w:t>
      </w:r>
      <w:proofErr w:type="spellStart"/>
      <w:r w:rsidR="00E25917">
        <w:t>clustermap</w:t>
      </w:r>
      <w:proofErr w:type="spellEnd"/>
      <w:r w:rsidR="00E25917">
        <w:t xml:space="preserve"> best approaches are shown with black stars.</w:t>
      </w:r>
    </w:p>
    <w:p w14:paraId="104F1E78" w14:textId="7ED3AC96" w:rsidR="00B4197A" w:rsidRDefault="006A5616" w:rsidP="007C4E25">
      <w:r w:rsidRPr="006A5616">
        <w:rPr>
          <w:noProof/>
        </w:rPr>
        <w:drawing>
          <wp:inline distT="0" distB="0" distL="0" distR="0" wp14:anchorId="7740FBCD" wp14:editId="32799EF3">
            <wp:extent cx="4187321" cy="2809889"/>
            <wp:effectExtent l="0" t="0" r="3810" b="0"/>
            <wp:docPr id="13898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5260" name=""/>
                    <pic:cNvPicPr/>
                  </pic:nvPicPr>
                  <pic:blipFill>
                    <a:blip r:embed="rId18"/>
                    <a:stretch>
                      <a:fillRect/>
                    </a:stretch>
                  </pic:blipFill>
                  <pic:spPr>
                    <a:xfrm>
                      <a:off x="0" y="0"/>
                      <a:ext cx="4203057" cy="2820449"/>
                    </a:xfrm>
                    <a:prstGeom prst="rect">
                      <a:avLst/>
                    </a:prstGeom>
                  </pic:spPr>
                </pic:pic>
              </a:graphicData>
            </a:graphic>
          </wp:inline>
        </w:drawing>
      </w:r>
      <w:r w:rsidRPr="006A5616">
        <w:t xml:space="preserve"> </w:t>
      </w:r>
    </w:p>
    <w:sectPr w:rsidR="00B41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1E9B68F8"/>
    <w:multiLevelType w:val="hybridMultilevel"/>
    <w:tmpl w:val="4046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D618F"/>
    <w:multiLevelType w:val="hybridMultilevel"/>
    <w:tmpl w:val="40460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1392900">
    <w:abstractNumId w:val="0"/>
  </w:num>
  <w:num w:numId="2" w16cid:durableId="237836526">
    <w:abstractNumId w:val="1"/>
  </w:num>
  <w:num w:numId="3" w16cid:durableId="18738094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0A9A"/>
    <w:rsid w:val="00001A4B"/>
    <w:rsid w:val="00003A85"/>
    <w:rsid w:val="00003D30"/>
    <w:rsid w:val="00004341"/>
    <w:rsid w:val="00004E90"/>
    <w:rsid w:val="00007CA1"/>
    <w:rsid w:val="00010991"/>
    <w:rsid w:val="00011236"/>
    <w:rsid w:val="000117C0"/>
    <w:rsid w:val="00012D62"/>
    <w:rsid w:val="00015233"/>
    <w:rsid w:val="0001732F"/>
    <w:rsid w:val="0002039D"/>
    <w:rsid w:val="00021F2D"/>
    <w:rsid w:val="00022042"/>
    <w:rsid w:val="00022D92"/>
    <w:rsid w:val="00023ACE"/>
    <w:rsid w:val="00026674"/>
    <w:rsid w:val="0002696F"/>
    <w:rsid w:val="00032970"/>
    <w:rsid w:val="00032FE4"/>
    <w:rsid w:val="00034DA5"/>
    <w:rsid w:val="000369BD"/>
    <w:rsid w:val="00037E29"/>
    <w:rsid w:val="000400F5"/>
    <w:rsid w:val="00040668"/>
    <w:rsid w:val="0004085A"/>
    <w:rsid w:val="000412EB"/>
    <w:rsid w:val="000419CC"/>
    <w:rsid w:val="00041CD1"/>
    <w:rsid w:val="000456FC"/>
    <w:rsid w:val="00046D61"/>
    <w:rsid w:val="00047D6B"/>
    <w:rsid w:val="00050507"/>
    <w:rsid w:val="00051A42"/>
    <w:rsid w:val="0005235D"/>
    <w:rsid w:val="0005459C"/>
    <w:rsid w:val="0005635C"/>
    <w:rsid w:val="00056C9D"/>
    <w:rsid w:val="00057E11"/>
    <w:rsid w:val="00060159"/>
    <w:rsid w:val="000611EE"/>
    <w:rsid w:val="0006132D"/>
    <w:rsid w:val="0006277F"/>
    <w:rsid w:val="0006398D"/>
    <w:rsid w:val="0006487A"/>
    <w:rsid w:val="00067605"/>
    <w:rsid w:val="00067628"/>
    <w:rsid w:val="00070C84"/>
    <w:rsid w:val="000713C5"/>
    <w:rsid w:val="0007145B"/>
    <w:rsid w:val="000718BA"/>
    <w:rsid w:val="00071D35"/>
    <w:rsid w:val="0007203D"/>
    <w:rsid w:val="000741C9"/>
    <w:rsid w:val="00076AB7"/>
    <w:rsid w:val="00080388"/>
    <w:rsid w:val="000809B3"/>
    <w:rsid w:val="00082527"/>
    <w:rsid w:val="000851C0"/>
    <w:rsid w:val="000862BD"/>
    <w:rsid w:val="00086787"/>
    <w:rsid w:val="000869DD"/>
    <w:rsid w:val="0009252B"/>
    <w:rsid w:val="00094B5C"/>
    <w:rsid w:val="00094C17"/>
    <w:rsid w:val="000966E9"/>
    <w:rsid w:val="00096705"/>
    <w:rsid w:val="000978FE"/>
    <w:rsid w:val="000A3B48"/>
    <w:rsid w:val="000A703A"/>
    <w:rsid w:val="000A7436"/>
    <w:rsid w:val="000B002D"/>
    <w:rsid w:val="000B1E11"/>
    <w:rsid w:val="000B2071"/>
    <w:rsid w:val="000B2771"/>
    <w:rsid w:val="000B365E"/>
    <w:rsid w:val="000B444F"/>
    <w:rsid w:val="000B59EB"/>
    <w:rsid w:val="000B6066"/>
    <w:rsid w:val="000B6BE3"/>
    <w:rsid w:val="000B7799"/>
    <w:rsid w:val="000C02EB"/>
    <w:rsid w:val="000C3443"/>
    <w:rsid w:val="000C4AD2"/>
    <w:rsid w:val="000C6AE1"/>
    <w:rsid w:val="000C6DA7"/>
    <w:rsid w:val="000C78BC"/>
    <w:rsid w:val="000D2CC5"/>
    <w:rsid w:val="000D3DF0"/>
    <w:rsid w:val="000D4F59"/>
    <w:rsid w:val="000D655A"/>
    <w:rsid w:val="000D695D"/>
    <w:rsid w:val="000D6D4E"/>
    <w:rsid w:val="000D75FB"/>
    <w:rsid w:val="000E0778"/>
    <w:rsid w:val="000E0DA1"/>
    <w:rsid w:val="000E0DD4"/>
    <w:rsid w:val="000E0DE2"/>
    <w:rsid w:val="000E1F99"/>
    <w:rsid w:val="000E21FC"/>
    <w:rsid w:val="000E28B4"/>
    <w:rsid w:val="000E37B9"/>
    <w:rsid w:val="000E4B71"/>
    <w:rsid w:val="000E727C"/>
    <w:rsid w:val="000F50AA"/>
    <w:rsid w:val="000F5F7C"/>
    <w:rsid w:val="001014C0"/>
    <w:rsid w:val="00101FB0"/>
    <w:rsid w:val="00103DF1"/>
    <w:rsid w:val="00104689"/>
    <w:rsid w:val="0010592F"/>
    <w:rsid w:val="00105CA5"/>
    <w:rsid w:val="00106A3F"/>
    <w:rsid w:val="00113E94"/>
    <w:rsid w:val="00114469"/>
    <w:rsid w:val="00116827"/>
    <w:rsid w:val="0011737D"/>
    <w:rsid w:val="00117D09"/>
    <w:rsid w:val="00121A2A"/>
    <w:rsid w:val="00122B87"/>
    <w:rsid w:val="00122BCB"/>
    <w:rsid w:val="0012379F"/>
    <w:rsid w:val="00123D05"/>
    <w:rsid w:val="0012582B"/>
    <w:rsid w:val="00125D68"/>
    <w:rsid w:val="00125F20"/>
    <w:rsid w:val="0012780C"/>
    <w:rsid w:val="00130BA6"/>
    <w:rsid w:val="00132D11"/>
    <w:rsid w:val="00133AF2"/>
    <w:rsid w:val="00133D0C"/>
    <w:rsid w:val="001401E5"/>
    <w:rsid w:val="001411B4"/>
    <w:rsid w:val="00142492"/>
    <w:rsid w:val="001434B5"/>
    <w:rsid w:val="00144058"/>
    <w:rsid w:val="001440CB"/>
    <w:rsid w:val="00144F83"/>
    <w:rsid w:val="00146780"/>
    <w:rsid w:val="00147538"/>
    <w:rsid w:val="00150E2F"/>
    <w:rsid w:val="0015255A"/>
    <w:rsid w:val="00154CA9"/>
    <w:rsid w:val="00154E6E"/>
    <w:rsid w:val="00155897"/>
    <w:rsid w:val="001576F7"/>
    <w:rsid w:val="0015797F"/>
    <w:rsid w:val="00157F03"/>
    <w:rsid w:val="001612EF"/>
    <w:rsid w:val="00162345"/>
    <w:rsid w:val="00162669"/>
    <w:rsid w:val="001639EB"/>
    <w:rsid w:val="00163A35"/>
    <w:rsid w:val="00163EE2"/>
    <w:rsid w:val="00164464"/>
    <w:rsid w:val="001648D8"/>
    <w:rsid w:val="00164A29"/>
    <w:rsid w:val="00164F44"/>
    <w:rsid w:val="00165400"/>
    <w:rsid w:val="00166494"/>
    <w:rsid w:val="00166976"/>
    <w:rsid w:val="0016796C"/>
    <w:rsid w:val="00167FAA"/>
    <w:rsid w:val="00170A82"/>
    <w:rsid w:val="001722F5"/>
    <w:rsid w:val="001730BD"/>
    <w:rsid w:val="00174173"/>
    <w:rsid w:val="00175C82"/>
    <w:rsid w:val="00175F30"/>
    <w:rsid w:val="00176F5D"/>
    <w:rsid w:val="00177880"/>
    <w:rsid w:val="00181C67"/>
    <w:rsid w:val="00181C7D"/>
    <w:rsid w:val="00184D50"/>
    <w:rsid w:val="0018712B"/>
    <w:rsid w:val="00187295"/>
    <w:rsid w:val="00187411"/>
    <w:rsid w:val="001909D1"/>
    <w:rsid w:val="00191FF4"/>
    <w:rsid w:val="001940C9"/>
    <w:rsid w:val="00195C28"/>
    <w:rsid w:val="001A11C3"/>
    <w:rsid w:val="001A254C"/>
    <w:rsid w:val="001A290B"/>
    <w:rsid w:val="001A5A28"/>
    <w:rsid w:val="001A7EA9"/>
    <w:rsid w:val="001B128A"/>
    <w:rsid w:val="001B21C9"/>
    <w:rsid w:val="001B26BD"/>
    <w:rsid w:val="001C1F16"/>
    <w:rsid w:val="001C1F87"/>
    <w:rsid w:val="001C242E"/>
    <w:rsid w:val="001C5BCD"/>
    <w:rsid w:val="001C604F"/>
    <w:rsid w:val="001C6284"/>
    <w:rsid w:val="001D171D"/>
    <w:rsid w:val="001D59CB"/>
    <w:rsid w:val="001D7107"/>
    <w:rsid w:val="001D7559"/>
    <w:rsid w:val="001D762D"/>
    <w:rsid w:val="001E0536"/>
    <w:rsid w:val="001E235A"/>
    <w:rsid w:val="001E42CF"/>
    <w:rsid w:val="001E5682"/>
    <w:rsid w:val="001E592D"/>
    <w:rsid w:val="001E5D05"/>
    <w:rsid w:val="001F18F5"/>
    <w:rsid w:val="001F1BFA"/>
    <w:rsid w:val="001F3B98"/>
    <w:rsid w:val="001F5261"/>
    <w:rsid w:val="001F6467"/>
    <w:rsid w:val="001F6858"/>
    <w:rsid w:val="001F6D02"/>
    <w:rsid w:val="00200506"/>
    <w:rsid w:val="00200CC4"/>
    <w:rsid w:val="00200DEB"/>
    <w:rsid w:val="00200F23"/>
    <w:rsid w:val="0020217B"/>
    <w:rsid w:val="002036C7"/>
    <w:rsid w:val="00203B23"/>
    <w:rsid w:val="00203F21"/>
    <w:rsid w:val="00205794"/>
    <w:rsid w:val="00206057"/>
    <w:rsid w:val="00206112"/>
    <w:rsid w:val="0020675A"/>
    <w:rsid w:val="00207A75"/>
    <w:rsid w:val="0021145E"/>
    <w:rsid w:val="0021231A"/>
    <w:rsid w:val="00216606"/>
    <w:rsid w:val="00216BA1"/>
    <w:rsid w:val="00220A49"/>
    <w:rsid w:val="0022345F"/>
    <w:rsid w:val="00224096"/>
    <w:rsid w:val="00224CE0"/>
    <w:rsid w:val="00225589"/>
    <w:rsid w:val="00225961"/>
    <w:rsid w:val="00226628"/>
    <w:rsid w:val="002268B4"/>
    <w:rsid w:val="00227332"/>
    <w:rsid w:val="00230987"/>
    <w:rsid w:val="0023100D"/>
    <w:rsid w:val="002314E9"/>
    <w:rsid w:val="00231C7E"/>
    <w:rsid w:val="002323C1"/>
    <w:rsid w:val="002325ED"/>
    <w:rsid w:val="00233E8B"/>
    <w:rsid w:val="00236F55"/>
    <w:rsid w:val="00237486"/>
    <w:rsid w:val="00237C02"/>
    <w:rsid w:val="00240C76"/>
    <w:rsid w:val="0024128A"/>
    <w:rsid w:val="00242441"/>
    <w:rsid w:val="00243676"/>
    <w:rsid w:val="00243E50"/>
    <w:rsid w:val="00246F4F"/>
    <w:rsid w:val="002471F2"/>
    <w:rsid w:val="002474D8"/>
    <w:rsid w:val="0025379D"/>
    <w:rsid w:val="0025392E"/>
    <w:rsid w:val="002550F4"/>
    <w:rsid w:val="0025740F"/>
    <w:rsid w:val="002606CE"/>
    <w:rsid w:val="00262644"/>
    <w:rsid w:val="00262958"/>
    <w:rsid w:val="002645F3"/>
    <w:rsid w:val="00264735"/>
    <w:rsid w:val="00271200"/>
    <w:rsid w:val="00271AF5"/>
    <w:rsid w:val="0027237F"/>
    <w:rsid w:val="00273172"/>
    <w:rsid w:val="00273583"/>
    <w:rsid w:val="002741E8"/>
    <w:rsid w:val="002756FD"/>
    <w:rsid w:val="002765FC"/>
    <w:rsid w:val="0027759B"/>
    <w:rsid w:val="002810E4"/>
    <w:rsid w:val="00283F34"/>
    <w:rsid w:val="00284F65"/>
    <w:rsid w:val="0028794F"/>
    <w:rsid w:val="00292762"/>
    <w:rsid w:val="00293D70"/>
    <w:rsid w:val="002940CA"/>
    <w:rsid w:val="0029451A"/>
    <w:rsid w:val="002945CE"/>
    <w:rsid w:val="002946FD"/>
    <w:rsid w:val="00294996"/>
    <w:rsid w:val="002949CA"/>
    <w:rsid w:val="00295F91"/>
    <w:rsid w:val="0029689D"/>
    <w:rsid w:val="00296A59"/>
    <w:rsid w:val="00297820"/>
    <w:rsid w:val="00297AD0"/>
    <w:rsid w:val="002A0583"/>
    <w:rsid w:val="002A0AFD"/>
    <w:rsid w:val="002A195D"/>
    <w:rsid w:val="002A1AE4"/>
    <w:rsid w:val="002A1AF1"/>
    <w:rsid w:val="002A244D"/>
    <w:rsid w:val="002A2FAF"/>
    <w:rsid w:val="002A647B"/>
    <w:rsid w:val="002A72AA"/>
    <w:rsid w:val="002B0903"/>
    <w:rsid w:val="002B2835"/>
    <w:rsid w:val="002B3C69"/>
    <w:rsid w:val="002B3F73"/>
    <w:rsid w:val="002B56CE"/>
    <w:rsid w:val="002B5D79"/>
    <w:rsid w:val="002B69A0"/>
    <w:rsid w:val="002B739F"/>
    <w:rsid w:val="002B7CFC"/>
    <w:rsid w:val="002C00F7"/>
    <w:rsid w:val="002C129B"/>
    <w:rsid w:val="002C1993"/>
    <w:rsid w:val="002C3937"/>
    <w:rsid w:val="002C3A6A"/>
    <w:rsid w:val="002C5194"/>
    <w:rsid w:val="002C5C69"/>
    <w:rsid w:val="002C5DE2"/>
    <w:rsid w:val="002C6844"/>
    <w:rsid w:val="002D15D0"/>
    <w:rsid w:val="002D1D86"/>
    <w:rsid w:val="002D38A0"/>
    <w:rsid w:val="002D3CBE"/>
    <w:rsid w:val="002D42B9"/>
    <w:rsid w:val="002D4B39"/>
    <w:rsid w:val="002D5338"/>
    <w:rsid w:val="002E14C0"/>
    <w:rsid w:val="002E18D3"/>
    <w:rsid w:val="002E1C6E"/>
    <w:rsid w:val="002E1D7B"/>
    <w:rsid w:val="002E21B2"/>
    <w:rsid w:val="002F0776"/>
    <w:rsid w:val="002F095C"/>
    <w:rsid w:val="002F2B4C"/>
    <w:rsid w:val="002F6CA6"/>
    <w:rsid w:val="002F70AF"/>
    <w:rsid w:val="00300063"/>
    <w:rsid w:val="003034D9"/>
    <w:rsid w:val="0030486C"/>
    <w:rsid w:val="00304F06"/>
    <w:rsid w:val="00305EC3"/>
    <w:rsid w:val="003103CD"/>
    <w:rsid w:val="00312238"/>
    <w:rsid w:val="00312A36"/>
    <w:rsid w:val="00314A61"/>
    <w:rsid w:val="00315376"/>
    <w:rsid w:val="00315C7C"/>
    <w:rsid w:val="00316B70"/>
    <w:rsid w:val="00323545"/>
    <w:rsid w:val="003236CF"/>
    <w:rsid w:val="003256BB"/>
    <w:rsid w:val="0032627B"/>
    <w:rsid w:val="00326933"/>
    <w:rsid w:val="00327C72"/>
    <w:rsid w:val="00332124"/>
    <w:rsid w:val="00333A2B"/>
    <w:rsid w:val="0033416A"/>
    <w:rsid w:val="00334CB3"/>
    <w:rsid w:val="003372D4"/>
    <w:rsid w:val="0034023D"/>
    <w:rsid w:val="003414EA"/>
    <w:rsid w:val="00342920"/>
    <w:rsid w:val="0034364B"/>
    <w:rsid w:val="0034487D"/>
    <w:rsid w:val="00345172"/>
    <w:rsid w:val="003455FF"/>
    <w:rsid w:val="00345FED"/>
    <w:rsid w:val="00346DCD"/>
    <w:rsid w:val="003510FC"/>
    <w:rsid w:val="00352627"/>
    <w:rsid w:val="00354844"/>
    <w:rsid w:val="0035510E"/>
    <w:rsid w:val="0035587D"/>
    <w:rsid w:val="00355B97"/>
    <w:rsid w:val="0036079F"/>
    <w:rsid w:val="00361E1E"/>
    <w:rsid w:val="00361F0D"/>
    <w:rsid w:val="0036216B"/>
    <w:rsid w:val="0036272A"/>
    <w:rsid w:val="0036440A"/>
    <w:rsid w:val="00364498"/>
    <w:rsid w:val="003663EB"/>
    <w:rsid w:val="00366E38"/>
    <w:rsid w:val="0037060E"/>
    <w:rsid w:val="00371453"/>
    <w:rsid w:val="00372872"/>
    <w:rsid w:val="00374071"/>
    <w:rsid w:val="00374BF2"/>
    <w:rsid w:val="00374FD1"/>
    <w:rsid w:val="00376AE7"/>
    <w:rsid w:val="003779C5"/>
    <w:rsid w:val="003800E5"/>
    <w:rsid w:val="00381141"/>
    <w:rsid w:val="0038213D"/>
    <w:rsid w:val="0038386C"/>
    <w:rsid w:val="00384163"/>
    <w:rsid w:val="0038486E"/>
    <w:rsid w:val="003863D2"/>
    <w:rsid w:val="00386BAB"/>
    <w:rsid w:val="00387031"/>
    <w:rsid w:val="00387E9C"/>
    <w:rsid w:val="0039175E"/>
    <w:rsid w:val="00392DBD"/>
    <w:rsid w:val="003945B6"/>
    <w:rsid w:val="003A0BBC"/>
    <w:rsid w:val="003A1801"/>
    <w:rsid w:val="003A29BF"/>
    <w:rsid w:val="003A2C44"/>
    <w:rsid w:val="003A308F"/>
    <w:rsid w:val="003A3E5E"/>
    <w:rsid w:val="003A4113"/>
    <w:rsid w:val="003A47DA"/>
    <w:rsid w:val="003A4B7C"/>
    <w:rsid w:val="003A523D"/>
    <w:rsid w:val="003A591B"/>
    <w:rsid w:val="003B2D17"/>
    <w:rsid w:val="003B418E"/>
    <w:rsid w:val="003B47BF"/>
    <w:rsid w:val="003B4BCB"/>
    <w:rsid w:val="003B656C"/>
    <w:rsid w:val="003B7897"/>
    <w:rsid w:val="003C0750"/>
    <w:rsid w:val="003C2F06"/>
    <w:rsid w:val="003C30AD"/>
    <w:rsid w:val="003C6360"/>
    <w:rsid w:val="003C6833"/>
    <w:rsid w:val="003D3956"/>
    <w:rsid w:val="003D3EA6"/>
    <w:rsid w:val="003D5227"/>
    <w:rsid w:val="003D6C1A"/>
    <w:rsid w:val="003D6D71"/>
    <w:rsid w:val="003E0D5C"/>
    <w:rsid w:val="003E1104"/>
    <w:rsid w:val="003E424E"/>
    <w:rsid w:val="003E444D"/>
    <w:rsid w:val="003E5438"/>
    <w:rsid w:val="003E7F88"/>
    <w:rsid w:val="003F2BE4"/>
    <w:rsid w:val="003F2FE6"/>
    <w:rsid w:val="003F33E4"/>
    <w:rsid w:val="003F3695"/>
    <w:rsid w:val="003F3996"/>
    <w:rsid w:val="003F7705"/>
    <w:rsid w:val="00400EF3"/>
    <w:rsid w:val="00401B03"/>
    <w:rsid w:val="00402F4B"/>
    <w:rsid w:val="00403075"/>
    <w:rsid w:val="00403246"/>
    <w:rsid w:val="0040582E"/>
    <w:rsid w:val="004059CD"/>
    <w:rsid w:val="00406D69"/>
    <w:rsid w:val="00407AF0"/>
    <w:rsid w:val="00407C13"/>
    <w:rsid w:val="004146F9"/>
    <w:rsid w:val="00414E7A"/>
    <w:rsid w:val="0041589C"/>
    <w:rsid w:val="00415ED8"/>
    <w:rsid w:val="0041678E"/>
    <w:rsid w:val="00416E62"/>
    <w:rsid w:val="0041754C"/>
    <w:rsid w:val="004176FB"/>
    <w:rsid w:val="00420082"/>
    <w:rsid w:val="00422755"/>
    <w:rsid w:val="00422FB5"/>
    <w:rsid w:val="00424314"/>
    <w:rsid w:val="00427086"/>
    <w:rsid w:val="00427175"/>
    <w:rsid w:val="00427B82"/>
    <w:rsid w:val="00433142"/>
    <w:rsid w:val="004356F3"/>
    <w:rsid w:val="00435A39"/>
    <w:rsid w:val="00436FD1"/>
    <w:rsid w:val="004408AD"/>
    <w:rsid w:val="0044535B"/>
    <w:rsid w:val="00445898"/>
    <w:rsid w:val="00446588"/>
    <w:rsid w:val="004509EF"/>
    <w:rsid w:val="00453D04"/>
    <w:rsid w:val="004549CC"/>
    <w:rsid w:val="00455D1D"/>
    <w:rsid w:val="00456A98"/>
    <w:rsid w:val="0046068F"/>
    <w:rsid w:val="00461E93"/>
    <w:rsid w:val="00462E4C"/>
    <w:rsid w:val="00463A5E"/>
    <w:rsid w:val="00463CFA"/>
    <w:rsid w:val="00464B83"/>
    <w:rsid w:val="00467055"/>
    <w:rsid w:val="00467E82"/>
    <w:rsid w:val="00470342"/>
    <w:rsid w:val="00473150"/>
    <w:rsid w:val="004744F6"/>
    <w:rsid w:val="00476116"/>
    <w:rsid w:val="00476AAD"/>
    <w:rsid w:val="00476E8F"/>
    <w:rsid w:val="004804C6"/>
    <w:rsid w:val="00480DE5"/>
    <w:rsid w:val="00484740"/>
    <w:rsid w:val="00485B61"/>
    <w:rsid w:val="004866C2"/>
    <w:rsid w:val="0048764B"/>
    <w:rsid w:val="00490B2D"/>
    <w:rsid w:val="00490E42"/>
    <w:rsid w:val="0049389A"/>
    <w:rsid w:val="00493E18"/>
    <w:rsid w:val="00495729"/>
    <w:rsid w:val="00495BD6"/>
    <w:rsid w:val="004962F3"/>
    <w:rsid w:val="00496C3F"/>
    <w:rsid w:val="004973A1"/>
    <w:rsid w:val="00497FF7"/>
    <w:rsid w:val="004A2E60"/>
    <w:rsid w:val="004A61A9"/>
    <w:rsid w:val="004A7657"/>
    <w:rsid w:val="004A76AF"/>
    <w:rsid w:val="004A7D0B"/>
    <w:rsid w:val="004B1CC4"/>
    <w:rsid w:val="004B210E"/>
    <w:rsid w:val="004B2FCF"/>
    <w:rsid w:val="004B4540"/>
    <w:rsid w:val="004B470C"/>
    <w:rsid w:val="004B4E82"/>
    <w:rsid w:val="004B4F7B"/>
    <w:rsid w:val="004B507E"/>
    <w:rsid w:val="004B59F5"/>
    <w:rsid w:val="004C353B"/>
    <w:rsid w:val="004C3F23"/>
    <w:rsid w:val="004D0F17"/>
    <w:rsid w:val="004D119E"/>
    <w:rsid w:val="004D2B45"/>
    <w:rsid w:val="004D34D1"/>
    <w:rsid w:val="004D3FBD"/>
    <w:rsid w:val="004D4D25"/>
    <w:rsid w:val="004D57AE"/>
    <w:rsid w:val="004D6693"/>
    <w:rsid w:val="004E1257"/>
    <w:rsid w:val="004E20BF"/>
    <w:rsid w:val="004E2769"/>
    <w:rsid w:val="004E2D36"/>
    <w:rsid w:val="004E3FD3"/>
    <w:rsid w:val="004E4BA4"/>
    <w:rsid w:val="004E4F4F"/>
    <w:rsid w:val="004E519C"/>
    <w:rsid w:val="004E6849"/>
    <w:rsid w:val="004E6B09"/>
    <w:rsid w:val="004E6DBE"/>
    <w:rsid w:val="004E7135"/>
    <w:rsid w:val="004F0653"/>
    <w:rsid w:val="004F0D0B"/>
    <w:rsid w:val="004F11CA"/>
    <w:rsid w:val="004F36DF"/>
    <w:rsid w:val="004F4C05"/>
    <w:rsid w:val="004F4E8B"/>
    <w:rsid w:val="004F5E24"/>
    <w:rsid w:val="004F6985"/>
    <w:rsid w:val="004F7771"/>
    <w:rsid w:val="004F7B2C"/>
    <w:rsid w:val="00504577"/>
    <w:rsid w:val="00506518"/>
    <w:rsid w:val="005073FB"/>
    <w:rsid w:val="00510BE6"/>
    <w:rsid w:val="005114A1"/>
    <w:rsid w:val="00511568"/>
    <w:rsid w:val="00512B3F"/>
    <w:rsid w:val="00513EE7"/>
    <w:rsid w:val="005146F8"/>
    <w:rsid w:val="00515AE9"/>
    <w:rsid w:val="00516A3D"/>
    <w:rsid w:val="00516B5E"/>
    <w:rsid w:val="00520B06"/>
    <w:rsid w:val="00522D9C"/>
    <w:rsid w:val="00526FFA"/>
    <w:rsid w:val="00531ABC"/>
    <w:rsid w:val="00534428"/>
    <w:rsid w:val="00535ECA"/>
    <w:rsid w:val="00536BA6"/>
    <w:rsid w:val="00540A01"/>
    <w:rsid w:val="00540ABD"/>
    <w:rsid w:val="005412AF"/>
    <w:rsid w:val="00544C6A"/>
    <w:rsid w:val="00544F31"/>
    <w:rsid w:val="005502CF"/>
    <w:rsid w:val="00550EF1"/>
    <w:rsid w:val="005516C2"/>
    <w:rsid w:val="00554A2B"/>
    <w:rsid w:val="00554C0D"/>
    <w:rsid w:val="005557AE"/>
    <w:rsid w:val="00555A0C"/>
    <w:rsid w:val="005571C1"/>
    <w:rsid w:val="005573D3"/>
    <w:rsid w:val="00563ADC"/>
    <w:rsid w:val="00564BAD"/>
    <w:rsid w:val="00566E9B"/>
    <w:rsid w:val="00566F78"/>
    <w:rsid w:val="005673C5"/>
    <w:rsid w:val="00570D0D"/>
    <w:rsid w:val="00572030"/>
    <w:rsid w:val="00572099"/>
    <w:rsid w:val="00573DE6"/>
    <w:rsid w:val="0057559E"/>
    <w:rsid w:val="00576F26"/>
    <w:rsid w:val="005807E0"/>
    <w:rsid w:val="005822A4"/>
    <w:rsid w:val="005825EE"/>
    <w:rsid w:val="00583652"/>
    <w:rsid w:val="00584AC2"/>
    <w:rsid w:val="005851F0"/>
    <w:rsid w:val="00587D8F"/>
    <w:rsid w:val="00591180"/>
    <w:rsid w:val="005921CC"/>
    <w:rsid w:val="00592AB4"/>
    <w:rsid w:val="00595184"/>
    <w:rsid w:val="005A0266"/>
    <w:rsid w:val="005A1286"/>
    <w:rsid w:val="005A1CB3"/>
    <w:rsid w:val="005A269B"/>
    <w:rsid w:val="005A2D52"/>
    <w:rsid w:val="005A2F50"/>
    <w:rsid w:val="005A3E64"/>
    <w:rsid w:val="005A74A0"/>
    <w:rsid w:val="005B16A3"/>
    <w:rsid w:val="005B29A6"/>
    <w:rsid w:val="005B2EF8"/>
    <w:rsid w:val="005B3482"/>
    <w:rsid w:val="005B4850"/>
    <w:rsid w:val="005B4EF7"/>
    <w:rsid w:val="005B4F09"/>
    <w:rsid w:val="005B54C9"/>
    <w:rsid w:val="005B5B6B"/>
    <w:rsid w:val="005C0C2C"/>
    <w:rsid w:val="005C22E1"/>
    <w:rsid w:val="005C3738"/>
    <w:rsid w:val="005D14AF"/>
    <w:rsid w:val="005D35B7"/>
    <w:rsid w:val="005D5EA3"/>
    <w:rsid w:val="005D74E6"/>
    <w:rsid w:val="005E0048"/>
    <w:rsid w:val="005E0848"/>
    <w:rsid w:val="005E17A8"/>
    <w:rsid w:val="005E1FB2"/>
    <w:rsid w:val="005E2748"/>
    <w:rsid w:val="005E35E2"/>
    <w:rsid w:val="005E4ADA"/>
    <w:rsid w:val="005E4CE3"/>
    <w:rsid w:val="005E4DC4"/>
    <w:rsid w:val="005E7130"/>
    <w:rsid w:val="005F058A"/>
    <w:rsid w:val="005F1471"/>
    <w:rsid w:val="005F306F"/>
    <w:rsid w:val="005F4103"/>
    <w:rsid w:val="005F424E"/>
    <w:rsid w:val="005F5145"/>
    <w:rsid w:val="005F5213"/>
    <w:rsid w:val="006002D1"/>
    <w:rsid w:val="006023E8"/>
    <w:rsid w:val="0060308C"/>
    <w:rsid w:val="00604A19"/>
    <w:rsid w:val="0060675C"/>
    <w:rsid w:val="00607C82"/>
    <w:rsid w:val="00611A45"/>
    <w:rsid w:val="00611B96"/>
    <w:rsid w:val="00611C41"/>
    <w:rsid w:val="00613563"/>
    <w:rsid w:val="00614DBE"/>
    <w:rsid w:val="00615501"/>
    <w:rsid w:val="006202C2"/>
    <w:rsid w:val="00620319"/>
    <w:rsid w:val="006203BB"/>
    <w:rsid w:val="00621A8C"/>
    <w:rsid w:val="00623503"/>
    <w:rsid w:val="006236D7"/>
    <w:rsid w:val="00626C3E"/>
    <w:rsid w:val="00632AF7"/>
    <w:rsid w:val="00633721"/>
    <w:rsid w:val="00633E10"/>
    <w:rsid w:val="00634CB2"/>
    <w:rsid w:val="00634EE6"/>
    <w:rsid w:val="006359F5"/>
    <w:rsid w:val="00640252"/>
    <w:rsid w:val="006405D5"/>
    <w:rsid w:val="00641B00"/>
    <w:rsid w:val="00642A17"/>
    <w:rsid w:val="0064423A"/>
    <w:rsid w:val="006445E9"/>
    <w:rsid w:val="00646A40"/>
    <w:rsid w:val="00647F24"/>
    <w:rsid w:val="006510A4"/>
    <w:rsid w:val="00651DD7"/>
    <w:rsid w:val="00653E0E"/>
    <w:rsid w:val="0065526F"/>
    <w:rsid w:val="0065597A"/>
    <w:rsid w:val="0065658E"/>
    <w:rsid w:val="00657171"/>
    <w:rsid w:val="00657230"/>
    <w:rsid w:val="00657799"/>
    <w:rsid w:val="00657926"/>
    <w:rsid w:val="00657D11"/>
    <w:rsid w:val="00660076"/>
    <w:rsid w:val="00661D62"/>
    <w:rsid w:val="0066548A"/>
    <w:rsid w:val="0066650E"/>
    <w:rsid w:val="00666C92"/>
    <w:rsid w:val="00667497"/>
    <w:rsid w:val="00673004"/>
    <w:rsid w:val="00680EFF"/>
    <w:rsid w:val="0068215B"/>
    <w:rsid w:val="006826C4"/>
    <w:rsid w:val="00682863"/>
    <w:rsid w:val="00683D96"/>
    <w:rsid w:val="00691AE1"/>
    <w:rsid w:val="00692FEB"/>
    <w:rsid w:val="0069344F"/>
    <w:rsid w:val="00693D55"/>
    <w:rsid w:val="00693F71"/>
    <w:rsid w:val="0069454B"/>
    <w:rsid w:val="00694D7E"/>
    <w:rsid w:val="00695579"/>
    <w:rsid w:val="00696644"/>
    <w:rsid w:val="00697711"/>
    <w:rsid w:val="00697C56"/>
    <w:rsid w:val="00697DC5"/>
    <w:rsid w:val="00697E00"/>
    <w:rsid w:val="006A1CB6"/>
    <w:rsid w:val="006A1CB9"/>
    <w:rsid w:val="006A4784"/>
    <w:rsid w:val="006A5616"/>
    <w:rsid w:val="006A6247"/>
    <w:rsid w:val="006A6CC3"/>
    <w:rsid w:val="006A776D"/>
    <w:rsid w:val="006B214B"/>
    <w:rsid w:val="006B25A0"/>
    <w:rsid w:val="006B2A89"/>
    <w:rsid w:val="006B32E1"/>
    <w:rsid w:val="006B4CDA"/>
    <w:rsid w:val="006C020A"/>
    <w:rsid w:val="006C02C7"/>
    <w:rsid w:val="006C09C6"/>
    <w:rsid w:val="006C2AB0"/>
    <w:rsid w:val="006C4472"/>
    <w:rsid w:val="006C4785"/>
    <w:rsid w:val="006C61D6"/>
    <w:rsid w:val="006C62D0"/>
    <w:rsid w:val="006C7304"/>
    <w:rsid w:val="006C7803"/>
    <w:rsid w:val="006D1E84"/>
    <w:rsid w:val="006D2609"/>
    <w:rsid w:val="006D473E"/>
    <w:rsid w:val="006D49F9"/>
    <w:rsid w:val="006D5EA5"/>
    <w:rsid w:val="006D6CC4"/>
    <w:rsid w:val="006D7070"/>
    <w:rsid w:val="006D7947"/>
    <w:rsid w:val="006E0E88"/>
    <w:rsid w:val="006E1621"/>
    <w:rsid w:val="006E2F31"/>
    <w:rsid w:val="006E363B"/>
    <w:rsid w:val="006E3BAD"/>
    <w:rsid w:val="006E4384"/>
    <w:rsid w:val="006E5FB4"/>
    <w:rsid w:val="006E733E"/>
    <w:rsid w:val="006E7354"/>
    <w:rsid w:val="006F0535"/>
    <w:rsid w:val="006F257A"/>
    <w:rsid w:val="006F427E"/>
    <w:rsid w:val="006F4B5E"/>
    <w:rsid w:val="006F4E99"/>
    <w:rsid w:val="006F5639"/>
    <w:rsid w:val="006F584D"/>
    <w:rsid w:val="006F6D36"/>
    <w:rsid w:val="00700D91"/>
    <w:rsid w:val="00701082"/>
    <w:rsid w:val="007020F8"/>
    <w:rsid w:val="007027C0"/>
    <w:rsid w:val="00703DA6"/>
    <w:rsid w:val="007045F1"/>
    <w:rsid w:val="0070509A"/>
    <w:rsid w:val="00705256"/>
    <w:rsid w:val="00705259"/>
    <w:rsid w:val="00706AB0"/>
    <w:rsid w:val="007110F5"/>
    <w:rsid w:val="00711B5E"/>
    <w:rsid w:val="00712DCD"/>
    <w:rsid w:val="00714058"/>
    <w:rsid w:val="00714ADD"/>
    <w:rsid w:val="007160B5"/>
    <w:rsid w:val="007176C2"/>
    <w:rsid w:val="007217D1"/>
    <w:rsid w:val="007229AD"/>
    <w:rsid w:val="00723A2E"/>
    <w:rsid w:val="00725B16"/>
    <w:rsid w:val="0072603A"/>
    <w:rsid w:val="00726871"/>
    <w:rsid w:val="00727475"/>
    <w:rsid w:val="007276E7"/>
    <w:rsid w:val="00731D23"/>
    <w:rsid w:val="00732257"/>
    <w:rsid w:val="00734486"/>
    <w:rsid w:val="0073522A"/>
    <w:rsid w:val="007360C7"/>
    <w:rsid w:val="00744732"/>
    <w:rsid w:val="00747356"/>
    <w:rsid w:val="007511BE"/>
    <w:rsid w:val="00751363"/>
    <w:rsid w:val="007525CC"/>
    <w:rsid w:val="00754851"/>
    <w:rsid w:val="007566D6"/>
    <w:rsid w:val="00757A8A"/>
    <w:rsid w:val="00761897"/>
    <w:rsid w:val="00761B2D"/>
    <w:rsid w:val="00763108"/>
    <w:rsid w:val="007640BB"/>
    <w:rsid w:val="00767718"/>
    <w:rsid w:val="00767D80"/>
    <w:rsid w:val="0077062F"/>
    <w:rsid w:val="0077111D"/>
    <w:rsid w:val="00773B6B"/>
    <w:rsid w:val="00775806"/>
    <w:rsid w:val="00776BB3"/>
    <w:rsid w:val="00777BBA"/>
    <w:rsid w:val="007803EA"/>
    <w:rsid w:val="00785C74"/>
    <w:rsid w:val="00786F06"/>
    <w:rsid w:val="00787075"/>
    <w:rsid w:val="0079197D"/>
    <w:rsid w:val="00791A1D"/>
    <w:rsid w:val="00794434"/>
    <w:rsid w:val="00795A88"/>
    <w:rsid w:val="0079687B"/>
    <w:rsid w:val="007976B7"/>
    <w:rsid w:val="007A0983"/>
    <w:rsid w:val="007A0BEB"/>
    <w:rsid w:val="007A1100"/>
    <w:rsid w:val="007A13EE"/>
    <w:rsid w:val="007A1B31"/>
    <w:rsid w:val="007A2D7C"/>
    <w:rsid w:val="007A4DB6"/>
    <w:rsid w:val="007A5672"/>
    <w:rsid w:val="007A7C64"/>
    <w:rsid w:val="007B1122"/>
    <w:rsid w:val="007B11E1"/>
    <w:rsid w:val="007B1376"/>
    <w:rsid w:val="007B2585"/>
    <w:rsid w:val="007B322C"/>
    <w:rsid w:val="007B3FA0"/>
    <w:rsid w:val="007B460A"/>
    <w:rsid w:val="007B5FD8"/>
    <w:rsid w:val="007B72B2"/>
    <w:rsid w:val="007B76F1"/>
    <w:rsid w:val="007B7E52"/>
    <w:rsid w:val="007C0719"/>
    <w:rsid w:val="007C0924"/>
    <w:rsid w:val="007C1864"/>
    <w:rsid w:val="007C186C"/>
    <w:rsid w:val="007C3595"/>
    <w:rsid w:val="007C4165"/>
    <w:rsid w:val="007C4E25"/>
    <w:rsid w:val="007C5133"/>
    <w:rsid w:val="007C784A"/>
    <w:rsid w:val="007D0C1E"/>
    <w:rsid w:val="007D4119"/>
    <w:rsid w:val="007D48DE"/>
    <w:rsid w:val="007D52CF"/>
    <w:rsid w:val="007D7AA9"/>
    <w:rsid w:val="007E07E3"/>
    <w:rsid w:val="007E094D"/>
    <w:rsid w:val="007E0A02"/>
    <w:rsid w:val="007E2394"/>
    <w:rsid w:val="007E3966"/>
    <w:rsid w:val="007E6693"/>
    <w:rsid w:val="007E70DC"/>
    <w:rsid w:val="007E7689"/>
    <w:rsid w:val="007E7C88"/>
    <w:rsid w:val="007F4859"/>
    <w:rsid w:val="007F4E44"/>
    <w:rsid w:val="007F5482"/>
    <w:rsid w:val="007F60D8"/>
    <w:rsid w:val="007F6A5B"/>
    <w:rsid w:val="007F769E"/>
    <w:rsid w:val="00800175"/>
    <w:rsid w:val="00800B3C"/>
    <w:rsid w:val="00801170"/>
    <w:rsid w:val="00803DB2"/>
    <w:rsid w:val="008048C8"/>
    <w:rsid w:val="00804C0C"/>
    <w:rsid w:val="00806818"/>
    <w:rsid w:val="008100F6"/>
    <w:rsid w:val="00812334"/>
    <w:rsid w:val="00812D5B"/>
    <w:rsid w:val="00812F9C"/>
    <w:rsid w:val="00812FB7"/>
    <w:rsid w:val="00813FF8"/>
    <w:rsid w:val="00820ECB"/>
    <w:rsid w:val="00825205"/>
    <w:rsid w:val="008252D8"/>
    <w:rsid w:val="0082567C"/>
    <w:rsid w:val="00825D44"/>
    <w:rsid w:val="008271CC"/>
    <w:rsid w:val="00830539"/>
    <w:rsid w:val="008343BB"/>
    <w:rsid w:val="008343C2"/>
    <w:rsid w:val="00836E48"/>
    <w:rsid w:val="00837DDB"/>
    <w:rsid w:val="008401F8"/>
    <w:rsid w:val="008402FD"/>
    <w:rsid w:val="0084171D"/>
    <w:rsid w:val="00843113"/>
    <w:rsid w:val="00850B0F"/>
    <w:rsid w:val="008535CC"/>
    <w:rsid w:val="008563ED"/>
    <w:rsid w:val="00856F42"/>
    <w:rsid w:val="008574DA"/>
    <w:rsid w:val="008602DA"/>
    <w:rsid w:val="00861E83"/>
    <w:rsid w:val="00863450"/>
    <w:rsid w:val="00863CBB"/>
    <w:rsid w:val="00863EE3"/>
    <w:rsid w:val="008641BB"/>
    <w:rsid w:val="008646CD"/>
    <w:rsid w:val="00864727"/>
    <w:rsid w:val="008650BD"/>
    <w:rsid w:val="008672E1"/>
    <w:rsid w:val="00867789"/>
    <w:rsid w:val="00870CE8"/>
    <w:rsid w:val="0087720F"/>
    <w:rsid w:val="00877262"/>
    <w:rsid w:val="00880F67"/>
    <w:rsid w:val="0088147E"/>
    <w:rsid w:val="00882769"/>
    <w:rsid w:val="008829D8"/>
    <w:rsid w:val="00882C39"/>
    <w:rsid w:val="00883445"/>
    <w:rsid w:val="008840E4"/>
    <w:rsid w:val="00885C21"/>
    <w:rsid w:val="008864C1"/>
    <w:rsid w:val="008879FF"/>
    <w:rsid w:val="008934F5"/>
    <w:rsid w:val="0089455C"/>
    <w:rsid w:val="00895CBB"/>
    <w:rsid w:val="008A1124"/>
    <w:rsid w:val="008A1509"/>
    <w:rsid w:val="008A18F0"/>
    <w:rsid w:val="008A2BC7"/>
    <w:rsid w:val="008A2EC5"/>
    <w:rsid w:val="008A37E1"/>
    <w:rsid w:val="008A63AD"/>
    <w:rsid w:val="008A6736"/>
    <w:rsid w:val="008A7E07"/>
    <w:rsid w:val="008B056F"/>
    <w:rsid w:val="008B10C3"/>
    <w:rsid w:val="008B111C"/>
    <w:rsid w:val="008B1297"/>
    <w:rsid w:val="008B147A"/>
    <w:rsid w:val="008B1933"/>
    <w:rsid w:val="008B22E8"/>
    <w:rsid w:val="008B27DF"/>
    <w:rsid w:val="008B3B9F"/>
    <w:rsid w:val="008B605A"/>
    <w:rsid w:val="008B6CCF"/>
    <w:rsid w:val="008C0393"/>
    <w:rsid w:val="008C0BA7"/>
    <w:rsid w:val="008C2002"/>
    <w:rsid w:val="008C20FC"/>
    <w:rsid w:val="008C263A"/>
    <w:rsid w:val="008C2908"/>
    <w:rsid w:val="008C387C"/>
    <w:rsid w:val="008C546B"/>
    <w:rsid w:val="008C6939"/>
    <w:rsid w:val="008D03CC"/>
    <w:rsid w:val="008D0770"/>
    <w:rsid w:val="008D117D"/>
    <w:rsid w:val="008D20E0"/>
    <w:rsid w:val="008D3E5A"/>
    <w:rsid w:val="008D5EB3"/>
    <w:rsid w:val="008D5F54"/>
    <w:rsid w:val="008D6250"/>
    <w:rsid w:val="008D783C"/>
    <w:rsid w:val="008D7B84"/>
    <w:rsid w:val="008E262D"/>
    <w:rsid w:val="008E4434"/>
    <w:rsid w:val="008E4890"/>
    <w:rsid w:val="008E582E"/>
    <w:rsid w:val="008E5FA6"/>
    <w:rsid w:val="008E6556"/>
    <w:rsid w:val="008F0782"/>
    <w:rsid w:val="008F1DA9"/>
    <w:rsid w:val="008F247C"/>
    <w:rsid w:val="008F2A46"/>
    <w:rsid w:val="008F32DB"/>
    <w:rsid w:val="008F4401"/>
    <w:rsid w:val="008F5605"/>
    <w:rsid w:val="008F70C3"/>
    <w:rsid w:val="008F7D1F"/>
    <w:rsid w:val="00900F43"/>
    <w:rsid w:val="00902D2C"/>
    <w:rsid w:val="009030AE"/>
    <w:rsid w:val="00903176"/>
    <w:rsid w:val="00904FA7"/>
    <w:rsid w:val="00905DE8"/>
    <w:rsid w:val="00906639"/>
    <w:rsid w:val="00906914"/>
    <w:rsid w:val="00910217"/>
    <w:rsid w:val="00911C19"/>
    <w:rsid w:val="00911DF4"/>
    <w:rsid w:val="009128D0"/>
    <w:rsid w:val="0091411D"/>
    <w:rsid w:val="00914442"/>
    <w:rsid w:val="00914842"/>
    <w:rsid w:val="0091484B"/>
    <w:rsid w:val="00916003"/>
    <w:rsid w:val="00917BC7"/>
    <w:rsid w:val="009209DB"/>
    <w:rsid w:val="00920A85"/>
    <w:rsid w:val="009214C5"/>
    <w:rsid w:val="00924788"/>
    <w:rsid w:val="00926C5C"/>
    <w:rsid w:val="009304A7"/>
    <w:rsid w:val="00930D24"/>
    <w:rsid w:val="009315F8"/>
    <w:rsid w:val="00933482"/>
    <w:rsid w:val="00935AC9"/>
    <w:rsid w:val="00936D4E"/>
    <w:rsid w:val="00937590"/>
    <w:rsid w:val="009400D1"/>
    <w:rsid w:val="009408E4"/>
    <w:rsid w:val="009425EE"/>
    <w:rsid w:val="00942BED"/>
    <w:rsid w:val="00943AE7"/>
    <w:rsid w:val="00944A59"/>
    <w:rsid w:val="00944DB1"/>
    <w:rsid w:val="0094700C"/>
    <w:rsid w:val="00947092"/>
    <w:rsid w:val="00950936"/>
    <w:rsid w:val="0095131B"/>
    <w:rsid w:val="009513B1"/>
    <w:rsid w:val="00952ED9"/>
    <w:rsid w:val="009535B1"/>
    <w:rsid w:val="00953A44"/>
    <w:rsid w:val="00954529"/>
    <w:rsid w:val="00955E48"/>
    <w:rsid w:val="009567E1"/>
    <w:rsid w:val="009573A0"/>
    <w:rsid w:val="00957CB9"/>
    <w:rsid w:val="00957E6A"/>
    <w:rsid w:val="00960202"/>
    <w:rsid w:val="00960FDB"/>
    <w:rsid w:val="009621F3"/>
    <w:rsid w:val="00962FE9"/>
    <w:rsid w:val="009640BB"/>
    <w:rsid w:val="00964C84"/>
    <w:rsid w:val="00965463"/>
    <w:rsid w:val="00965498"/>
    <w:rsid w:val="00965A95"/>
    <w:rsid w:val="0096605A"/>
    <w:rsid w:val="0096685D"/>
    <w:rsid w:val="0097152F"/>
    <w:rsid w:val="009716AC"/>
    <w:rsid w:val="00971DFA"/>
    <w:rsid w:val="00974954"/>
    <w:rsid w:val="00975425"/>
    <w:rsid w:val="0098037E"/>
    <w:rsid w:val="009831E5"/>
    <w:rsid w:val="00984CA4"/>
    <w:rsid w:val="00987D5F"/>
    <w:rsid w:val="00991594"/>
    <w:rsid w:val="00992428"/>
    <w:rsid w:val="00995DB8"/>
    <w:rsid w:val="00996624"/>
    <w:rsid w:val="009969CF"/>
    <w:rsid w:val="00997A13"/>
    <w:rsid w:val="009A008A"/>
    <w:rsid w:val="009A1B48"/>
    <w:rsid w:val="009A1F94"/>
    <w:rsid w:val="009A42A3"/>
    <w:rsid w:val="009A54B7"/>
    <w:rsid w:val="009A557A"/>
    <w:rsid w:val="009A69AE"/>
    <w:rsid w:val="009B0174"/>
    <w:rsid w:val="009B2DB9"/>
    <w:rsid w:val="009B3A99"/>
    <w:rsid w:val="009B5B93"/>
    <w:rsid w:val="009B6807"/>
    <w:rsid w:val="009B7070"/>
    <w:rsid w:val="009B7397"/>
    <w:rsid w:val="009C20E3"/>
    <w:rsid w:val="009C3A7B"/>
    <w:rsid w:val="009C4FFB"/>
    <w:rsid w:val="009C6350"/>
    <w:rsid w:val="009C6701"/>
    <w:rsid w:val="009C731D"/>
    <w:rsid w:val="009C7B51"/>
    <w:rsid w:val="009D0337"/>
    <w:rsid w:val="009D0695"/>
    <w:rsid w:val="009D0914"/>
    <w:rsid w:val="009D1816"/>
    <w:rsid w:val="009D30DA"/>
    <w:rsid w:val="009D3A15"/>
    <w:rsid w:val="009D3E4C"/>
    <w:rsid w:val="009D45C6"/>
    <w:rsid w:val="009D4BF3"/>
    <w:rsid w:val="009D7F65"/>
    <w:rsid w:val="009D7F79"/>
    <w:rsid w:val="009E0A42"/>
    <w:rsid w:val="009E113C"/>
    <w:rsid w:val="009E1A3C"/>
    <w:rsid w:val="009E34A3"/>
    <w:rsid w:val="009E7EB2"/>
    <w:rsid w:val="009F2ADE"/>
    <w:rsid w:val="009F328A"/>
    <w:rsid w:val="009F4912"/>
    <w:rsid w:val="009F7D13"/>
    <w:rsid w:val="00A00E56"/>
    <w:rsid w:val="00A01BFF"/>
    <w:rsid w:val="00A0381A"/>
    <w:rsid w:val="00A03D58"/>
    <w:rsid w:val="00A069E9"/>
    <w:rsid w:val="00A07328"/>
    <w:rsid w:val="00A125A2"/>
    <w:rsid w:val="00A130B3"/>
    <w:rsid w:val="00A1549C"/>
    <w:rsid w:val="00A156F4"/>
    <w:rsid w:val="00A15E8D"/>
    <w:rsid w:val="00A16A1A"/>
    <w:rsid w:val="00A16ACF"/>
    <w:rsid w:val="00A20654"/>
    <w:rsid w:val="00A2152C"/>
    <w:rsid w:val="00A267FD"/>
    <w:rsid w:val="00A300A6"/>
    <w:rsid w:val="00A3037F"/>
    <w:rsid w:val="00A30E93"/>
    <w:rsid w:val="00A33241"/>
    <w:rsid w:val="00A33A85"/>
    <w:rsid w:val="00A33E8F"/>
    <w:rsid w:val="00A3630F"/>
    <w:rsid w:val="00A36E38"/>
    <w:rsid w:val="00A3728B"/>
    <w:rsid w:val="00A40B63"/>
    <w:rsid w:val="00A41CBE"/>
    <w:rsid w:val="00A41E75"/>
    <w:rsid w:val="00A429A3"/>
    <w:rsid w:val="00A42C2C"/>
    <w:rsid w:val="00A43477"/>
    <w:rsid w:val="00A4348A"/>
    <w:rsid w:val="00A4357A"/>
    <w:rsid w:val="00A43D94"/>
    <w:rsid w:val="00A44134"/>
    <w:rsid w:val="00A44B06"/>
    <w:rsid w:val="00A45E32"/>
    <w:rsid w:val="00A46259"/>
    <w:rsid w:val="00A51BBD"/>
    <w:rsid w:val="00A51BCF"/>
    <w:rsid w:val="00A51E31"/>
    <w:rsid w:val="00A52684"/>
    <w:rsid w:val="00A534D8"/>
    <w:rsid w:val="00A53866"/>
    <w:rsid w:val="00A53C94"/>
    <w:rsid w:val="00A53CEC"/>
    <w:rsid w:val="00A567CA"/>
    <w:rsid w:val="00A57A1A"/>
    <w:rsid w:val="00A610CB"/>
    <w:rsid w:val="00A6126B"/>
    <w:rsid w:val="00A61B2F"/>
    <w:rsid w:val="00A63514"/>
    <w:rsid w:val="00A653C5"/>
    <w:rsid w:val="00A65D26"/>
    <w:rsid w:val="00A66958"/>
    <w:rsid w:val="00A714FD"/>
    <w:rsid w:val="00A71617"/>
    <w:rsid w:val="00A718EC"/>
    <w:rsid w:val="00A72DD1"/>
    <w:rsid w:val="00A758B1"/>
    <w:rsid w:val="00A768A6"/>
    <w:rsid w:val="00A8270A"/>
    <w:rsid w:val="00A854CB"/>
    <w:rsid w:val="00A8550F"/>
    <w:rsid w:val="00A86951"/>
    <w:rsid w:val="00A9037F"/>
    <w:rsid w:val="00A9466D"/>
    <w:rsid w:val="00A94F8B"/>
    <w:rsid w:val="00A955F5"/>
    <w:rsid w:val="00A95A8C"/>
    <w:rsid w:val="00A971C5"/>
    <w:rsid w:val="00AA0094"/>
    <w:rsid w:val="00AA1273"/>
    <w:rsid w:val="00AA253A"/>
    <w:rsid w:val="00AA49C7"/>
    <w:rsid w:val="00AA583F"/>
    <w:rsid w:val="00AA687E"/>
    <w:rsid w:val="00AA6CF7"/>
    <w:rsid w:val="00AA6E73"/>
    <w:rsid w:val="00AA7148"/>
    <w:rsid w:val="00AB1C10"/>
    <w:rsid w:val="00AB235E"/>
    <w:rsid w:val="00AB2E19"/>
    <w:rsid w:val="00AB2F2F"/>
    <w:rsid w:val="00AB3B33"/>
    <w:rsid w:val="00AB6820"/>
    <w:rsid w:val="00AB70AB"/>
    <w:rsid w:val="00AC0ECF"/>
    <w:rsid w:val="00AC1209"/>
    <w:rsid w:val="00AC24DB"/>
    <w:rsid w:val="00AC651D"/>
    <w:rsid w:val="00AD1DF5"/>
    <w:rsid w:val="00AD23DA"/>
    <w:rsid w:val="00AD4120"/>
    <w:rsid w:val="00AD5E67"/>
    <w:rsid w:val="00AD605D"/>
    <w:rsid w:val="00AE1B7A"/>
    <w:rsid w:val="00AE1D8F"/>
    <w:rsid w:val="00AE2342"/>
    <w:rsid w:val="00AE278C"/>
    <w:rsid w:val="00AE4070"/>
    <w:rsid w:val="00AE44B6"/>
    <w:rsid w:val="00AE6A98"/>
    <w:rsid w:val="00AE7CAD"/>
    <w:rsid w:val="00AF1186"/>
    <w:rsid w:val="00AF1559"/>
    <w:rsid w:val="00AF3F82"/>
    <w:rsid w:val="00AF649A"/>
    <w:rsid w:val="00AF674E"/>
    <w:rsid w:val="00B00E10"/>
    <w:rsid w:val="00B00F42"/>
    <w:rsid w:val="00B02398"/>
    <w:rsid w:val="00B02F6B"/>
    <w:rsid w:val="00B03CB5"/>
    <w:rsid w:val="00B0720F"/>
    <w:rsid w:val="00B07447"/>
    <w:rsid w:val="00B10D00"/>
    <w:rsid w:val="00B1118D"/>
    <w:rsid w:val="00B111E5"/>
    <w:rsid w:val="00B12620"/>
    <w:rsid w:val="00B15312"/>
    <w:rsid w:val="00B155CB"/>
    <w:rsid w:val="00B15E0A"/>
    <w:rsid w:val="00B16063"/>
    <w:rsid w:val="00B172B1"/>
    <w:rsid w:val="00B2008A"/>
    <w:rsid w:val="00B2119D"/>
    <w:rsid w:val="00B22D67"/>
    <w:rsid w:val="00B22E7D"/>
    <w:rsid w:val="00B24752"/>
    <w:rsid w:val="00B25541"/>
    <w:rsid w:val="00B25885"/>
    <w:rsid w:val="00B25C7D"/>
    <w:rsid w:val="00B25E51"/>
    <w:rsid w:val="00B273A5"/>
    <w:rsid w:val="00B273E6"/>
    <w:rsid w:val="00B30669"/>
    <w:rsid w:val="00B340B8"/>
    <w:rsid w:val="00B340EC"/>
    <w:rsid w:val="00B34D5F"/>
    <w:rsid w:val="00B373ED"/>
    <w:rsid w:val="00B402BF"/>
    <w:rsid w:val="00B40908"/>
    <w:rsid w:val="00B40E7E"/>
    <w:rsid w:val="00B41663"/>
    <w:rsid w:val="00B4197A"/>
    <w:rsid w:val="00B4396E"/>
    <w:rsid w:val="00B43C52"/>
    <w:rsid w:val="00B44FC5"/>
    <w:rsid w:val="00B46C12"/>
    <w:rsid w:val="00B47039"/>
    <w:rsid w:val="00B479C1"/>
    <w:rsid w:val="00B47C3D"/>
    <w:rsid w:val="00B51247"/>
    <w:rsid w:val="00B518B3"/>
    <w:rsid w:val="00B5221B"/>
    <w:rsid w:val="00B535C3"/>
    <w:rsid w:val="00B54379"/>
    <w:rsid w:val="00B5501D"/>
    <w:rsid w:val="00B5532B"/>
    <w:rsid w:val="00B5596F"/>
    <w:rsid w:val="00B55FC7"/>
    <w:rsid w:val="00B5729B"/>
    <w:rsid w:val="00B60F07"/>
    <w:rsid w:val="00B64A04"/>
    <w:rsid w:val="00B65803"/>
    <w:rsid w:val="00B65B5C"/>
    <w:rsid w:val="00B67E5C"/>
    <w:rsid w:val="00B703D8"/>
    <w:rsid w:val="00B715DF"/>
    <w:rsid w:val="00B7341D"/>
    <w:rsid w:val="00B7381F"/>
    <w:rsid w:val="00B74B79"/>
    <w:rsid w:val="00B76D6E"/>
    <w:rsid w:val="00B77231"/>
    <w:rsid w:val="00B80107"/>
    <w:rsid w:val="00B81558"/>
    <w:rsid w:val="00B822CE"/>
    <w:rsid w:val="00B824A5"/>
    <w:rsid w:val="00B82F45"/>
    <w:rsid w:val="00B82FF8"/>
    <w:rsid w:val="00B83C7F"/>
    <w:rsid w:val="00B83E5A"/>
    <w:rsid w:val="00B83E97"/>
    <w:rsid w:val="00B850F4"/>
    <w:rsid w:val="00B870BC"/>
    <w:rsid w:val="00B904D2"/>
    <w:rsid w:val="00B909B8"/>
    <w:rsid w:val="00B91ED3"/>
    <w:rsid w:val="00B9242A"/>
    <w:rsid w:val="00B93125"/>
    <w:rsid w:val="00B94D41"/>
    <w:rsid w:val="00B96A38"/>
    <w:rsid w:val="00B96B74"/>
    <w:rsid w:val="00B96DFB"/>
    <w:rsid w:val="00B9796D"/>
    <w:rsid w:val="00BA1180"/>
    <w:rsid w:val="00BA1C3D"/>
    <w:rsid w:val="00BA402C"/>
    <w:rsid w:val="00BA5839"/>
    <w:rsid w:val="00BA5F05"/>
    <w:rsid w:val="00BA620A"/>
    <w:rsid w:val="00BA6CE0"/>
    <w:rsid w:val="00BA7F3F"/>
    <w:rsid w:val="00BA7F58"/>
    <w:rsid w:val="00BB4A8D"/>
    <w:rsid w:val="00BB4D99"/>
    <w:rsid w:val="00BB5653"/>
    <w:rsid w:val="00BB5912"/>
    <w:rsid w:val="00BB5BB2"/>
    <w:rsid w:val="00BB5C59"/>
    <w:rsid w:val="00BC15C8"/>
    <w:rsid w:val="00BC2B20"/>
    <w:rsid w:val="00BC35B0"/>
    <w:rsid w:val="00BC4955"/>
    <w:rsid w:val="00BC4BE3"/>
    <w:rsid w:val="00BC4CC3"/>
    <w:rsid w:val="00BC6144"/>
    <w:rsid w:val="00BC755C"/>
    <w:rsid w:val="00BD296B"/>
    <w:rsid w:val="00BD2C81"/>
    <w:rsid w:val="00BD3946"/>
    <w:rsid w:val="00BD44E5"/>
    <w:rsid w:val="00BE5816"/>
    <w:rsid w:val="00BE59BB"/>
    <w:rsid w:val="00BF11EC"/>
    <w:rsid w:val="00BF1426"/>
    <w:rsid w:val="00BF163C"/>
    <w:rsid w:val="00BF2338"/>
    <w:rsid w:val="00BF3AC6"/>
    <w:rsid w:val="00BF4572"/>
    <w:rsid w:val="00BF5312"/>
    <w:rsid w:val="00BF5C40"/>
    <w:rsid w:val="00C0007B"/>
    <w:rsid w:val="00C01467"/>
    <w:rsid w:val="00C020DF"/>
    <w:rsid w:val="00C03853"/>
    <w:rsid w:val="00C06380"/>
    <w:rsid w:val="00C1100D"/>
    <w:rsid w:val="00C113AE"/>
    <w:rsid w:val="00C119BA"/>
    <w:rsid w:val="00C122B7"/>
    <w:rsid w:val="00C1352C"/>
    <w:rsid w:val="00C15E55"/>
    <w:rsid w:val="00C164CE"/>
    <w:rsid w:val="00C16C8B"/>
    <w:rsid w:val="00C17265"/>
    <w:rsid w:val="00C176C7"/>
    <w:rsid w:val="00C2039D"/>
    <w:rsid w:val="00C2154F"/>
    <w:rsid w:val="00C259FA"/>
    <w:rsid w:val="00C25B76"/>
    <w:rsid w:val="00C26EDB"/>
    <w:rsid w:val="00C300C0"/>
    <w:rsid w:val="00C306A5"/>
    <w:rsid w:val="00C31DE0"/>
    <w:rsid w:val="00C36A65"/>
    <w:rsid w:val="00C36CE0"/>
    <w:rsid w:val="00C36DC9"/>
    <w:rsid w:val="00C36E89"/>
    <w:rsid w:val="00C36EE0"/>
    <w:rsid w:val="00C370B2"/>
    <w:rsid w:val="00C37B81"/>
    <w:rsid w:val="00C4056D"/>
    <w:rsid w:val="00C40D66"/>
    <w:rsid w:val="00C42011"/>
    <w:rsid w:val="00C435E6"/>
    <w:rsid w:val="00C4380E"/>
    <w:rsid w:val="00C43D61"/>
    <w:rsid w:val="00C4530E"/>
    <w:rsid w:val="00C45BD5"/>
    <w:rsid w:val="00C4722D"/>
    <w:rsid w:val="00C50E7A"/>
    <w:rsid w:val="00C51E74"/>
    <w:rsid w:val="00C5544D"/>
    <w:rsid w:val="00C55821"/>
    <w:rsid w:val="00C5589D"/>
    <w:rsid w:val="00C5772E"/>
    <w:rsid w:val="00C616AE"/>
    <w:rsid w:val="00C61989"/>
    <w:rsid w:val="00C634FB"/>
    <w:rsid w:val="00C64C4F"/>
    <w:rsid w:val="00C6501A"/>
    <w:rsid w:val="00C65519"/>
    <w:rsid w:val="00C66389"/>
    <w:rsid w:val="00C705E0"/>
    <w:rsid w:val="00C71337"/>
    <w:rsid w:val="00C724A5"/>
    <w:rsid w:val="00C74DD4"/>
    <w:rsid w:val="00C76435"/>
    <w:rsid w:val="00C77B67"/>
    <w:rsid w:val="00C80E74"/>
    <w:rsid w:val="00C81E35"/>
    <w:rsid w:val="00C823BF"/>
    <w:rsid w:val="00C837CE"/>
    <w:rsid w:val="00C84914"/>
    <w:rsid w:val="00C84E4A"/>
    <w:rsid w:val="00C85ED6"/>
    <w:rsid w:val="00C864FC"/>
    <w:rsid w:val="00C92B58"/>
    <w:rsid w:val="00C942A2"/>
    <w:rsid w:val="00C94D56"/>
    <w:rsid w:val="00C9518B"/>
    <w:rsid w:val="00C95DB4"/>
    <w:rsid w:val="00C96B7B"/>
    <w:rsid w:val="00C9736A"/>
    <w:rsid w:val="00C97AD0"/>
    <w:rsid w:val="00CA0C30"/>
    <w:rsid w:val="00CA192E"/>
    <w:rsid w:val="00CA1B95"/>
    <w:rsid w:val="00CA1D9D"/>
    <w:rsid w:val="00CA3FE0"/>
    <w:rsid w:val="00CA49CA"/>
    <w:rsid w:val="00CA4B1C"/>
    <w:rsid w:val="00CA51C5"/>
    <w:rsid w:val="00CA61E8"/>
    <w:rsid w:val="00CA67E0"/>
    <w:rsid w:val="00CA6EB7"/>
    <w:rsid w:val="00CB0034"/>
    <w:rsid w:val="00CB410E"/>
    <w:rsid w:val="00CB469F"/>
    <w:rsid w:val="00CB52E8"/>
    <w:rsid w:val="00CB5AE6"/>
    <w:rsid w:val="00CB5C7F"/>
    <w:rsid w:val="00CB702B"/>
    <w:rsid w:val="00CC1119"/>
    <w:rsid w:val="00CC2A21"/>
    <w:rsid w:val="00CC2B0B"/>
    <w:rsid w:val="00CC39BF"/>
    <w:rsid w:val="00CC45F8"/>
    <w:rsid w:val="00CC4FFE"/>
    <w:rsid w:val="00CD0902"/>
    <w:rsid w:val="00CD1FA1"/>
    <w:rsid w:val="00CD2C65"/>
    <w:rsid w:val="00CD547C"/>
    <w:rsid w:val="00CD664F"/>
    <w:rsid w:val="00CD6660"/>
    <w:rsid w:val="00CD68C3"/>
    <w:rsid w:val="00CD7107"/>
    <w:rsid w:val="00CE3D37"/>
    <w:rsid w:val="00CE491B"/>
    <w:rsid w:val="00CE4BE7"/>
    <w:rsid w:val="00CE744C"/>
    <w:rsid w:val="00CE7BE2"/>
    <w:rsid w:val="00CF6A16"/>
    <w:rsid w:val="00CF6B58"/>
    <w:rsid w:val="00CF7AC3"/>
    <w:rsid w:val="00D0053D"/>
    <w:rsid w:val="00D02B27"/>
    <w:rsid w:val="00D0311F"/>
    <w:rsid w:val="00D031A7"/>
    <w:rsid w:val="00D03587"/>
    <w:rsid w:val="00D03AA8"/>
    <w:rsid w:val="00D03C9A"/>
    <w:rsid w:val="00D06D2B"/>
    <w:rsid w:val="00D101E7"/>
    <w:rsid w:val="00D10584"/>
    <w:rsid w:val="00D10C3B"/>
    <w:rsid w:val="00D11CDE"/>
    <w:rsid w:val="00D11E5C"/>
    <w:rsid w:val="00D12462"/>
    <w:rsid w:val="00D1363A"/>
    <w:rsid w:val="00D15F1E"/>
    <w:rsid w:val="00D162F0"/>
    <w:rsid w:val="00D169A4"/>
    <w:rsid w:val="00D17100"/>
    <w:rsid w:val="00D20BA7"/>
    <w:rsid w:val="00D20BD2"/>
    <w:rsid w:val="00D20F3B"/>
    <w:rsid w:val="00D21653"/>
    <w:rsid w:val="00D21907"/>
    <w:rsid w:val="00D22EBA"/>
    <w:rsid w:val="00D274FD"/>
    <w:rsid w:val="00D27F2E"/>
    <w:rsid w:val="00D306E2"/>
    <w:rsid w:val="00D315FF"/>
    <w:rsid w:val="00D32EA7"/>
    <w:rsid w:val="00D34157"/>
    <w:rsid w:val="00D34339"/>
    <w:rsid w:val="00D36097"/>
    <w:rsid w:val="00D36CFF"/>
    <w:rsid w:val="00D41C83"/>
    <w:rsid w:val="00D43185"/>
    <w:rsid w:val="00D468C8"/>
    <w:rsid w:val="00D5187D"/>
    <w:rsid w:val="00D51C8A"/>
    <w:rsid w:val="00D5216C"/>
    <w:rsid w:val="00D525DA"/>
    <w:rsid w:val="00D53FB9"/>
    <w:rsid w:val="00D549C3"/>
    <w:rsid w:val="00D5529F"/>
    <w:rsid w:val="00D55E82"/>
    <w:rsid w:val="00D62D78"/>
    <w:rsid w:val="00D63B62"/>
    <w:rsid w:val="00D64D2E"/>
    <w:rsid w:val="00D6515C"/>
    <w:rsid w:val="00D652AE"/>
    <w:rsid w:val="00D66D11"/>
    <w:rsid w:val="00D67768"/>
    <w:rsid w:val="00D717E8"/>
    <w:rsid w:val="00D71A9B"/>
    <w:rsid w:val="00D71D60"/>
    <w:rsid w:val="00D71FA7"/>
    <w:rsid w:val="00D7384C"/>
    <w:rsid w:val="00D739E9"/>
    <w:rsid w:val="00D75AC1"/>
    <w:rsid w:val="00D75B4B"/>
    <w:rsid w:val="00D81021"/>
    <w:rsid w:val="00D81152"/>
    <w:rsid w:val="00D849DD"/>
    <w:rsid w:val="00D85D97"/>
    <w:rsid w:val="00D90254"/>
    <w:rsid w:val="00D90D35"/>
    <w:rsid w:val="00D919DB"/>
    <w:rsid w:val="00D91C74"/>
    <w:rsid w:val="00D92AC8"/>
    <w:rsid w:val="00D93338"/>
    <w:rsid w:val="00D939C0"/>
    <w:rsid w:val="00D95206"/>
    <w:rsid w:val="00D96B22"/>
    <w:rsid w:val="00D972E3"/>
    <w:rsid w:val="00DA00EF"/>
    <w:rsid w:val="00DA0870"/>
    <w:rsid w:val="00DA0994"/>
    <w:rsid w:val="00DA0AEE"/>
    <w:rsid w:val="00DA167C"/>
    <w:rsid w:val="00DA3439"/>
    <w:rsid w:val="00DA48E2"/>
    <w:rsid w:val="00DA5718"/>
    <w:rsid w:val="00DA576F"/>
    <w:rsid w:val="00DA6625"/>
    <w:rsid w:val="00DB0B90"/>
    <w:rsid w:val="00DB2256"/>
    <w:rsid w:val="00DB34C0"/>
    <w:rsid w:val="00DB51A5"/>
    <w:rsid w:val="00DB5A01"/>
    <w:rsid w:val="00DB5C97"/>
    <w:rsid w:val="00DB632F"/>
    <w:rsid w:val="00DB63F5"/>
    <w:rsid w:val="00DB685D"/>
    <w:rsid w:val="00DC0A22"/>
    <w:rsid w:val="00DC19CD"/>
    <w:rsid w:val="00DC3F79"/>
    <w:rsid w:val="00DC536D"/>
    <w:rsid w:val="00DC62AD"/>
    <w:rsid w:val="00DC6944"/>
    <w:rsid w:val="00DD17E8"/>
    <w:rsid w:val="00DD2300"/>
    <w:rsid w:val="00DD4F14"/>
    <w:rsid w:val="00DD5EE5"/>
    <w:rsid w:val="00DD6D86"/>
    <w:rsid w:val="00DD7411"/>
    <w:rsid w:val="00DE0BD6"/>
    <w:rsid w:val="00DE134F"/>
    <w:rsid w:val="00DE13E3"/>
    <w:rsid w:val="00DE1A2C"/>
    <w:rsid w:val="00DE3712"/>
    <w:rsid w:val="00DE3FF3"/>
    <w:rsid w:val="00DE4429"/>
    <w:rsid w:val="00DE59D5"/>
    <w:rsid w:val="00DE78A0"/>
    <w:rsid w:val="00DF02C2"/>
    <w:rsid w:val="00DF0B7B"/>
    <w:rsid w:val="00DF1231"/>
    <w:rsid w:val="00DF1E42"/>
    <w:rsid w:val="00DF27A7"/>
    <w:rsid w:val="00DF31D4"/>
    <w:rsid w:val="00DF4627"/>
    <w:rsid w:val="00DF56C4"/>
    <w:rsid w:val="00E00682"/>
    <w:rsid w:val="00E01E0D"/>
    <w:rsid w:val="00E01E60"/>
    <w:rsid w:val="00E02332"/>
    <w:rsid w:val="00E05349"/>
    <w:rsid w:val="00E058C9"/>
    <w:rsid w:val="00E05BA9"/>
    <w:rsid w:val="00E0707D"/>
    <w:rsid w:val="00E074A4"/>
    <w:rsid w:val="00E109AB"/>
    <w:rsid w:val="00E112A0"/>
    <w:rsid w:val="00E1391C"/>
    <w:rsid w:val="00E13A0F"/>
    <w:rsid w:val="00E13DE7"/>
    <w:rsid w:val="00E13F94"/>
    <w:rsid w:val="00E15257"/>
    <w:rsid w:val="00E167A2"/>
    <w:rsid w:val="00E16A0D"/>
    <w:rsid w:val="00E170BD"/>
    <w:rsid w:val="00E20405"/>
    <w:rsid w:val="00E206D0"/>
    <w:rsid w:val="00E21877"/>
    <w:rsid w:val="00E22C98"/>
    <w:rsid w:val="00E22ED9"/>
    <w:rsid w:val="00E24964"/>
    <w:rsid w:val="00E250CF"/>
    <w:rsid w:val="00E25727"/>
    <w:rsid w:val="00E25917"/>
    <w:rsid w:val="00E26DE0"/>
    <w:rsid w:val="00E306E0"/>
    <w:rsid w:val="00E33154"/>
    <w:rsid w:val="00E33300"/>
    <w:rsid w:val="00E33995"/>
    <w:rsid w:val="00E36B96"/>
    <w:rsid w:val="00E37668"/>
    <w:rsid w:val="00E37E77"/>
    <w:rsid w:val="00E40155"/>
    <w:rsid w:val="00E403A4"/>
    <w:rsid w:val="00E4492E"/>
    <w:rsid w:val="00E44EE9"/>
    <w:rsid w:val="00E4515B"/>
    <w:rsid w:val="00E45F85"/>
    <w:rsid w:val="00E464C3"/>
    <w:rsid w:val="00E474FD"/>
    <w:rsid w:val="00E50610"/>
    <w:rsid w:val="00E506E5"/>
    <w:rsid w:val="00E516E8"/>
    <w:rsid w:val="00E528F3"/>
    <w:rsid w:val="00E53A69"/>
    <w:rsid w:val="00E54F74"/>
    <w:rsid w:val="00E5598A"/>
    <w:rsid w:val="00E55CA5"/>
    <w:rsid w:val="00E56D36"/>
    <w:rsid w:val="00E5781D"/>
    <w:rsid w:val="00E60925"/>
    <w:rsid w:val="00E6329D"/>
    <w:rsid w:val="00E63F48"/>
    <w:rsid w:val="00E653FC"/>
    <w:rsid w:val="00E6602D"/>
    <w:rsid w:val="00E70835"/>
    <w:rsid w:val="00E70857"/>
    <w:rsid w:val="00E7108B"/>
    <w:rsid w:val="00E74182"/>
    <w:rsid w:val="00E74199"/>
    <w:rsid w:val="00E744D6"/>
    <w:rsid w:val="00E74A4A"/>
    <w:rsid w:val="00E75204"/>
    <w:rsid w:val="00E75992"/>
    <w:rsid w:val="00E7627C"/>
    <w:rsid w:val="00E77477"/>
    <w:rsid w:val="00E77853"/>
    <w:rsid w:val="00E819CC"/>
    <w:rsid w:val="00E831B9"/>
    <w:rsid w:val="00E85EBA"/>
    <w:rsid w:val="00E870F6"/>
    <w:rsid w:val="00E875CB"/>
    <w:rsid w:val="00E878DD"/>
    <w:rsid w:val="00E90768"/>
    <w:rsid w:val="00E9095C"/>
    <w:rsid w:val="00E929E5"/>
    <w:rsid w:val="00E93473"/>
    <w:rsid w:val="00E93791"/>
    <w:rsid w:val="00E94002"/>
    <w:rsid w:val="00E941BA"/>
    <w:rsid w:val="00E9525C"/>
    <w:rsid w:val="00E95F7B"/>
    <w:rsid w:val="00E96D7D"/>
    <w:rsid w:val="00EA11A5"/>
    <w:rsid w:val="00EA12E5"/>
    <w:rsid w:val="00EA1EA0"/>
    <w:rsid w:val="00EA2A60"/>
    <w:rsid w:val="00EA3B84"/>
    <w:rsid w:val="00EA4098"/>
    <w:rsid w:val="00EA433A"/>
    <w:rsid w:val="00EA4650"/>
    <w:rsid w:val="00EA51D2"/>
    <w:rsid w:val="00EA6098"/>
    <w:rsid w:val="00EB0C78"/>
    <w:rsid w:val="00EB3990"/>
    <w:rsid w:val="00EB399B"/>
    <w:rsid w:val="00EB4B71"/>
    <w:rsid w:val="00EB4F5B"/>
    <w:rsid w:val="00EB553A"/>
    <w:rsid w:val="00EB7D68"/>
    <w:rsid w:val="00EC03D1"/>
    <w:rsid w:val="00EC095E"/>
    <w:rsid w:val="00EC24F4"/>
    <w:rsid w:val="00EC6138"/>
    <w:rsid w:val="00EC6868"/>
    <w:rsid w:val="00ED0665"/>
    <w:rsid w:val="00ED0DE4"/>
    <w:rsid w:val="00ED1D82"/>
    <w:rsid w:val="00ED2A7E"/>
    <w:rsid w:val="00ED4F21"/>
    <w:rsid w:val="00ED5F64"/>
    <w:rsid w:val="00ED798F"/>
    <w:rsid w:val="00ED7C62"/>
    <w:rsid w:val="00EE067E"/>
    <w:rsid w:val="00EE0A4F"/>
    <w:rsid w:val="00EE1168"/>
    <w:rsid w:val="00EE2144"/>
    <w:rsid w:val="00EE2B38"/>
    <w:rsid w:val="00EE40CD"/>
    <w:rsid w:val="00EE443B"/>
    <w:rsid w:val="00EE4A1A"/>
    <w:rsid w:val="00EE537F"/>
    <w:rsid w:val="00EE5641"/>
    <w:rsid w:val="00EE58CA"/>
    <w:rsid w:val="00EE61C9"/>
    <w:rsid w:val="00EE7223"/>
    <w:rsid w:val="00EF0736"/>
    <w:rsid w:val="00EF0A53"/>
    <w:rsid w:val="00EF10D6"/>
    <w:rsid w:val="00EF4AC5"/>
    <w:rsid w:val="00F02AD6"/>
    <w:rsid w:val="00F04DB1"/>
    <w:rsid w:val="00F06452"/>
    <w:rsid w:val="00F06EEE"/>
    <w:rsid w:val="00F10005"/>
    <w:rsid w:val="00F103F8"/>
    <w:rsid w:val="00F12015"/>
    <w:rsid w:val="00F12A89"/>
    <w:rsid w:val="00F14820"/>
    <w:rsid w:val="00F14DC1"/>
    <w:rsid w:val="00F14F36"/>
    <w:rsid w:val="00F16239"/>
    <w:rsid w:val="00F16510"/>
    <w:rsid w:val="00F1736E"/>
    <w:rsid w:val="00F17E9D"/>
    <w:rsid w:val="00F202E5"/>
    <w:rsid w:val="00F20D3B"/>
    <w:rsid w:val="00F20D51"/>
    <w:rsid w:val="00F21273"/>
    <w:rsid w:val="00F21B8A"/>
    <w:rsid w:val="00F221D3"/>
    <w:rsid w:val="00F2396D"/>
    <w:rsid w:val="00F24430"/>
    <w:rsid w:val="00F2489C"/>
    <w:rsid w:val="00F25C8F"/>
    <w:rsid w:val="00F30F34"/>
    <w:rsid w:val="00F325BA"/>
    <w:rsid w:val="00F33EC0"/>
    <w:rsid w:val="00F34E07"/>
    <w:rsid w:val="00F360E4"/>
    <w:rsid w:val="00F377C9"/>
    <w:rsid w:val="00F403E0"/>
    <w:rsid w:val="00F40ABC"/>
    <w:rsid w:val="00F40B65"/>
    <w:rsid w:val="00F42AF2"/>
    <w:rsid w:val="00F42D8D"/>
    <w:rsid w:val="00F43A1F"/>
    <w:rsid w:val="00F442D5"/>
    <w:rsid w:val="00F44C94"/>
    <w:rsid w:val="00F44E38"/>
    <w:rsid w:val="00F4501F"/>
    <w:rsid w:val="00F464B8"/>
    <w:rsid w:val="00F47019"/>
    <w:rsid w:val="00F50A99"/>
    <w:rsid w:val="00F52F11"/>
    <w:rsid w:val="00F530BA"/>
    <w:rsid w:val="00F5689B"/>
    <w:rsid w:val="00F568CC"/>
    <w:rsid w:val="00F573CC"/>
    <w:rsid w:val="00F61DD4"/>
    <w:rsid w:val="00F62241"/>
    <w:rsid w:val="00F62C97"/>
    <w:rsid w:val="00F62F12"/>
    <w:rsid w:val="00F637DA"/>
    <w:rsid w:val="00F63E9E"/>
    <w:rsid w:val="00F6412B"/>
    <w:rsid w:val="00F64DA8"/>
    <w:rsid w:val="00F6752C"/>
    <w:rsid w:val="00F676B2"/>
    <w:rsid w:val="00F7177C"/>
    <w:rsid w:val="00F75952"/>
    <w:rsid w:val="00F80A40"/>
    <w:rsid w:val="00F827EE"/>
    <w:rsid w:val="00F82C23"/>
    <w:rsid w:val="00F86829"/>
    <w:rsid w:val="00F8705E"/>
    <w:rsid w:val="00F87DF0"/>
    <w:rsid w:val="00F87ED7"/>
    <w:rsid w:val="00F91275"/>
    <w:rsid w:val="00F92772"/>
    <w:rsid w:val="00F92A18"/>
    <w:rsid w:val="00F9499B"/>
    <w:rsid w:val="00F94F4F"/>
    <w:rsid w:val="00F966C2"/>
    <w:rsid w:val="00F967D6"/>
    <w:rsid w:val="00F97E4A"/>
    <w:rsid w:val="00FA0473"/>
    <w:rsid w:val="00FA0803"/>
    <w:rsid w:val="00FA1244"/>
    <w:rsid w:val="00FA17C0"/>
    <w:rsid w:val="00FA2C29"/>
    <w:rsid w:val="00FA3027"/>
    <w:rsid w:val="00FA3104"/>
    <w:rsid w:val="00FA39F7"/>
    <w:rsid w:val="00FA3EF9"/>
    <w:rsid w:val="00FA5A10"/>
    <w:rsid w:val="00FA6AFC"/>
    <w:rsid w:val="00FA75DA"/>
    <w:rsid w:val="00FA77AD"/>
    <w:rsid w:val="00FA7CF2"/>
    <w:rsid w:val="00FA7FCD"/>
    <w:rsid w:val="00FB19B9"/>
    <w:rsid w:val="00FB2688"/>
    <w:rsid w:val="00FB307A"/>
    <w:rsid w:val="00FB5C9C"/>
    <w:rsid w:val="00FB6146"/>
    <w:rsid w:val="00FB6450"/>
    <w:rsid w:val="00FB65A3"/>
    <w:rsid w:val="00FC0CDD"/>
    <w:rsid w:val="00FC1207"/>
    <w:rsid w:val="00FC29C6"/>
    <w:rsid w:val="00FC44C2"/>
    <w:rsid w:val="00FC4CF7"/>
    <w:rsid w:val="00FC64C7"/>
    <w:rsid w:val="00FC6B6B"/>
    <w:rsid w:val="00FC74BF"/>
    <w:rsid w:val="00FD1A63"/>
    <w:rsid w:val="00FD2C0A"/>
    <w:rsid w:val="00FD2C54"/>
    <w:rsid w:val="00FD391C"/>
    <w:rsid w:val="00FD516F"/>
    <w:rsid w:val="00FD6E2C"/>
    <w:rsid w:val="00FD6E57"/>
    <w:rsid w:val="00FE05C1"/>
    <w:rsid w:val="00FE2A4E"/>
    <w:rsid w:val="00FE2ABF"/>
    <w:rsid w:val="00FE3691"/>
    <w:rsid w:val="00FF063E"/>
    <w:rsid w:val="00FF0A51"/>
    <w:rsid w:val="00FF1977"/>
    <w:rsid w:val="00FF216F"/>
    <w:rsid w:val="00FF242A"/>
    <w:rsid w:val="00FF25CA"/>
    <w:rsid w:val="00FF3328"/>
    <w:rsid w:val="00FF3487"/>
    <w:rsid w:val="00FF3DF2"/>
    <w:rsid w:val="00FF55F7"/>
    <w:rsid w:val="00FF5D14"/>
    <w:rsid w:val="00FF681C"/>
    <w:rsid w:val="00FF6AF0"/>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3853</TotalTime>
  <Pages>31</Pages>
  <Words>8819</Words>
  <Characters>50270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1813</cp:revision>
  <dcterms:created xsi:type="dcterms:W3CDTF">2026-05-30T11:40:00Z</dcterms:created>
  <dcterms:modified xsi:type="dcterms:W3CDTF">2026-08-01T19:53:00Z</dcterms:modified>
</cp:coreProperties>
</file>