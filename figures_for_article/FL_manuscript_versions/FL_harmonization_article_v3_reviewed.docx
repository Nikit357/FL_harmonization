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F0AACC" w14:textId="65638BB6" w:rsidR="007C4E25" w:rsidRDefault="007C4E25" w:rsidP="007C4E25">
      <w:pPr>
        <w:pStyle w:val="Heading1"/>
        <w:spacing w:after="160"/>
        <w:jc w:val="center"/>
        <w:rPr>
          <w:rFonts w:ascii="Times New Roman" w:eastAsia="Times New Roman" w:hAnsi="Times New Roman" w:cs="Times New Roman"/>
          <w:b/>
          <w:bCs/>
          <w:color w:val="000000"/>
          <w:sz w:val="24"/>
          <w:szCs w:val="24"/>
        </w:rPr>
      </w:pPr>
      <w:del w:id="4001" w:author="Reviewer (Claude)" w:date="2026-06-28T10:00:00Z">
        <w:r>
          <w:rPr>
            <w:rFonts w:ascii="Times New Roman" w:eastAsia="Times New Roman" w:hAnsi="Times New Roman" w:cs="Times New Roman"/>
            <w:b/>
            <w:bCs/>
            <w:color w:val="000000"/>
            <w:sz w:val="24"/>
            <w:szCs w:val="24"/>
          </w:rPr>
          <w:delText xml:space="preserve">Bulk transcriptomic harmonization tools benchmarking using germinal center lymphoma dataset: </w:delText>
        </w:r>
        <w:r w:rsidR="004E3FD3">
          <w:rPr>
            <w:rFonts w:ascii="Times New Roman" w:eastAsia="Times New Roman" w:hAnsi="Times New Roman" w:cs="Times New Roman"/>
            <w:b/>
            <w:bCs/>
            <w:color w:val="000000"/>
            <w:sz w:val="24"/>
            <w:szCs w:val="24"/>
          </w:rPr>
          <w:delText xml:space="preserve">a novel computational pipeline</w:delText>
        </w:r>
        <w:r w:rsidR="00BA1180">
          <w:rPr>
            <w:rFonts w:ascii="Times New Roman" w:eastAsia="Times New Roman" w:hAnsi="Times New Roman" w:cs="Times New Roman"/>
            <w:b/>
            <w:bCs/>
            <w:color w:val="000000"/>
            <w:sz w:val="24"/>
            <w:szCs w:val="24"/>
          </w:rPr>
          <w:delText xml:space="preserve"> </w:delText>
        </w:r>
        <w:r w:rsidR="00BA1180">
          <w:rPr>
            <w:rFonts w:ascii="Times New Roman" w:eastAsia="Times New Roman" w:hAnsi="Times New Roman" w:cs="Times New Roman"/>
            <w:b/>
            <w:bCs/>
            <w:color w:val="000000"/>
            <w:sz w:val="24"/>
            <w:szCs w:val="24"/>
          </w:rPr>
          <w:delText xml:space="preserve">ComboBatch</w:delText>
        </w:r>
        <w:r w:rsidR="004E3FD3">
          <w:rPr>
            <w:rFonts w:ascii="Times New Roman" w:eastAsia="Times New Roman" w:hAnsi="Times New Roman" w:cs="Times New Roman"/>
            <w:b/>
            <w:bCs/>
            <w:color w:val="000000"/>
            <w:sz w:val="24"/>
            <w:szCs w:val="24"/>
          </w:rPr>
          <w:delText xml:space="preserve"> reveals </w:delText>
        </w:r>
        <w:r w:rsidR="008641BB">
          <w:rPr>
            <w:rFonts w:ascii="Times New Roman" w:eastAsia="Times New Roman" w:hAnsi="Times New Roman" w:cs="Times New Roman"/>
            <w:b/>
            <w:bCs/>
            <w:color w:val="000000"/>
            <w:sz w:val="24"/>
            <w:szCs w:val="24"/>
          </w:rPr>
          <w:delText xml:space="preserve">MNN</w:delText>
        </w:r>
        <w:r w:rsidR="004E3FD3">
          <w:rPr>
            <w:rFonts w:ascii="Times New Roman" w:eastAsia="Times New Roman" w:hAnsi="Times New Roman" w:cs="Times New Roman"/>
            <w:b/>
            <w:bCs/>
            <w:color w:val="000000"/>
            <w:sz w:val="24"/>
            <w:szCs w:val="24"/>
          </w:rPr>
          <w:delText xml:space="preserve"> and</w:delText>
        </w:r>
        <w:r w:rsidR="008641BB">
          <w:rPr>
            <w:rFonts w:ascii="Times New Roman" w:eastAsia="Times New Roman" w:hAnsi="Times New Roman" w:cs="Times New Roman"/>
            <w:b/>
            <w:bCs/>
            <w:color w:val="000000"/>
            <w:sz w:val="24"/>
            <w:szCs w:val="24"/>
          </w:rPr>
          <w:delText xml:space="preserve"> </w:delText>
        </w:r>
        <w:r>
          <w:rPr>
            <w:rFonts w:ascii="Times New Roman" w:eastAsia="Times New Roman" w:hAnsi="Times New Roman" w:cs="Times New Roman"/>
            <w:b/>
            <w:bCs/>
            <w:color w:val="000000"/>
            <w:sz w:val="24"/>
            <w:szCs w:val="24"/>
          </w:rPr>
          <w:delText xml:space="preserve">SVA</w:delText>
        </w:r>
        <w:r w:rsidR="004E3FD3">
          <w:rPr>
            <w:rFonts w:ascii="Times New Roman" w:eastAsia="Times New Roman" w:hAnsi="Times New Roman" w:cs="Times New Roman"/>
            <w:b/>
            <w:bCs/>
            <w:color w:val="000000"/>
            <w:sz w:val="24"/>
            <w:szCs w:val="24"/>
          </w:rPr>
          <w:delText xml:space="preserve"> as </w:delText>
        </w:r>
        <w:r>
          <w:rPr>
            <w:rFonts w:ascii="Times New Roman" w:eastAsia="Times New Roman" w:hAnsi="Times New Roman" w:cs="Times New Roman"/>
            <w:b/>
            <w:bCs/>
            <w:color w:val="000000"/>
            <w:sz w:val="24"/>
            <w:szCs w:val="24"/>
          </w:rPr>
          <w:delText xml:space="preserve">top performing methods</w:delText>
        </w:r>
      </w:del>
      <w:ins w:id="4002" w:author="Reviewer (Claude)" w:date="2026-06-28T10:00:00Z">
        <w:r>
          <w:t xml:space="preserve">Systematic benchmarking of bulk transcriptomic harmonization tools across a multi-platform germinal centre B-cell lymphoma cohort identifies MNN and SVA as top-performing methods</w:t>
        </w:r>
      </w:ins>
      <w:proofErr w:type="spellStart"/>
      <w:proofErr w:type="spellEnd"/>
    </w:p>
    <w:p w14:paraId="27D53239" w14:textId="77777777" w:rsidR="007C4E25" w:rsidRPr="00EF621C" w:rsidRDefault="007C4E25" w:rsidP="007C4E25"/>
    <w:p w14:paraId="38F46D94" w14:textId="59D5775D" w:rsidR="007C4E25" w:rsidRDefault="007C4E25" w:rsidP="007C4E25">
      <w:pPr>
        <w:rPr>
          <w:vertAlign w:val="superscript"/>
        </w:rPr>
      </w:pPr>
      <w:r w:rsidRPr="00F3545C">
        <w:rPr>
          <w:b/>
          <w:bCs/>
        </w:rPr>
        <w:t>Author</w:t>
      </w:r>
      <w:r w:rsidR="0065597A">
        <w:rPr>
          <w:b/>
          <w:bCs/>
        </w:rPr>
        <w:t>s</w:t>
      </w:r>
      <w:r w:rsidRPr="00F3545C">
        <w:rPr>
          <w:b/>
          <w:bCs/>
        </w:rPr>
        <w:t>:</w:t>
      </w:r>
      <w:r>
        <w:t xml:space="preserve"> Daniil Nikitin</w:t>
      </w:r>
      <w:r w:rsidR="0065597A">
        <w:rPr>
          <w:vertAlign w:val="superscript"/>
        </w:rPr>
        <w:t>1*</w:t>
      </w:r>
      <w:r w:rsidR="0065597A">
        <w:t>, Arsen Arakelyan, Nicolas Borisoff, Maria Savchenko, Anatoly Bobe, Alexandr Bagaev?</w:t>
      </w:r>
    </w:p>
    <w:p w14:paraId="141C9B70" w14:textId="77777777" w:rsidR="007C4E25" w:rsidRDefault="007C4E25" w:rsidP="007C4E25">
      <w:pPr>
        <w:rPr>
          <w:vertAlign w:val="superscript"/>
        </w:rPr>
      </w:pPr>
    </w:p>
    <w:p w14:paraId="2883D4E8" w14:textId="77777777" w:rsidR="007C4E25" w:rsidRPr="00F3545C" w:rsidRDefault="007C4E25" w:rsidP="007C4E25">
      <w:pPr>
        <w:rPr>
          <w:b/>
          <w:bCs/>
        </w:rPr>
      </w:pPr>
      <w:r w:rsidRPr="00F3545C">
        <w:rPr>
          <w:b/>
          <w:bCs/>
        </w:rPr>
        <w:t>Affiliation:</w:t>
      </w:r>
    </w:p>
    <w:p w14:paraId="648B8B1E" w14:textId="77777777" w:rsidR="007C4E25" w:rsidRDefault="007C4E25" w:rsidP="007C4E25">
      <w:r>
        <w:t>Institute of Molecular Biology, National Academy of Science of the Republic of Armenia</w:t>
      </w:r>
    </w:p>
    <w:p w14:paraId="5864D8A3" w14:textId="77777777" w:rsidR="007C4E25" w:rsidRDefault="007C4E25" w:rsidP="007C4E25"/>
    <w:p w14:paraId="2FD7BDC8" w14:textId="756B851E" w:rsidR="007C4E25" w:rsidRPr="00F3545C" w:rsidRDefault="007C4E25" w:rsidP="007C4E25">
      <w:r>
        <w:t>*</w:t>
      </w:r>
      <w:r w:rsidR="005573D3">
        <w:t>Correspondence</w:t>
      </w:r>
      <w:r>
        <w:t>: danya.nikitin.orel@gmail.com</w:t>
      </w:r>
    </w:p>
    <w:p w14:paraId="02986FF6" w14:textId="77777777" w:rsidR="007C4E25" w:rsidRDefault="007C4E25" w:rsidP="007C4E25">
      <w:pPr>
        <w:pStyle w:val="Heading1"/>
        <w:spacing w:after="160"/>
        <w:jc w:val="center"/>
        <w:rPr>
          <w:rFonts w:ascii="Times New Roman" w:eastAsia="Times New Roman" w:hAnsi="Times New Roman" w:cs="Times New Roman"/>
          <w:b/>
          <w:bCs/>
          <w:color w:val="000000"/>
          <w:sz w:val="24"/>
          <w:szCs w:val="24"/>
        </w:rPr>
      </w:pPr>
      <w:r w:rsidRPr="00487F88">
        <w:rPr>
          <w:rFonts w:ascii="Times New Roman" w:eastAsia="Times New Roman" w:hAnsi="Times New Roman" w:cs="Times New Roman"/>
          <w:b/>
          <w:bCs/>
          <w:color w:val="000000"/>
          <w:sz w:val="24"/>
          <w:szCs w:val="24"/>
        </w:rPr>
        <w:t>ABSTRACT</w:t>
      </w:r>
    </w:p>
    <w:p w14:paraId="3B1F936E" w14:textId="3D195289" w:rsidR="007C4E25" w:rsidRPr="00662C2F" w:rsidRDefault="005A2D52" w:rsidP="007C4E25">
      <w:del w:id="4003" w:author="Reviewer (Claude)" w:date="2026-06-28T10:00:00Z">
        <w:r>
          <w:delText xml:space="preserve">Cross platform harmonization of bulk transcriptomic datasets remains a</w:delText>
        </w:r>
        <w:r w:rsidR="00E94002">
          <w:delText xml:space="preserve"> computational </w:delText>
        </w:r>
        <w:r>
          <w:delText xml:space="preserve">challenge </w:delText>
        </w:r>
        <w:r w:rsidR="00E94002">
          <w:delText xml:space="preserve">that prevents development of </w:delText>
        </w:r>
        <w:r w:rsidR="001940C9">
          <w:delText xml:space="preserve">AI-driven prognostic biomarkers rendering them vulnerable to batch effect. Most available tools are benchmarked against</w:delText>
        </w:r>
      </w:del>
      <w:ins w:id="4004" w:author="Reviewer (Claude)" w:date="2026-06-28T10:00:00Z">
        <w:r>
          <w:t xml:space="preserve">Cross-platform harmonization of bulk transcriptomic datasets remains a fundamental challenge for the development of reproducible cancer biomarkers, as unresolved batch effects introduce systematic technical noise that can dwarf biologically meaningful variation. Most existing harmonization tools are benchmarked on datasets with large inter-group biological differences (e.g., TCGA tumour types), whereas retrospective integration of clinical lymphoma cohorts demands preservation of subtle transcriptional distinctions between closely related diagnoses. Here we present ComboBatch, a systematic benchmarking pipeline that evaluates the full cross-product of 14 batch removal strategies, 3 imputation methods, 31 harmonization algorithms, and 2 post-removal conditions across 7,174 samples from 88 germinal centre B-cell lymphoma cohorts spanning four transcriptomic platforms. Scoring 87 polarity-defined quality metrics across 2,234 harmonization attempts, we show that method choice (eta-squared = 0.36) and batch removal strategy (eta-squared = 0.26) are the principal determinants of harmonization quality, while imputation (eta-squared = 0.016) and post-removal (eta-squared &lt; 0.01) play secondary roles. Mutual Nearest Neighbours (MNN) and Surrogate Variable Analysis (SVA) with softimpute were the top-performing methods, jointly resolving follicular lymphoma (FL), diffuse large B-cell lymphoma (DLBCL), and normal germinal centre B-cell transcriptional differences across all tested dataset compositions. SVA with softimpute in the RNA-seq-only setting uniquely revealed two FL transcriptional subgroups invisible under all other tested configurations. We provide a data-driven four-scenario decision tree for harmonization method selection, applicable to any retrospective multi-platform transcriptomic study.</w:t>
        </w:r>
      </w:ins>
    </w:p>
    <w:p w14:paraId="4567B4DC" w14:textId="77777777" w:rsidR="007C4E25" w:rsidRDefault="007C4E25" w:rsidP="007C4E25">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INTRODUCTION</w:t>
      </w:r>
    </w:p>
    <w:p w14:paraId="300F4C39" w14:textId="49E654F4" w:rsidR="007C4E25" w:rsidRDefault="007C4E25" w:rsidP="007C4E25"/>
    <w:p w14:paraId="76628914" w14:textId="102A1C15" w:rsidR="00AE44B6" w:rsidRDefault="00AE44B6" w:rsidP="001440CB">
      <w:pPr>
        <w:rPr>
          <w:rFonts w:ascii="Arial" w:hAnsi="Arial" w:cs="Arial"/>
          <w:color w:val="000000"/>
          <w:sz w:val="22"/>
          <w:szCs w:val="22"/>
          <w:shd w:val="clear" w:color="auto" w:fill="FFFFFF"/>
        </w:rPr>
      </w:pPr>
      <w:del w:id="4005" w:author="Reviewer (Claude)" w:date="2026-06-28T10:00:00Z">
        <w:r>
          <w:delText xml:space="preserve">Despite a considerable progress in transcriptomic batch correction methods, batch effect remains the major challenge in </w:delText>
        </w:r>
        <w:r w:rsidR="00632AF7">
          <w:delText xml:space="preserve">cancer biomarker discovery, especially for the novel AI-driven biomarkers </w:delText>
        </w:r>
        <w:r w:rsidR="00632AF7">
          <w:delText xml:space="preserve">.</w:delText>
        </w:r>
        <w:r w:rsidR="00BA7F3F">
          <w:delText xml:space="preserve"> </w:delText>
        </w:r>
        <w:r w:rsidR="00BA7F3F" w:rsidRPr="00BA7F3F">
          <w:delText xml:space="preserve">This leads to algorithmic hallucination, where the model confidently predicts non-existent biological effects based on wet lab noise </w:delText>
        </w:r>
        <w:r w:rsidR="00BA7F3F" w:rsidRPr="00BA7F3F">
          <w:delText xml:space="preserve">. Batch effect driven hallucination results in performance collapse when AI models are subjected to the real-world perturbations of clinical deployment, such as AUC drop from 0.79 to 0.50 due to confounding in digital pathology PR predictor</w:delText>
        </w:r>
        <w:r w:rsidR="00C1100D">
          <w:delText xml:space="preserve"> </w:delText>
        </w:r>
        <w:r w:rsidR="00C1100D">
          <w:rPr>
            <w:rFonts w:ascii="Arial" w:hAnsi="Arial" w:cs="Arial"/>
            <w:color w:val="000000"/>
            <w:sz w:val="22"/>
            <w:szCs w:val="22"/>
            <w:shd w:val="clear" w:color="auto" w:fill="FFFFFF"/>
          </w:rPr>
          <w:delText xml:space="preserve"> </w:delText>
        </w:r>
        <w:r w:rsidR="00C1100D">
          <w:rPr>
            <w:rFonts w:ascii="Arial" w:hAnsi="Arial" w:cs="Arial"/>
            <w:color w:val="000000"/>
            <w:sz w:val="22"/>
            <w:szCs w:val="22"/>
            <w:shd w:val="clear" w:color="auto" w:fill="FFFFFF"/>
          </w:rPr>
          <w:delText xml:space="preserve">.</w:delText>
        </w:r>
        <w:r w:rsidR="00BA7F3F" w:rsidRPr="00BA7F3F">
          <w:rPr>
            <w:rStyle w:val="Hyperlink"/>
          </w:rPr>
          <w:delText xml:space="preserve">(Yu et al., 2024)</w:delText>
        </w:r>
        <w:r w:rsidR="00C1100D">
          <w:rPr>
            <w:rStyle w:val="Hyperlink"/>
            <w:rFonts w:ascii="Arial" w:hAnsi="Arial" w:cs="Arial"/>
            <w:color w:val="000000"/>
            <w:sz w:val="22"/>
            <w:szCs w:val="22"/>
            <w:u w:val="none"/>
          </w:rPr>
          <w:delText xml:space="preserve">(Dawood et al., 2026)</w:delText>
        </w:r>
      </w:del>
      <w:ins w:id="4006" w:author="Reviewer (Claude)" w:date="2026-06-28T10:00:00Z">
        <w:r>
          <w:t xml:space="preserve">Despite considerable progress in transcriptomic batch correction, technical variation introduced by differences in sequencing platform, RNA extraction protocol, and sample preservation method remains a principal obstacle to the development of reproducible cancer biomarkers — particularly for AI-driven classifiers trained on heterogeneous multi-cohort datasets. When batch effects are inadequately removed, models learn to exploit technical artefacts rather than true biological signal, a phenomenon that has been termed algorithmic hallucination (Yu et al., 2024). The clinical consequences are tangible: batch-confounded AI models can undergo catastrophic performance collapse upon deployment, as exemplified by an AUC decrease from 0.79 to 0.50 reported for a digital pathology prognostic classifier (Dawood et al., 2024).</w:t>
        </w:r>
      </w:ins>
      <w:sdt>
        <w:sdtPr>
          <w:rPr>
            <w:color w:val="000000"/>
          </w:rPr>
          <w:tag w:val="MENDELEY_CITATION_v3_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"/>
          <w:id w:val="2017730156"/>
          <w:placeholder>
            <w:docPart w:val="DefaultPlaceholder_-1854013440"/>
          </w:placeholder>
        </w:sdtPr>
        <w:sdtContent>
          <w:r w:rsidR="009F328A" w:rsidRPr="009F328A">
            <w:rPr>
              <w:color w:val="000000"/>
            </w:rPr>
            <w:t>[1]</w:t>
          </w:r>
        </w:sdtContent>
      </w:sdt>
    </w:p>
    <w:p w14:paraId="708339B3" w14:textId="77777777" w:rsidR="003C2F06" w:rsidRDefault="003C2F06" w:rsidP="001440CB">
      <w:pPr>
        <w:rPr>
          <w:rFonts w:ascii="Arial" w:hAnsi="Arial" w:cs="Arial"/>
          <w:color w:val="000000"/>
          <w:sz w:val="22"/>
          <w:szCs w:val="22"/>
          <w:shd w:val="clear" w:color="auto" w:fill="FFFFFF"/>
        </w:rPr>
      </w:pPr>
    </w:p>
    <w:p w14:paraId="20721764" w14:textId="52D71154" w:rsidR="003C2F06" w:rsidRDefault="003C2F06" w:rsidP="001440CB">
      <w:del w:id="4007" w:author="Reviewer (Claude)" w:date="2026-06-28T10:00:00Z">
        <w:r>
          <w:delText xml:space="preserve">Two the most important batch effect sources are microarray vs </w:delText>
        </w:r>
        <w:r>
          <w:delText xml:space="preserve">RNASeq</w:delText>
        </w:r>
        <w:r>
          <w:delText xml:space="preserve"> and FF vs FFPE </w:delText>
        </w:r>
        <w:r w:rsidR="00647F24">
          <w:delText xml:space="preserve">distinction axes.</w:delText>
        </w:r>
      </w:del>
      <w:ins w:id="4008" w:author="Reviewer (Claude)" w:date="2026-06-28T10:00:00Z">
        <w:r>
          <w:t xml:space="preserve">The two principal sources of batch variation in multi-platform transcriptomic studies are the technology axis — microarray versus RNA-seq — and the biomaterial axis — fresh-frozen (FF) versus formalin-fixed paraffin-embedded (FFPE) tissue — which introduce systematic differences in gene coverage, dynamic range, and signal-to-noise ratio.</w:t>
        </w:r>
      </w:ins>
      <w:proofErr w:type="spellStart"/>
      <w:proofErr w:type="spellEnd"/>
    </w:p>
    <w:p w14:paraId="02FFD3D5" w14:textId="77777777" w:rsidR="00AE44B6" w:rsidRDefault="00AE44B6" w:rsidP="001440CB"/>
    <w:p w14:paraId="6480AC23" w14:textId="42ACB32C" w:rsidR="001440CB" w:rsidRPr="007C4E25" w:rsidRDefault="001440CB" w:rsidP="001440CB">
      <w:del w:id="4009" w:author="Reviewer (Claude)" w:date="2026-06-28T10:00:00Z">
        <w:r>
          <w:delText xml:space="preserve">Most bulk transcriptomic tools are adjusted using standard high biology difference datasets like TCGA, whereas the actual transcriptomic signature mining studies look for subtle biology differences like FL and DLBCL.</w:delText>
        </w:r>
      </w:del>
      <w:ins w:id="4010" w:author="Reviewer (Claude)" w:date="2026-06-28T10:00:00Z">
        <w:r>
          <w:t xml:space="preserve">Most harmonization tools have been developed and benchmarked on datasets characterized by large inter-group biological differences, such as TCGA pan-cancer collections, in which the biological signal substantially exceeds technical noise. However, studies of related cancer subtypes — such as FL and DLBCL, which share a common germinal centre B-cell origin and exhibit partially overlapping transcriptional programmes — operate in a fundamentally different signal-to-noise regime, in which technical batch effects can exceed the biology of interest by an order of magnitude.</w:t>
        </w:r>
      </w:ins>
    </w:p>
    <w:p w14:paraId="51D1463E" w14:textId="77777777" w:rsidR="001440CB" w:rsidRDefault="001440CB" w:rsidP="007C4E25"/>
    <w:p w14:paraId="4F0F2CDA" w14:textId="77777777" w:rsidR="001E5682" w:rsidRPr="00662C2F" w:rsidRDefault="001E5682" w:rsidP="001E5682"/>
    <w:p w14:paraId="552DAC41" w14:textId="77777777" w:rsidR="00C837CE" w:rsidRDefault="00C36DC9" w:rsidP="00C837CE">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RESULTS</w:t>
      </w:r>
    </w:p>
    <w:p w14:paraId="543628F5" w14:textId="52E33144" w:rsidR="00C837CE" w:rsidRDefault="00E13F94" w:rsidP="00C837CE">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Application of batch removal strategies, harmonization methods, imputation</w:t>
      </w:r>
      <w:r w:rsidR="00C837CE">
        <w:rPr>
          <w:rFonts w:ascii="Times New Roman" w:eastAsia="Times New Roman" w:hAnsi="Times New Roman" w:cs="Times New Roman"/>
          <w:b/>
          <w:bCs/>
          <w:color w:val="000000" w:themeColor="text1"/>
          <w:sz w:val="24"/>
          <w:szCs w:val="24"/>
        </w:rPr>
        <w:t xml:space="preserve"> </w:t>
      </w:r>
      <w:r>
        <w:rPr>
          <w:rFonts w:ascii="Times New Roman" w:eastAsia="Times New Roman" w:hAnsi="Times New Roman" w:cs="Times New Roman"/>
          <w:b/>
          <w:bCs/>
          <w:color w:val="000000" w:themeColor="text1"/>
          <w:sz w:val="24"/>
          <w:szCs w:val="24"/>
        </w:rPr>
        <w:t>methods and post-removal to the FL dataset</w:t>
      </w:r>
    </w:p>
    <w:p w14:paraId="63E47D42" w14:textId="77777777" w:rsidR="00FA6AFC" w:rsidRDefault="00FA6AFC" w:rsidP="00E13F94"/>
    <w:p w14:paraId="2AF1D285" w14:textId="4DEB3FED" w:rsidR="006236D7" w:rsidRDefault="00E13F94" w:rsidP="00E13F94">
      <w:pPr>
        <w:rPr>
          <w:i/>
          <w:iCs/>
          <w:del w:id="4011" w:author="Reviewer (Claude)" w:date="2026-06-28T10:00:00Z"/>
        </w:rPr>
      </w:pPr>
      <w:del w:id="4012" w:author="Reviewer (Claude)" w:date="2026-06-28T10:00:00Z">
        <w:r w:rsidRPr="007525CC">
          <w:rPr>
            <w:i/>
            <w:iCs/>
          </w:rPr>
          <w:lastRenderedPageBreak/>
          <w:delText xml:space="preserve">Bubble chart + heatmap of metrics number</w:delText>
        </w:r>
        <w:r w:rsidR="000E21FC" w:rsidRPr="007525CC">
          <w:rPr>
            <w:i/>
            <w:iCs/>
          </w:rPr>
          <w:delText xml:space="preserve"> + number of retained samples, genes </w:delText>
        </w:r>
        <w:r w:rsidR="006D5EA5" w:rsidRPr="007525CC">
          <w:rPr>
            <w:i/>
            <w:iCs/>
          </w:rPr>
          <w:delText xml:space="preserve">dendrogram</w:delText>
        </w:r>
        <w:r w:rsidR="00B479C1" w:rsidRPr="007525CC">
          <w:rPr>
            <w:i/>
            <w:iCs/>
          </w:rPr>
          <w:delText xml:space="preserve"> + general + general </w:delText>
        </w:r>
        <w:r w:rsidR="003E424E" w:rsidRPr="007525CC">
          <w:rPr>
            <w:i/>
            <w:iCs/>
          </w:rPr>
          <w:delText xml:space="preserve">flow chart for the pipeline</w:delText>
        </w:r>
        <w:r w:rsidRPr="007525CC">
          <w:rPr>
            <w:i/>
            <w:iCs/>
          </w:rPr>
          <w:delText xml:space="preserve">.</w:delText>
        </w:r>
        <w:r w:rsidR="007525CC" w:rsidRPr="007525CC">
          <w:rPr>
            <w:i/>
            <w:iCs/>
          </w:rPr>
          <w:delText xml:space="preserve"> Gene retention analysis, </w:delText>
        </w:r>
        <w:r w:rsidR="006236D7" w:rsidRPr="007525CC">
          <w:rPr>
            <w:i/>
            <w:iCs/>
          </w:rPr>
          <w:delText xml:space="preserve">N/A genes number before and after imputation (Supplementary Figure X - statistics of N/A genes in the initial dataset).</w:delText>
        </w:r>
      </w:del>
    </w:p>
    <w:p w14:paraId="333A80FF" w14:textId="19B8EEAF" w:rsidR="00FA3104" w:rsidRDefault="00FA3104" w:rsidP="00FA3104">
      <w:del w:id="4013" w:author="Reviewer (Claude)" w:date="2026-06-28T10:00:00Z">
        <w:r w:rsidRPr="00FA3104">
          <w:delText xml:space="preserve">We assembled the dataset of 7174 </w:delText>
        </w:r>
        <w:r>
          <w:delText xml:space="preserve">bulk transcriptomic profiles corresponding to NGS, as well as Affymetrix, Illumina and Agilent microarrays (Figure 1A). </w:delText>
        </w:r>
        <w:r w:rsidR="00AA0094">
          <w:delText xml:space="preserve">Since we made an emphasis at GC B cell lymphomas, we included </w:delText>
        </w:r>
        <w:r w:rsidR="00133AF2">
          <w:delText xml:space="preserve">4466 </w:delText>
        </w:r>
        <w:r w:rsidR="00E77477">
          <w:delText xml:space="preserve">diffuse large B cell lymphoma (DLBCL), </w:delText>
        </w:r>
        <w:r w:rsidR="00E05BA9">
          <w:delText xml:space="preserve">1697 follicular lymphoma (FL) samples, as well as 875 normal B cell samples (Figure 1B). We also included less frequent GC B cell lymphomas (88 Burkitt lymphoma and 34 high grade B cell lymphoma samples) from the same cohorts as additional biologically distinct groups.</w:delText>
        </w:r>
        <w:r w:rsidR="00DC3F79">
          <w:delText xml:space="preserve"> The complete annotation of the dataset can be found in Supplementary File 1.</w:delText>
        </w:r>
      </w:del>
      <w:ins w:id="4014" w:author="Reviewer (Claude)" w:date="2026-06-28T10:00:00Z">
        <w:r>
          <w:t xml:space="preserve">We assembled a multi-platform dataset of 7,174 bulk transcriptomic profiles from 88 cohorts spanning RNA-seq, Affymetrix, Illumina, and Agilent microarray platforms (Figure 1A). With a focus on germinal centre (GC) B-cell malignancies, the dataset comprised 4,466 DLBCL, 1,697 FL, and 875 normal B-cell samples (Figure 1B), together with 88 Burkitt lymphoma and 34 high-grade B-cell lymphoma samples from overlapping cohorts serving as additional reference biology groups. Complete sample annotation is provided in Supplementary Table 1.</w:t>
        </w:r>
      </w:ins>
    </w:p>
    <w:p w14:paraId="665798F9" w14:textId="77777777" w:rsidR="0091484B" w:rsidRDefault="0091484B" w:rsidP="00FA3104"/>
    <w:p w14:paraId="5D29E82B" w14:textId="5C76F34F" w:rsidR="0091484B" w:rsidRDefault="00187411" w:rsidP="00FA3104">
      <w:del w:id="4015" w:author="Reviewer (Claude)" w:date="2026-06-28T10:00:00Z">
        <w:r>
          <w:delText xml:space="preserve">We aimed to test the publicly available harmonization tools in and unbiased manner and select the best approach for </w:delText>
        </w:r>
        <w:r w:rsidR="00C42011">
          <w:delText xml:space="preserve">this</w:delText>
        </w:r>
        <w:r>
          <w:delText xml:space="preserve"> dataset</w:delText>
        </w:r>
        <w:r w:rsidR="00C42011">
          <w:delText xml:space="preserve"> of subtle biological and more pronounced technical differences. We designed</w:delText>
        </w:r>
        <w:r w:rsidR="00F14DC1">
          <w:delText xml:space="preserve"> a nine-step computational pipeline called </w:delText>
        </w:r>
        <w:r w:rsidR="00F14DC1" w:rsidRPr="0048764B">
          <w:rPr>
            <w:highlight w:val="yellow"/>
          </w:rPr>
          <w:delText xml:space="preserve">Batch</w:delText>
        </w:r>
        <w:r w:rsidR="00E870F6" w:rsidRPr="0048764B">
          <w:rPr>
            <w:highlight w:val="yellow"/>
          </w:rPr>
          <w:delText xml:space="preserve">Fighter</w:delText>
        </w:r>
        <w:r w:rsidR="00E870F6" w:rsidRPr="0048764B">
          <w:rPr>
            <w:highlight w:val="yellow"/>
          </w:rPr>
          <w:delText xml:space="preserve">??</w:delText>
        </w:r>
        <w:r w:rsidR="00950936" w:rsidRPr="00950936">
          <w:rPr>
            <w:highlight w:val="yellow"/>
          </w:rPr>
          <w:delText xml:space="preserve">ComboBatch</w:delText>
        </w:r>
        <w:r w:rsidR="00E870F6">
          <w:delText xml:space="preserve"> </w:delText>
        </w:r>
        <w:r w:rsidR="00B02F6B">
          <w:delText xml:space="preserve">to achieve this aim (Figure 1C). </w:delText>
        </w:r>
        <w:r w:rsidR="00B22D67">
          <w:delText xml:space="preserve">The pipeline</w:delText>
        </w:r>
        <w:r w:rsidR="00AD5E67">
          <w:delText xml:space="preserve"> started with the multiplatform dataset and </w:delText>
        </w:r>
        <w:r w:rsidR="002D42B9">
          <w:delText xml:space="preserve">then </w:delText>
        </w:r>
        <w:r w:rsidR="00AD5E67">
          <w:delText xml:space="preserve">applied</w:delText>
        </w:r>
        <w:r w:rsidR="002D42B9">
          <w:delText xml:space="preserve"> 14</w:delText>
        </w:r>
        <w:r w:rsidR="00AD5E67">
          <w:delText xml:space="preserve"> prior batch removal </w:delText>
        </w:r>
        <w:r w:rsidR="002D42B9">
          <w:delText xml:space="preserve">strategies that retained closely related </w:delText>
        </w:r>
        <w:r w:rsidR="002F6CA6">
          <w:delText xml:space="preserve">groups by platform and biology or removed outlier batches according to the annotation. Then the pipeline</w:delText>
        </w:r>
        <w:r w:rsidR="001639EB">
          <w:delText xml:space="preserve"> imputed missing expression values (NAs) using the KNN or </w:delText>
        </w:r>
        <w:r w:rsidR="00191FF4">
          <w:delText xml:space="preserve">S</w:delText>
        </w:r>
        <w:r w:rsidR="001639EB">
          <w:delText xml:space="preserve">oftimpute</w:delText>
        </w:r>
        <w:r w:rsidR="001639EB">
          <w:delText xml:space="preserve"> approache</w:delText>
        </w:r>
        <w:r w:rsidR="006023E8">
          <w:delText xml:space="preserve">s</w:delText>
        </w:r>
        <w:r w:rsidR="00CB469F">
          <w:delText xml:space="preserve"> (or excluding genes with NAs in any sample)</w:delText>
        </w:r>
        <w:r w:rsidR="006023E8">
          <w:delText xml:space="preserve">, applied log</w:delText>
        </w:r>
        <w:r w:rsidR="006023E8" w:rsidRPr="00CB52E8">
          <w:rPr>
            <w:vertAlign w:val="subscript"/>
          </w:rPr>
          <w:delText xml:space="preserve">2</w:delText>
        </w:r>
        <w:r w:rsidR="006023E8">
          <w:delText xml:space="preserve">-transformation </w:delText>
        </w:r>
        <w:r w:rsidR="00CB52E8">
          <w:delText xml:space="preserve">by individual cohort and then utilized one of </w:delText>
        </w:r>
        <w:r w:rsidR="00856F42">
          <w:delText xml:space="preserve"> harmonization methods. </w:delText>
        </w:r>
        <w:r w:rsidR="005851F0">
          <w:delText xml:space="preserve">Initially, we </w:delText>
        </w:r>
        <w:r w:rsidR="002741E8">
          <w:delText xml:space="preserve">aimed to implement </w:delText>
        </w:r>
        <w:r w:rsidR="00227332">
          <w:delText xml:space="preserve">39 harmonization methods but </w:delText>
        </w:r>
        <w:r w:rsidR="00227332" w:rsidRPr="004E6849">
          <w:rPr>
            <w:highlight w:val="yellow"/>
          </w:rPr>
          <w:delText xml:space="preserve">12</w:delText>
        </w:r>
        <w:r w:rsidR="00227332">
          <w:delText xml:space="preserve"> of them failed implementation by reasons described in Supplementary File. </w:delText>
        </w:r>
        <w:r w:rsidR="00856F42">
          <w:delText xml:space="preserve">O</w:delText>
        </w:r>
        <w:r w:rsidR="00CB52E8">
          <w:delText xml:space="preserve">ptionally</w:delText>
        </w:r>
        <w:r w:rsidR="00856F42">
          <w:delText xml:space="preserve">, the pipeline excluded a single batch that </w:delText>
        </w:r>
        <w:r w:rsidR="00AB2F2F">
          <w:delText xml:space="preserve">was and outlier in PCA space after harmonization as an additional fine-tuning step.</w:delText>
        </w:r>
        <w:r w:rsidR="00566F78">
          <w:delText xml:space="preserve"> The pipeline then</w:delText>
        </w:r>
        <w:r w:rsidR="00233E8B">
          <w:delText xml:space="preserve"> calculated</w:delText>
        </w:r>
        <w:r w:rsidR="00243676">
          <w:delText xml:space="preserve"> 87 scoring metrics</w:delText>
        </w:r>
        <w:r w:rsidR="00051A42">
          <w:delText xml:space="preserve">, assigned polarity to them and resulted in an integrated </w:delText>
        </w:r>
        <w:r w:rsidR="00051A42">
          <w:delText xml:space="preserve">clustermap</w:delText>
        </w:r>
        <w:r w:rsidR="00051A42">
          <w:delText xml:space="preserve"> of all the harmonization attempts</w:delText>
        </w:r>
        <w:r w:rsidR="000741C9">
          <w:delText xml:space="preserve">. Harmonization attempt here denotes a unique combination of prior batch removal strategy, imputation, </w:delText>
        </w:r>
        <w:r w:rsidR="00E250CF">
          <w:delText xml:space="preserve">harmonization tool and post-removal</w:delText>
        </w:r>
        <w:r w:rsidR="008B22E8">
          <w:delText xml:space="preserve">. Finally, we ran the pipeline for</w:delText>
        </w:r>
        <w:r w:rsidR="00E250CF">
          <w:delText xml:space="preserve"> the full cross-product</w:delText>
        </w:r>
        <w:r w:rsidR="007D52CF">
          <w:delText xml:space="preserve"> of batch removals, </w:delText>
        </w:r>
        <w:r w:rsidR="00CB469F">
          <w:delText xml:space="preserve">imputations, harmonization tools and post-removals, encompassing </w:delText>
        </w:r>
        <w:r w:rsidR="008B22E8">
          <w:delText xml:space="preserve">2234</w:delText>
        </w:r>
        <w:r w:rsidR="00476E8F">
          <w:delText xml:space="preserve"> successful</w:delText>
        </w:r>
        <w:r w:rsidR="008B22E8">
          <w:delText xml:space="preserve"> </w:delText>
        </w:r>
        <w:r w:rsidR="00B96DFB">
          <w:delText xml:space="preserve">harmonization</w:delText>
        </w:r>
        <w:r w:rsidR="00476E8F">
          <w:delText xml:space="preserve"> attempts.</w:delText>
        </w:r>
      </w:del>
      <w:ins w:id="4016" w:author="Reviewer (Claude)" w:date="2026-06-28T10:00:00Z">
        <w:r>
          <w:t xml:space="preserve">To benchmark publicly available harmonization tools in an unbiased manner and identify the optimal approach for a dataset with subtle biological and pronounced technical differences, we designed a nine-step computational pipeline named ComboBatch (Figure 1C). Starting from the full multi-platform dataset, ComboBatch applied one of 14 prior batch removal strategies — retaining sample subsets defined by platform or biomaterial type, or excluding outlier batches identified by annotation or unsupervised screening — followed by imputation of missing expression values using KNN or softimpute (or strict exclusion of genes with any NA), log2-transformation per cohort, and one of 31 harmonization methods. Of the 38 methods identified through literature search, 7 failed implementation and are documented with reasons in Supplementary Table N. Optionally, the pipeline excluded a single PCA-outlier batch after harmonization as a fine-tuning step. The pipeline then computed 87 polarity-defined scoring metrics and assembled an integrated clustermap across all harmonization attempts — each defined as a unique combination of prior batch removal strategy, imputation method, harmonization algorithm, and post-removal status. The full cross-product of these four factors yielded 2,234 successfully completed harmonization attempts.</w:t>
        </w:r>
      </w:ins>
      <w:proofErr w:type="spellStart"/>
      <w:proofErr w:type="spellEnd"/>
      <w:proofErr w:type="spellStart"/>
      <w:proofErr w:type="spellEnd"/>
      <w:proofErr w:type="spellStart"/>
      <w:proofErr w:type="spellEnd"/>
      <w:del w:id="0" w:author="Microsoft Word" w:date="2026-06-15T21:46:00Z" w16du:dateUtc="2026-06-15T17:46:00Z">
        <w:r w:rsidR="00856F42">
          <w:delText>39</w:delText>
        </w:r>
      </w:del>
      <w:ins w:id="1" w:author="Microsoft Word" w:date="2026-06-15T21:46:00Z" w16du:dateUtc="2026-06-15T17:46:00Z">
        <w:r w:rsidR="00490E42" w:rsidRPr="00490E42">
          <w:rPr>
            <w:highlight w:val="yellow"/>
          </w:rPr>
          <w:t>27???</w:t>
        </w:r>
      </w:ins>
      <w:proofErr w:type="spellStart"/>
      <w:proofErr w:type="spellEnd"/>
    </w:p>
    <w:p w14:paraId="5781E540" w14:textId="77777777" w:rsidR="00B96DFB" w:rsidRDefault="00B96DFB" w:rsidP="00FA3104"/>
    <w:p w14:paraId="73DC35C8" w14:textId="72250C0B" w:rsidR="00947092" w:rsidRDefault="00B96DFB" w:rsidP="00FA3104">
      <w:del w:id="4017" w:author="Reviewer (Claude)" w:date="2026-06-28T10:00:00Z">
        <w:r>
          <w:delText xml:space="preserve">The dataset was highly imbalanced between batch and biology groups.</w:delText>
        </w:r>
        <w:r w:rsidR="00C37B81">
          <w:delText xml:space="preserve"> Among t</w:delText>
        </w:r>
        <w:r w:rsidR="00424314">
          <w:delText xml:space="preserve">he </w:delText>
        </w:r>
        <w:r w:rsidR="00424314">
          <w:delText xml:space="preserve">top-5</w:delText>
        </w:r>
        <w:r w:rsidR="00424314">
          <w:delText xml:space="preserve"> batches by sample number, the 5</w:delText>
        </w:r>
        <w:r w:rsidR="00424314" w:rsidRPr="00424314">
          <w:rPr>
            <w:vertAlign w:val="superscript"/>
          </w:rPr>
          <w:delText xml:space="preserve">th</w:delText>
        </w:r>
        <w:r w:rsidR="00424314">
          <w:delText xml:space="preserve"> one GPL14951_FFPE (</w:delText>
        </w:r>
        <w:r w:rsidR="00080388">
          <w:delText xml:space="preserve">810 samples</w:delText>
        </w:r>
        <w:r w:rsidR="00424314">
          <w:delText xml:space="preserve">)</w:delText>
        </w:r>
        <w:r w:rsidR="00080388">
          <w:delText xml:space="preserve"> contained DLBCL only, and so did the 6</w:delText>
        </w:r>
        <w:r w:rsidR="00080388" w:rsidRPr="00080388">
          <w:rPr>
            <w:vertAlign w:val="superscript"/>
          </w:rPr>
          <w:delText xml:space="preserve">th</w:delText>
        </w:r>
        <w:r w:rsidR="00080388">
          <w:delText xml:space="preserve"> </w:delText>
        </w:r>
        <w:r w:rsidR="00C435E6">
          <w:delText xml:space="preserve">largest batch </w:delText>
        </w:r>
        <w:r w:rsidR="000A7436">
          <w:delText xml:space="preserve">GPL570_FFPE</w:delText>
        </w:r>
        <w:r w:rsidR="00904FA7">
          <w:delText xml:space="preserve"> (</w:delText>
        </w:r>
        <w:r w:rsidR="001D762D">
          <w:delText xml:space="preserve">Figure 1D</w:delText>
        </w:r>
        <w:r w:rsidR="00904FA7">
          <w:delText xml:space="preserve">)</w:delText>
        </w:r>
        <w:r w:rsidR="000A7436">
          <w:delText xml:space="preserve">.</w:delText>
        </w:r>
        <w:r w:rsidR="00904FA7">
          <w:delText xml:space="preserve"> The second largest batch, GPL570_Unknown (1007 samples), contained only 4 distinct b</w:delText>
        </w:r>
        <w:r w:rsidR="001D762D">
          <w:delText xml:space="preserve">iological groups: FL, DLBCL, BL</w:delText>
        </w:r>
        <w:r w:rsidR="003A1801">
          <w:delText xml:space="preserve"> and B cells. </w:delText>
        </w:r>
        <w:r w:rsidR="00D41C83">
          <w:delText xml:space="preserve">Distribution of biology </w:delText>
        </w:r>
        <w:r w:rsidR="008048C8">
          <w:delText xml:space="preserve">groups</w:delText>
        </w:r>
        <w:r w:rsidR="00D41C83">
          <w:delText xml:space="preserve"> </w:delText>
        </w:r>
        <w:r w:rsidR="008048C8">
          <w:delText xml:space="preserve">by batches was more uniform (Figure 1E): </w:delText>
        </w:r>
        <w:r w:rsidR="00657171">
          <w:delText xml:space="preserve">the top 2 malignancies, DLBCL and FL, were present in 12 and </w:delText>
        </w:r>
        <w:r w:rsidR="00C94D56">
          <w:delText xml:space="preserve">15 batches, respectively. </w:delText>
        </w:r>
        <w:r w:rsidR="005F1471">
          <w:delText xml:space="preserve">Rare groups had more skewed batch distribution: </w:delText>
        </w:r>
        <w:r w:rsidR="007C186C">
          <w:delText xml:space="preserve">High grade B cell lymphoma has a single batch (</w:delText>
        </w:r>
        <w:r w:rsidR="007C186C">
          <w:delText xml:space="preserve">RNASeq_FFPE_Exome</w:delText>
        </w:r>
        <w:r w:rsidR="007C186C">
          <w:delText xml:space="preserve"> capture), </w:delText>
        </w:r>
        <w:r w:rsidR="00947092">
          <w:delText xml:space="preserve">plasmablasts and Burkitt lymphoma has two batches per each one. </w:delText>
        </w:r>
        <w:r w:rsidR="002946FD">
          <w:delText xml:space="preserve">The same degree of skewedness was seen at the level of individual cohorts (Su</w:delText>
        </w:r>
        <w:r w:rsidR="00BB5653">
          <w:delText xml:space="preserve">pplementary Figure 1</w:delText>
        </w:r>
        <w:r w:rsidR="002946FD">
          <w:delText xml:space="preserve">)</w:delText>
        </w:r>
        <w:r w:rsidR="009A1F94">
          <w:delText xml:space="preserve">:</w:delText>
        </w:r>
        <w:r w:rsidR="0002039D">
          <w:delText xml:space="preserve"> the top 5 cohorts by sample number </w:delText>
        </w:r>
        <w:r w:rsidR="0040582E">
          <w:delText xml:space="preserve">contained DLBCL only</w:delText>
        </w:r>
        <w:r w:rsidR="00B340EC">
          <w:delText xml:space="preserve"> (Supplementary Figure 1A)</w:delText>
        </w:r>
        <w:r w:rsidR="0040582E">
          <w:delText xml:space="preserve">, </w:delText>
        </w:r>
        <w:r w:rsidR="00271AF5">
          <w:delText xml:space="preserve">except for</w:delText>
        </w:r>
        <w:r w:rsidR="0040582E">
          <w:delText xml:space="preserve"> SOM cohort taken from the German collaborators (ref).</w:delText>
        </w:r>
        <w:r w:rsidR="00B340EC">
          <w:delText xml:space="preserve"> Top</w:delText>
        </w:r>
        <w:r w:rsidR="00271AF5">
          <w:delText xml:space="preserve"> 13 cohorts contained either DLBCL only or FL only, again with the SOM cohort exception. </w:delText>
        </w:r>
        <w:r w:rsidR="008840E4">
          <w:delText xml:space="preserve">Normal B cells were </w:delText>
        </w:r>
        <w:r w:rsidR="00A57A1A">
          <w:delText xml:space="preserve">profiles primarily</w:delText>
        </w:r>
        <w:r w:rsidR="008840E4">
          <w:delText xml:space="preserve"> in the </w:delText>
        </w:r>
        <w:r w:rsidR="00A57A1A">
          <w:delText xml:space="preserve">lower 2/3 part of the cohorts assembled. </w:delText>
        </w:r>
        <w:r w:rsidR="0088147E">
          <w:delText xml:space="preserve">All cohorts with two exceptions (Kassandra and </w:delText>
        </w:r>
        <w:r w:rsidR="00996624">
          <w:delText xml:space="preserve">PUB_FL_NCISTAUDT) </w:delText>
        </w:r>
        <w:r w:rsidR="00996624">
          <w:delText xml:space="preserve">has</w:delText>
        </w:r>
        <w:r w:rsidR="00996624">
          <w:delText xml:space="preserve"> only one RNA batch in a cohort (Supplementary Figure 1B)</w:delText>
        </w:r>
        <w:r w:rsidR="00327C72">
          <w:delText xml:space="preserve">.</w:delText>
        </w:r>
      </w:del>
      <w:ins w:id="4018" w:author="Reviewer (Claude)" w:date="2026-06-28T10:00:00Z">
        <w:r>
          <w:t xml:space="preserve">The dataset was markedly imbalanced with respect to both batch and biology group composition. Among the five largest RNA batches by sample count, the fifth-largest (GPL14951_FFPE, 810 samples) and sixth-largest (GPL570_FFPE) contained DLBCL exclusively, while the second-largest (GPL570_Unknown, 1,007 samples) comprised only four biological groups: FL, DLBCL, Burkitt lymphoma, and normal B cells (Figure 1D). The distribution of biological groups across batches was somewhat more uniform (Figure 1E): DLBCL and FL were represented in 12 and 15 batches, respectively, whereas rare groups showed extreme batch skew — high-grade B-cell lymphoma was confined to a single batch (RNASeq_FFPE_Exome_capture), and plasmablasts and Burkitt lymphoma were each represented by two batches. Analogous composition skew was observed at the cohort level (Supplementary Figure 1): the five largest cohorts by sample count were exclusively DLBCL (Supplementary Figure 1A), with the exception of the SOM cohort (ref). Normal B cells were profiled predominantly in smaller cohorts. With two exceptions (Kassandra and PUB_FL_NCISTAUDT), each cohort contributed samples to a single RNA batch (Supplementary Figure 1B).</w:t>
        </w:r>
      </w:ins>
      <w:proofErr w:type="gramStart"/>
      <w:proofErr w:type="gramEnd"/>
      <w:proofErr w:type="spellStart"/>
      <w:proofErr w:type="spellEnd"/>
      <w:proofErr w:type="gramStart"/>
      <w:proofErr w:type="gramEnd"/>
    </w:p>
    <w:p w14:paraId="7654FABE" w14:textId="77777777" w:rsidR="008650BD" w:rsidRDefault="008650BD" w:rsidP="00FA3104"/>
    <w:p w14:paraId="50A3B0D0" w14:textId="65AAAAE6" w:rsidR="00FA3027" w:rsidRPr="00BA5F05" w:rsidRDefault="0006487A" w:rsidP="00FA3104">
      <w:r>
        <w:t xml:space="preserve"> </w:t>
      </w:r>
    </w:p>
    <w:p w14:paraId="71587664" w14:textId="77777777" w:rsidR="00947092" w:rsidRDefault="00947092" w:rsidP="00FA3104"/>
    <w:p w14:paraId="0649630B" w14:textId="77777777" w:rsidR="007525CC" w:rsidRDefault="007525CC" w:rsidP="00E13F94">
      <w:pPr>
        <w:rPr>
          <w:i/>
          <w:iCs/>
        </w:rPr>
      </w:pPr>
    </w:p>
    <w:p w14:paraId="0C24196A" w14:textId="77777777" w:rsidR="007525CC" w:rsidRPr="007525CC" w:rsidRDefault="007525CC" w:rsidP="00E13F94"/>
    <w:p w14:paraId="12135D5D" w14:textId="74CC56EC" w:rsidR="00FA6AFC" w:rsidRDefault="00FA6AFC" w:rsidP="00E13F94">
      <w:r w:rsidRPr="001D59CB">
        <w:rPr>
          <w:b/>
          <w:bCs/>
        </w:rPr>
        <w:t>Figure 1. Dataset composition and computational pipeline.</w:t>
      </w:r>
      <w:r>
        <w:t xml:space="preserve"> </w:t>
      </w:r>
      <w:r w:rsidR="001D59CB" w:rsidRPr="001D59CB">
        <w:rPr>
          <w:b/>
          <w:bCs/>
        </w:rPr>
        <w:t>(</w:t>
      </w:r>
      <w:r w:rsidRPr="001D59CB">
        <w:rPr>
          <w:b/>
          <w:bCs/>
        </w:rPr>
        <w:t>A</w:t>
      </w:r>
      <w:r w:rsidR="001D59CB" w:rsidRPr="001D59CB">
        <w:rPr>
          <w:b/>
          <w:bCs/>
        </w:rPr>
        <w:t>)</w:t>
      </w:r>
      <w:r>
        <w:t xml:space="preserve"> </w:t>
      </w:r>
      <w:r w:rsidR="001D59CB">
        <w:t>D</w:t>
      </w:r>
      <w:r>
        <w:t xml:space="preserve">ataset composition by </w:t>
      </w:r>
      <w:r w:rsidR="001D59CB">
        <w:t xml:space="preserve">batches. </w:t>
      </w:r>
      <w:r w:rsidR="001D59CB" w:rsidRPr="001D59CB">
        <w:rPr>
          <w:b/>
          <w:bCs/>
        </w:rPr>
        <w:t>(B)</w:t>
      </w:r>
      <w:r w:rsidR="001D59CB">
        <w:t xml:space="preserve"> Dataset composition by biology groups. </w:t>
      </w:r>
      <w:r w:rsidR="001D59CB" w:rsidRPr="001D59CB">
        <w:rPr>
          <w:b/>
          <w:bCs/>
        </w:rPr>
        <w:t xml:space="preserve">(C) </w:t>
      </w:r>
      <w:r w:rsidR="001D59CB">
        <w:t xml:space="preserve">Scheme of the computational pipeline. </w:t>
      </w:r>
      <w:r w:rsidR="001D59CB" w:rsidRPr="001D59CB">
        <w:rPr>
          <w:b/>
          <w:bCs/>
        </w:rPr>
        <w:t>(D)</w:t>
      </w:r>
      <w:r w:rsidR="001D59CB">
        <w:t xml:space="preserve"> Bar plot of sample counts by batches and biology, ordered by batches. Biology groups are color coded according to the B panel color legend. </w:t>
      </w:r>
      <w:r w:rsidR="001D59CB" w:rsidRPr="001D59CB">
        <w:rPr>
          <w:b/>
          <w:bCs/>
        </w:rPr>
        <w:t>(E)</w:t>
      </w:r>
      <w:r w:rsidR="001D59CB">
        <w:t xml:space="preserve"> Bar plot of sample counts by biology and batches, ordered by biology groups. Batches are color coded according to the A panel color legend.</w:t>
      </w:r>
    </w:p>
    <w:p w14:paraId="3573A2DB" w14:textId="5D43E90E" w:rsidR="00FA6AFC" w:rsidRDefault="00FA6AFC" w:rsidP="00E13F94">
      <w:r w:rsidRPr="00FA6AFC">
        <w:rPr>
          <w:noProof/>
        </w:rPr>
        <w:drawing>
          <wp:inline distT="0" distB="0" distL="0" distR="0" wp14:anchorId="1150A916" wp14:editId="2622F6D1">
            <wp:extent cx="4184923" cy="6354610"/>
            <wp:effectExtent l="0" t="0" r="6350" b="0"/>
            <wp:docPr id="88828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80709" name=""/>
                    <pic:cNvPicPr/>
                  </pic:nvPicPr>
                  <pic:blipFill>
                    <a:blip r:embed="rId8"/>
                    <a:stretch>
                      <a:fillRect/>
                    </a:stretch>
                  </pic:blipFill>
                  <pic:spPr>
                    <a:xfrm>
                      <a:off x="0" y="0"/>
                      <a:ext cx="4198437" cy="6375130"/>
                    </a:xfrm>
                    <a:prstGeom prst="rect">
                      <a:avLst/>
                    </a:prstGeom>
                  </pic:spPr>
                </pic:pic>
              </a:graphicData>
            </a:graphic>
          </wp:inline>
        </w:drawing>
      </w:r>
    </w:p>
    <w:p w14:paraId="5F6B1B7C" w14:textId="77777777" w:rsidR="005571C1" w:rsidRDefault="005571C1" w:rsidP="005571C1">
      <w:del w:id="4019" w:author="Reviewer (Claude)" w:date="2026-06-28T10:00:00Z">
        <w:r>
          <w:lastRenderedPageBreak/>
          <w:delText xml:space="preserve">The initial step of the computational pipeline was prior batch removal, implemented in 14 strategies (Figure 2A). We applied batch removal by platform (NGS or microarrays including Affymetrix only), by biomaterial (FF/FFPE only), by biology (malignant only) and multiple strategies aiming to remove outlying (bad) batches: rare batches and those that showed poor performance based on the initial FSQN and QN screenings (Supplementary Table=Table from methods + Supplementary Figure with FSQN and QN plots in </w:delText>
        </w:r>
        <w:r>
          <w:delText xml:space="preserve">  ). The subsequent application of KNN and </w:delText>
        </w:r>
        <w:r>
          <w:delText xml:space="preserve">Softimpute</w:delText>
        </w:r>
        <w:r>
          <w:delText xml:space="preserve"> imputation methods lead to drastic increase in gene number (Figure 2B). While datasets with complete NA removal ranged from </w:delText>
        </w:r>
        <w:r w:rsidRPr="00094B5C">
          <w:delText xml:space="preserve">3447</w:delText>
        </w:r>
        <w:r>
          <w:delText xml:space="preserve"> (S0 and D strategies) to 6797 (C strategy), KNN and </w:delText>
        </w:r>
        <w:r>
          <w:delText xml:space="preserve">Softimpute</w:delText>
        </w:r>
        <w:r>
          <w:delText xml:space="preserve"> resulted in gene numbers ranging from </w:delText>
        </w:r>
        <w:r w:rsidRPr="0020675A">
          <w:delText xml:space="preserve">6797</w:delText>
        </w:r>
        <w:r>
          <w:delText xml:space="preserve"> (J strategy) to 15885 (C strategy). KNN and </w:delText>
        </w:r>
        <w:r>
          <w:delText xml:space="preserve">Softimpute</w:delText>
        </w:r>
        <w:r>
          <w:delText xml:space="preserve"> approaches resulted in the same number of genes because we applied them only for genes with less than 20% samples being NA in each dataset. Whereas ‘strict’ approach led to unimodal gene expression distributions mostly for microarrays (16 cohorts) and bimodal mostly for NGS cohorts (the rest 72 ones, Supplementary Figure 2), KNN and </w:delText>
        </w:r>
        <w:r>
          <w:delText xml:space="preserve">Softimpute</w:delText>
        </w:r>
        <w:r>
          <w:delText xml:space="preserve"> resulted in more similar gene expression distributions per cohort, leaving only 5 out of 88 cohorts with unimodal distribution for KNN (Supplementary Figure 3) and 3 for </w:delText>
        </w:r>
        <w:r>
          <w:delText xml:space="preserve">Softimpute</w:delText>
        </w:r>
        <w:r>
          <w:delText xml:space="preserve"> (Supplementary Figure 4). Surprisingly, the </w:delText>
        </w:r>
        <w:r>
          <w:delText xml:space="preserve">Softimpute</w:delText>
        </w:r>
        <w:r>
          <w:delText xml:space="preserve"> imputation lead also to anomalous third peak of gene expression between the zero and the middle expression one for 14 cohorts (Supplementary Figure 4) which is certainly an </w:delText>
        </w:r>
        <w:r>
          <w:delText xml:space="preserve">algorhytmic</w:delText>
        </w:r>
        <w:r>
          <w:delText xml:space="preserve"> hallucination. </w:delText>
        </w:r>
        <w:r w:rsidRPr="00910AC2">
          <w:rPr>
            <w:rStyle w:val="Hyperlink"/>
          </w:rPr>
          <w:delText xml:space="preserve">https://docs.google.com/presentation/d/1G5UKZZrDl2wkUc5Z_ipnPASIwSJEpqA9/edit?slide=id.g3d627fdd336_2_120#slide=id.g3d627fdd336_2_120</w:delText>
        </w:r>
      </w:del>
      <w:ins w:id="4020" w:author="Reviewer (Claude)" w:date="2026-06-28T10:00:00Z">
        <w:r>
          <w:t xml:space="preserve">The initial step of ComboBatch was prior batch removal, implemented across 14 distinct strategies (Figure 2A), grouped by selection criterion: platform type (RNA-seq only; Affymetrix-only microarray), biomaterial (FF-only; FFPE-only), tumour biology (malignant only), and outlier batch exclusion (rare batches and those performing poorly in initial FSQN and quantile normalization screening; Supplementary Table N, Supplementary Figure N). Imputation substantially increased the number of genes available for downstream analysis (Figure 2B): strict NA exclusion yielded between 3,447 genes (S0 and D strategies) and 6,797 genes (C strategy), whereas KNN and softimpute imputation extended this range to 6,797-15,885 genes. KNN and softimpute produced identical gene sets because both were applied exclusively to genes with fewer than 20% NA values per strategy subset. Strict NA exclusion produced predominantly unimodal expression distributions in microarray cohorts (16 of 88) and bimodal distributions in RNA-seq cohorts (72 of 88; Supplementary Figure 2), whereas KNN and softimpute yielded more homogeneous per-cohort distributions, reducing the number of cohorts with unimodal distributions to 5 (KNN, Supplementary Figure 3) and 3 (softimpute, Supplementary Figure 4), respectively. Notably, softimpute also introduced spurious trimodal expression distributions in 14 cohorts (Supplementary Figure 4), an imputation artefact consistent with the low-rank approximation underlying the algorithm and its sensitivity to heterogeneous missingness patterns.</w:t>
        </w:r>
      </w:ins>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B0A4D66" w14:textId="77777777" w:rsidR="005571C1" w:rsidRDefault="005571C1" w:rsidP="005571C1"/>
    <w:p w14:paraId="4548045E" w14:textId="77777777" w:rsidR="005571C1" w:rsidRDefault="005571C1" w:rsidP="005571C1">
      <w:del w:id="4021" w:author="Reviewer (Claude)" w:date="2026-06-28T10:00:00Z">
        <w:r>
          <w:delText xml:space="preserve">It should be noted that the initial dataset before any NA handling was highly heterogeneous by non-NA expression (Figure 2C): NGS, GPL570 and GPL14951 datasets had more than 15000 non-NA genes, whereas rare batches (GPL20188_FF, GPL13158_FF, GPL16686_FF </w:delText>
        </w:r>
        <w:r>
          <w:delText xml:space="preserve">etc</w:delText>
        </w:r>
        <w:r>
          <w:delText xml:space="preserve">) contained only 6000-7000 genes with defined expression. This heterogeneity led to low gene number in the strict approaches (</w:delText>
        </w:r>
        <w:r w:rsidRPr="00094B5C">
          <w:delText xml:space="preserve">3447</w:delText>
        </w:r>
        <w:r>
          <w:delText xml:space="preserve"> – 6797 genes), which was mostly mitigated by imputation (</w:delText>
        </w:r>
        <w:r w:rsidRPr="0020675A">
          <w:delText xml:space="preserve">6797</w:delText>
        </w:r>
        <w:r>
          <w:delText xml:space="preserve"> - 15885 genes). </w:delText>
        </w:r>
      </w:del>
      <w:ins w:id="4022" w:author="Reviewer (Claude)" w:date="2026-06-28T10:00:00Z">
        <w:r>
          <w:t xml:space="preserve">The initial dataset exhibited substantial heterogeneity in gene coverage before any NA handling (Figure 2C): RNA-seq, GPL570, and GPL14951 batches provided expression values for more than 15,000 genes, whereas rare platform batches (GPL20188_FF, GPL13158_FF, and GPL16686_FF) contained only 6,000-7,000 genes with defined expression. This inter-platform heterogeneity was the primary driver of the restricted gene numbers obtained under strict NA exclusion (3,447-6,797 genes), a limitation largely overcome by imputation (6,797-15,885 genes).</w:t>
        </w:r>
      </w:ins>
      <w:proofErr w:type="spellStart"/>
      <w:proofErr w:type="spellEnd"/>
    </w:p>
    <w:p w14:paraId="76DC5A78" w14:textId="77777777" w:rsidR="005571C1" w:rsidRDefault="005571C1" w:rsidP="005571C1"/>
    <w:p w14:paraId="3466AB5D" w14:textId="4148B760" w:rsidR="00E13F94" w:rsidRDefault="005571C1" w:rsidP="005571C1">
      <w:del w:id="4023" w:author="Reviewer (Claude)" w:date="2026-06-28T10:00:00Z">
        <w:r>
          <w:delText xml:space="preserve">We then visualized gene sets overlapping with imputation and with strict approach</w:delText>
        </w:r>
        <w:r w:rsidR="00F44E38">
          <w:delText xml:space="preserve"> in a hybrid circus Sankey plot</w:delText>
        </w:r>
        <w:r>
          <w:delText xml:space="preserve"> (Figure 2D)</w:delText>
        </w:r>
        <w:r w:rsidR="00294996">
          <w:delText xml:space="preserve">. </w:delText>
        </w:r>
        <w:r w:rsidR="00FC0CDD">
          <w:delText xml:space="preserve">Iterative removal of batches, both in the PCA space</w:delText>
        </w:r>
        <w:r w:rsidR="00F44E38">
          <w:delText xml:space="preserve"> </w:delText>
        </w:r>
        <w:r w:rsidR="00FC0CDD">
          <w:delText xml:space="preserve">(strategies A – E1 – E2 – E3) and for microarrays (strategies </w:delText>
        </w:r>
        <w:r w:rsidR="00705256">
          <w:delText xml:space="preserve">F – H – G) did not drastically increase gene number after imputation</w:delText>
        </w:r>
        <w:r w:rsidR="00D101E7">
          <w:delText xml:space="preserve">, albeit the strict gene number increased from </w:delText>
        </w:r>
        <w:r w:rsidR="00D32EA7">
          <w:delText xml:space="preserve">3447 in F to 61</w:delText>
        </w:r>
        <w:r w:rsidR="00403075">
          <w:delText xml:space="preserve">33 in H, and from 3520 in A to </w:delText>
        </w:r>
        <w:r w:rsidR="00C95DB4">
          <w:delText xml:space="preserve">5658 in B, 5175 in E1.</w:delText>
        </w:r>
        <w:r w:rsidR="00AC1209">
          <w:delText xml:space="preserve"> </w:delText>
        </w:r>
        <w:r w:rsidR="006E0E88">
          <w:delText xml:space="preserve">Importantly, imputation increased gene number </w:delText>
        </w:r>
        <w:r w:rsidR="00105CA5">
          <w:delText xml:space="preserve">by a factor of 3.4 for the initial S0 strategy (from 3447 to 11768).</w:delText>
        </w:r>
        <w:r w:rsidR="0015255A">
          <w:delText xml:space="preserve"> </w:delText>
        </w:r>
        <w:r w:rsidR="00FA1244">
          <w:delText xml:space="preserve">Strategies with t</w:delText>
        </w:r>
        <w:r w:rsidR="002D15D0">
          <w:delText xml:space="preserve">he highest g</w:delText>
        </w:r>
        <w:r w:rsidR="00FA1244">
          <w:delText xml:space="preserve">ene number after imputation (</w:delText>
        </w:r>
        <w:r w:rsidR="0077062F">
          <w:delText xml:space="preserve">A, E1-E3, </w:delText>
        </w:r>
        <w:r w:rsidR="006E733E">
          <w:delText xml:space="preserve">B, D, K, C</w:delText>
        </w:r>
        <w:r w:rsidR="00FA1244">
          <w:delText xml:space="preserve">)</w:delText>
        </w:r>
        <w:r w:rsidR="006E733E">
          <w:delText xml:space="preserve"> shared their genes and had a </w:delText>
        </w:r>
        <w:r w:rsidR="004E2769">
          <w:delText xml:space="preserve">pairwise</w:delText>
        </w:r>
        <w:r w:rsidR="006E733E">
          <w:delText xml:space="preserve"> Jaccard index 95-100% </w:delText>
        </w:r>
        <w:r w:rsidR="008F0782">
          <w:delText xml:space="preserve">(Supplementary Figure 5)</w:delText>
        </w:r>
        <w:r w:rsidR="006E733E">
          <w:delText xml:space="preserve">, showing that </w:delText>
        </w:r>
        <w:r w:rsidR="004E2769">
          <w:delText xml:space="preserve">imputation helps to the highest degree for closely related transcriptomic platforms and </w:delText>
        </w:r>
        <w:r w:rsidR="00515AE9">
          <w:delText xml:space="preserve">biomaterials.</w:delText>
        </w:r>
      </w:del>
      <w:ins w:id="4024" w:author="Reviewer (Claude)" w:date="2026-06-28T10:00:00Z">
        <w:r>
          <w:t xml:space="preserve">We visualized gene set overlaps across imputation and strict NA-exclusion approaches using a circos-Sankey plot (Figure 2D). Iterative batch removal — in PCA space (strategies A to E1 to E2 to E3) or restricted to microarrays (strategies F to H to G) — did not substantially increase post-imputation gene counts, although strict gene numbers rose from 3,447 (strategy F) to 6,133 (strategy H), and from 3,520 (A) to 5,658 (B) and 5,175 (E1). By contrast, imputation yielded a 3.4-fold gene count increase for the unrestricted S0 strategy (3,447 to 11,768 genes). The strategies with the highest post-imputation gene numbers (A, E1-E3, B, D, K, C) shared near-identical gene sets, with pairwise Jaccard indices of 95-100% (Supplementary Figure 5), indicating that imputation is most effective when the contributing platforms and biomaterials have broadly overlapping transcriptome coverage.</w:t>
        </w:r>
      </w:ins>
    </w:p>
    <w:p w14:paraId="02C930D2" w14:textId="77777777" w:rsidR="00633721" w:rsidRDefault="00633721" w:rsidP="005571C1"/>
    <w:p w14:paraId="0DF382EE" w14:textId="3EDDD985" w:rsidR="00633721" w:rsidRPr="009B7397" w:rsidRDefault="00633721" w:rsidP="005571C1">
      <w:r w:rsidRPr="00651DD7">
        <w:rPr>
          <w:b/>
          <w:bCs/>
        </w:rPr>
        <w:t>Figure 2.</w:t>
      </w:r>
      <w:r w:rsidR="005B4F09" w:rsidRPr="00651DD7">
        <w:rPr>
          <w:b/>
          <w:bCs/>
        </w:rPr>
        <w:t xml:space="preserve"> Batch removal strategies, NA genes and imputation.</w:t>
      </w:r>
      <w:r w:rsidR="00D919DB">
        <w:t xml:space="preserve"> </w:t>
      </w:r>
      <w:r w:rsidR="00D919DB" w:rsidRPr="00C5772E">
        <w:rPr>
          <w:b/>
          <w:bCs/>
        </w:rPr>
        <w:t xml:space="preserve">(A) </w:t>
      </w:r>
      <w:proofErr w:type="spellStart"/>
      <w:r w:rsidR="00D919DB">
        <w:t>Circos</w:t>
      </w:r>
      <w:proofErr w:type="spellEnd"/>
      <w:r w:rsidR="00D919DB">
        <w:t xml:space="preserve">-Sankey plot </w:t>
      </w:r>
      <w:r w:rsidR="00225961">
        <w:t xml:space="preserve">showing batch removal strategies and number of samples remaining after each strategy being applied. The strategies extend from the central </w:t>
      </w:r>
      <w:r w:rsidR="00453D04">
        <w:t xml:space="preserve">blue circle symbolizing the S0 strategy, and logically they are divided into the four groups (arcs in the blue circle): by </w:t>
      </w:r>
      <w:r w:rsidR="00651DD7">
        <w:t>platform</w:t>
      </w:r>
      <w:r w:rsidR="00453D04">
        <w:t xml:space="preserve">, by biology, </w:t>
      </w:r>
      <w:r w:rsidR="00651DD7">
        <w:t xml:space="preserve">by biomaterial, bad batches removal. </w:t>
      </w:r>
      <w:r w:rsidR="00651DD7" w:rsidRPr="00C5772E">
        <w:rPr>
          <w:b/>
          <w:bCs/>
        </w:rPr>
        <w:t>(B)</w:t>
      </w:r>
      <w:r w:rsidR="00C5772E">
        <w:rPr>
          <w:b/>
          <w:bCs/>
        </w:rPr>
        <w:t xml:space="preserve"> </w:t>
      </w:r>
      <w:r w:rsidR="001F3B98" w:rsidRPr="001F3B98">
        <w:t>Bar</w:t>
      </w:r>
      <w:r w:rsidR="001F3B98">
        <w:t xml:space="preserve"> </w:t>
      </w:r>
      <w:r w:rsidR="001F3B98" w:rsidRPr="001F3B98">
        <w:t xml:space="preserve">plots </w:t>
      </w:r>
      <w:r w:rsidR="001F3B98">
        <w:t xml:space="preserve">showing gene number under the strict approach (bottom plot, all genes with at least one NA in a dataset removed) and </w:t>
      </w:r>
      <w:r w:rsidR="004176FB">
        <w:t xml:space="preserve">after the imputation procedures (top plot, KNN or </w:t>
      </w:r>
      <w:proofErr w:type="spellStart"/>
      <w:r w:rsidR="004176FB">
        <w:t>Softimpute</w:t>
      </w:r>
      <w:proofErr w:type="spellEnd"/>
      <w:r w:rsidR="004176FB">
        <w:t>)</w:t>
      </w:r>
      <w:r w:rsidR="00C36CE0">
        <w:t>. Gene number counted as number of genes having non-NA expressions in at least one sample in the dataset.</w:t>
      </w:r>
      <w:r w:rsidR="004F7771">
        <w:t xml:space="preserve"> </w:t>
      </w:r>
      <w:r w:rsidR="004F7771" w:rsidRPr="004F7771">
        <w:rPr>
          <w:b/>
          <w:bCs/>
        </w:rPr>
        <w:t>(C)</w:t>
      </w:r>
      <w:r w:rsidR="004F7771">
        <w:t xml:space="preserve"> </w:t>
      </w:r>
      <w:r w:rsidR="008343C2">
        <w:t>Heat m</w:t>
      </w:r>
      <w:r w:rsidR="004F7771">
        <w:t xml:space="preserve">ap of NA/defined </w:t>
      </w:r>
      <w:r w:rsidR="004F7771">
        <w:lastRenderedPageBreak/>
        <w:t>expression by genes and samples in the dataset</w:t>
      </w:r>
      <w:r w:rsidR="000D4F59">
        <w:t>. Samples and genes are ordered</w:t>
      </w:r>
      <w:r w:rsidR="008E582E">
        <w:t xml:space="preserve"> by ascending NA count from left to right and from top to bottom. Palettes for color annotation in the top of the </w:t>
      </w:r>
      <w:r w:rsidR="008343C2">
        <w:t xml:space="preserve">heat </w:t>
      </w:r>
      <w:r w:rsidR="008E582E">
        <w:t>map can be found in</w:t>
      </w:r>
      <w:r w:rsidR="008343C2">
        <w:t xml:space="preserve"> Figure 1A, 1B. </w:t>
      </w:r>
      <w:r w:rsidR="008343C2" w:rsidRPr="00F1736E">
        <w:rPr>
          <w:b/>
          <w:bCs/>
        </w:rPr>
        <w:t>(D)</w:t>
      </w:r>
      <w:r w:rsidR="00F1736E">
        <w:t xml:space="preserve"> </w:t>
      </w:r>
      <w:proofErr w:type="spellStart"/>
      <w:r w:rsidR="00F1736E">
        <w:t>Circos</w:t>
      </w:r>
      <w:proofErr w:type="spellEnd"/>
      <w:r w:rsidR="00F1736E">
        <w:t>-Sankey plot</w:t>
      </w:r>
      <w:r w:rsidR="00A1549C">
        <w:t xml:space="preserve"> showing gene numbers and </w:t>
      </w:r>
      <w:r w:rsidR="00346DCD">
        <w:t>overlapping</w:t>
      </w:r>
      <w:r w:rsidR="00A1549C">
        <w:t xml:space="preserve"> of </w:t>
      </w:r>
      <w:r w:rsidR="000E0DD4">
        <w:t>gene sets for batch removal strategies under the strict NA handling and gene imputation.</w:t>
      </w:r>
      <w:r w:rsidR="00DA0870">
        <w:t xml:space="preserve"> Batch removal strategies are structured by the</w:t>
      </w:r>
      <w:r w:rsidR="004A76AF">
        <w:t xml:space="preserve"> same four groups as in the panel A.</w:t>
      </w:r>
    </w:p>
    <w:p w14:paraId="43B5E6E9" w14:textId="26475A8C" w:rsidR="005B4F09" w:rsidRDefault="005B4F09" w:rsidP="005571C1">
      <w:r w:rsidRPr="005B4F09">
        <w:rPr>
          <w:noProof/>
        </w:rPr>
        <w:lastRenderedPageBreak/>
        <w:drawing>
          <wp:inline distT="0" distB="0" distL="0" distR="0" wp14:anchorId="1A696416" wp14:editId="04EC350E">
            <wp:extent cx="4871346" cy="7474857"/>
            <wp:effectExtent l="0" t="0" r="5715" b="5715"/>
            <wp:docPr id="178647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78020" name=""/>
                    <pic:cNvPicPr/>
                  </pic:nvPicPr>
                  <pic:blipFill>
                    <a:blip r:embed="rId10"/>
                    <a:stretch>
                      <a:fillRect/>
                    </a:stretch>
                  </pic:blipFill>
                  <pic:spPr>
                    <a:xfrm>
                      <a:off x="0" y="0"/>
                      <a:ext cx="4878651" cy="7486067"/>
                    </a:xfrm>
                    <a:prstGeom prst="rect">
                      <a:avLst/>
                    </a:prstGeom>
                  </pic:spPr>
                </pic:pic>
              </a:graphicData>
            </a:graphic>
          </wp:inline>
        </w:drawing>
      </w:r>
    </w:p>
    <w:p w14:paraId="61C8E27A" w14:textId="7D568BB6" w:rsidR="00E13F94" w:rsidRDefault="00E13F94" w:rsidP="00E13F94">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Best approaches selection</w:t>
      </w:r>
    </w:p>
    <w:p w14:paraId="7829AC20" w14:textId="329F4234" w:rsidR="009B7397" w:rsidRDefault="005822A4" w:rsidP="00237486">
      <w:del w:id="4025" w:author="Reviewer (Claude)" w:date="2026-06-28T10:00:00Z">
        <w:r>
          <w:delText xml:space="preserve">For each of the </w:delText>
        </w:r>
        <w:r w:rsidR="009567E1">
          <w:delText xml:space="preserve">imputation and batch removal strategy combination we applied </w:delText>
        </w:r>
        <w:r w:rsidR="000B365E">
          <w:delText xml:space="preserve">31 </w:delText>
        </w:r>
        <w:r w:rsidR="009567E1">
          <w:delText xml:space="preserve">harmonization </w:delText>
        </w:r>
        <w:r w:rsidR="000B365E">
          <w:delText xml:space="preserve">methods</w:delText>
        </w:r>
        <w:r w:rsidR="009567E1">
          <w:delText xml:space="preserve"> and then an optional post-removal step, resulting in 2407 harmonization attempts </w:delText>
        </w:r>
        <w:r w:rsidR="009567E1">
          <w:lastRenderedPageBreak/>
          <w:delText xml:space="preserve">successfully run.</w:delText>
        </w:r>
        <w:r w:rsidR="00D549C3">
          <w:delText xml:space="preserve"> We then calculated up to </w:delText>
        </w:r>
        <w:r w:rsidR="00DF27A7">
          <w:delText xml:space="preserve">230</w:delText>
        </w:r>
        <w:r w:rsidR="00C5544D">
          <w:delText xml:space="preserve"> harmonization metrics for these attempts</w:delText>
        </w:r>
        <w:r w:rsidR="00D66D11">
          <w:delText xml:space="preserve">, selecting metrics </w:delText>
        </w:r>
        <w:r w:rsidR="00657230">
          <w:delText xml:space="preserve">from the public literature to cover all aspects of </w:delText>
        </w:r>
        <w:r w:rsidR="00004341">
          <w:delText xml:space="preserve">high-quality</w:delText>
        </w:r>
        <w:r w:rsidR="00657230">
          <w:delText xml:space="preserve"> cross-platform harmonization </w:delText>
        </w:r>
        <w:r w:rsidR="00D66D11">
          <w:delText xml:space="preserve">(Supplementary File with detailed description of all the metrics</w:delText>
        </w:r>
        <w:r w:rsidR="00162669">
          <w:delText xml:space="preserve">, Table N in Methods</w:delText>
        </w:r>
        <w:r w:rsidR="00D66D11">
          <w:delText xml:space="preserve">)</w:delText>
        </w:r>
        <w:r w:rsidR="00657230">
          <w:delText xml:space="preserve">. </w:delText>
        </w:r>
        <w:r w:rsidR="00004341">
          <w:delText xml:space="preserve">Strategies with platform or biomaterial selection (C, G, J and K)</w:delText>
        </w:r>
        <w:r w:rsidR="00804C0C">
          <w:delText xml:space="preserve"> </w:delText>
        </w:r>
        <w:r w:rsidR="00757A8A">
          <w:delText xml:space="preserve">had incomplete set of metrics calculated </w:delText>
        </w:r>
        <w:r w:rsidR="00C80E74">
          <w:delText xml:space="preserve">(Supplementary Figure 5B) </w:delText>
        </w:r>
        <w:r w:rsidR="00240C76">
          <w:delText xml:space="preserve">because </w:delText>
        </w:r>
        <w:r w:rsidR="00EE58CA">
          <w:delText xml:space="preserve">of </w:delText>
        </w:r>
        <w:r w:rsidR="00FF25CA">
          <w:delText xml:space="preserve">annotation columns having the same value, for example for the J FF only strategy the column “RNASEQ_SOURCE” was always FFPE, so all metrics for this column were unavailable</w:delText>
        </w:r>
        <w:r w:rsidR="00EC24F4">
          <w:delText xml:space="preserve"> (</w:delText>
        </w:r>
        <w:r w:rsidR="00EC24F4" w:rsidRPr="00C80E74">
          <w:rPr>
            <w:i/>
            <w:iCs/>
          </w:rPr>
          <w:delText xml:space="preserve">add more about it</w:delText>
        </w:r>
        <w:r w:rsidR="00EC24F4">
          <w:delText xml:space="preserve">)</w:delText>
        </w:r>
        <w:r w:rsidR="00EA11A5">
          <w:delText xml:space="preserve">. </w:delText>
        </w:r>
        <w:r w:rsidR="00C80E74">
          <w:delText xml:space="preserve">Moreover, individual attempts could be failed by timeout, since we stopped the computation that ran for more than 3 hours on an isolated CPU (</w:delText>
        </w:r>
        <w:r w:rsidR="00C80E74" w:rsidRPr="00C80E74">
          <w:rPr>
            <w:i/>
            <w:iCs/>
          </w:rPr>
          <w:delText xml:space="preserve">add more</w:delText>
        </w:r>
        <w:r w:rsidR="00C80E74">
          <w:delText xml:space="preserve">).</w:delText>
        </w:r>
        <w:r w:rsidR="009C6350">
          <w:delText xml:space="preserve"> </w:delText>
        </w:r>
      </w:del>
      <w:ins w:id="4026" w:author="Reviewer (Claude)" w:date="2026-06-28T10:00:00Z">
        <w:r>
          <w:t xml:space="preserve">For each combination of batch removal strategy and imputation method, we applied 31 harmonization algorithms followed by an optional post-removal step, yielding 2,407 harmonization attempts in total, of which 2,234 completed with fewer than 5% of samples having exclusively NA expression values. We computed up to 230 harmonization metrics per attempt, selected from the published literature to span all dimensions of cross-platform harmonization quality (Supplementary File N; Table N in Methods). For strategies restricting samples to a single platform or biomaterial (strategies C, G, J, and K), a subset of annotation-dependent metrics was undefined: for example, in strategy J (FF only), the column RNASEQ_SOURCE was invariant, rendering all metrics conditioned on that column inapplicable. Additionally, some attempts were terminated by a 3-hour CPU timeout, accounting for the 173-attempt difference between the total and qualifying attempt counts.</w:t>
        </w:r>
      </w:ins>
    </w:p>
    <w:p w14:paraId="160F6CC7" w14:textId="77777777" w:rsidR="00C80E74" w:rsidRDefault="00C80E74" w:rsidP="00237486"/>
    <w:p w14:paraId="555785CA" w14:textId="60970A03" w:rsidR="00C80E74" w:rsidRDefault="00C80E74" w:rsidP="00237486">
      <w:del w:id="4027" w:author="Reviewer (Claude)" w:date="2026-06-28T10:00:00Z">
        <w:r>
          <w:delText xml:space="preserve">For 87 metrics out of the 230 total, we manually established polarity that could be +1 (the higher the better) or -1 (the lower the better), based on the general approach that in the high-quality harmonization metrics measuring mixing and overlapping of batches should be high, and those that measure biological groups mixing and overlapping are low. The polarity coefficients are listed in Supplementary File</w:delText>
        </w:r>
        <w:r w:rsidR="001F5261">
          <w:delText xml:space="preserve"> X</w:delText>
        </w:r>
        <w:r>
          <w:delText xml:space="preserve">.</w:delText>
        </w:r>
        <w:r w:rsidR="001F5261">
          <w:delText xml:space="preserve"> </w:delText>
        </w:r>
      </w:del>
      <w:ins w:id="4028" w:author="Reviewer (Claude)" w:date="2026-06-28T10:00:00Z">
        <w:r>
          <w:t xml:space="preserve">For 87 of the 230 computed metrics, we manually assigned polarity values of +1 (higher is better) or -1 (lower is better), based on the principle that high-quality harmonization should maximize batch mixing and preserve biological group structure: metrics quantifying the homogeneity of batch-class distribution in expression space were assigned positive polarity, whereas metrics quantifying biological group cohesion were assigned negative polarity. Polarity assignments for all 87 metrics are listed in Supplementary File X.</w:t>
        </w:r>
      </w:ins>
    </w:p>
    <w:p w14:paraId="38DE1FC5" w14:textId="77777777" w:rsidR="001F5261" w:rsidRDefault="001F5261" w:rsidP="00237486"/>
    <w:p w14:paraId="065D530C" w14:textId="2AC3F3F8" w:rsidR="001F5261" w:rsidRDefault="001F5261" w:rsidP="00237486">
      <w:del w:id="4029" w:author="Reviewer (Claude)" w:date="2026-06-28T10:00:00Z">
        <w:r>
          <w:delText xml:space="preserve">Based on the scoring metrics with defined polarity</w:delText>
        </w:r>
        <w:r w:rsidR="00785C74">
          <w:delText xml:space="preserve"> </w:delText>
        </w:r>
        <w:r w:rsidR="00157F03">
          <w:delText xml:space="preserve">and</w:delText>
        </w:r>
        <w:r w:rsidR="00056C9D">
          <w:delText xml:space="preserve"> 2234</w:delText>
        </w:r>
        <w:r w:rsidR="00157F03">
          <w:delText xml:space="preserve"> harmonization attempts with less than 5% of </w:delText>
        </w:r>
        <w:r w:rsidR="00F40B65">
          <w:delText xml:space="preserve">samples having only NA gene expression</w:delText>
        </w:r>
        <w:r w:rsidR="00056C9D">
          <w:delText xml:space="preserve">,</w:delText>
        </w:r>
        <w:r w:rsidR="00F40B65">
          <w:delText xml:space="preserve"> </w:delText>
        </w:r>
        <w:r w:rsidR="00785C74">
          <w:delText xml:space="preserve">we buil</w:delText>
        </w:r>
        <w:r w:rsidR="00BC755C">
          <w:delText xml:space="preserve">t</w:delText>
        </w:r>
        <w:r w:rsidR="00785C74">
          <w:delText xml:space="preserve"> </w:delText>
        </w:r>
        <w:r w:rsidR="00056C9D">
          <w:delText xml:space="preserve">a cluster map</w:delText>
        </w:r>
        <w:r w:rsidR="00B83E5A">
          <w:delText xml:space="preserve"> to </w:delText>
        </w:r>
        <w:r w:rsidR="005A1286">
          <w:delText xml:space="preserve">assess an overall quality distribution in the harmonization attempts set (Figure 3).</w:delText>
        </w:r>
        <w:r w:rsidR="00773B6B">
          <w:delText xml:space="preserve"> </w:delText>
        </w:r>
        <w:r w:rsidR="00392DBD">
          <w:delText xml:space="preserve">At a higher level of data structure, </w:delText>
        </w:r>
        <w:r w:rsidR="00E85EBA">
          <w:delText xml:space="preserve">metrics formed 6 </w:delText>
        </w:r>
        <w:r w:rsidR="00F7177C">
          <w:delText xml:space="preserve">co-clustering groups, 3 of them corresponded to global metrics, and the rest ones </w:delText>
        </w:r>
        <w:r w:rsidR="00C864FC">
          <w:delText xml:space="preserve">related to</w:delText>
        </w:r>
        <w:r w:rsidR="00F7177C">
          <w:delText xml:space="preserve"> </w:delText>
        </w:r>
        <w:r w:rsidR="00C864FC">
          <w:delText xml:space="preserve">distribution similarity, percentage of NA values and local mixing metrics. To confirm whether there’re is a </w:delText>
        </w:r>
        <w:r w:rsidR="00E95F7B">
          <w:delText xml:space="preserve">tradeoff</w:delText>
        </w:r>
        <w:r w:rsidR="00C864FC">
          <w:delText xml:space="preserve"> between local and global metrics, we </w:delText>
        </w:r>
        <w:r w:rsidR="006E4384">
          <w:delText xml:space="preserve">built a</w:delText>
        </w:r>
        <w:r w:rsidR="00E95F7B">
          <w:delText xml:space="preserve"> </w:delText>
        </w:r>
        <w:r w:rsidR="00C864FC">
          <w:delText xml:space="preserve">separate cluster </w:delText>
        </w:r>
        <w:r w:rsidR="00E95F7B">
          <w:delText xml:space="preserve">map of Spearman cross-correlations between all 87 scoring metric</w:delText>
        </w:r>
        <w:r w:rsidR="00B43C52">
          <w:delText xml:space="preserve"> vectors with values of the 2234 harmonization attempts (Supplementary Figure 6)</w:delText>
        </w:r>
        <w:r w:rsidR="00CB702B">
          <w:delText xml:space="preserve">. We observed </w:delText>
        </w:r>
        <w:r w:rsidR="00882C39">
          <w:delText xml:space="preserve">an isolated cluster of </w:delText>
        </w:r>
        <w:r w:rsidR="00F6752C">
          <w:delText xml:space="preserve">33 harmonization metrics with 22 local ones, and metrics of this cluster negatively correlated</w:delText>
        </w:r>
        <w:r w:rsidR="004A2E60">
          <w:delText xml:space="preserve"> with the second cluster of </w:delText>
        </w:r>
        <w:r w:rsidR="00F637DA">
          <w:delText xml:space="preserve">global metrics (10 global ones, </w:delText>
        </w:r>
        <w:r w:rsidR="00326933">
          <w:delText xml:space="preserve">6 distributional ones and one other metric</w:delText>
        </w:r>
        <w:r w:rsidR="00F637DA">
          <w:delText xml:space="preserve">)</w:delText>
        </w:r>
        <w:r w:rsidR="00326933">
          <w:delText xml:space="preserve">.</w:delText>
        </w:r>
        <w:r w:rsidR="00D5216C">
          <w:delText xml:space="preserve"> The third cluster </w:delText>
        </w:r>
        <w:r w:rsidR="000C4AD2">
          <w:delText xml:space="preserve">co</w:delText>
        </w:r>
        <w:r w:rsidR="000456FC">
          <w:delText xml:space="preserve">nsisted of </w:delText>
        </w:r>
        <w:r w:rsidR="001648D8">
          <w:delText xml:space="preserve">global, other and distributional metrics and had comparable numbers of </w:delText>
        </w:r>
        <w:r w:rsidR="000B6066">
          <w:delText xml:space="preserve">positive and negative correlations with the first two clusters.</w:delText>
        </w:r>
        <w:r w:rsidR="00470342">
          <w:delText xml:space="preserve"> </w:delText>
        </w:r>
        <w:r w:rsidR="00CD6660">
          <w:delText xml:space="preserve">Same annotation columns (primarily </w:delText>
        </w:r>
        <w:r w:rsidR="00A53866">
          <w:delText xml:space="preserve">PLATFORM_RNA and RNASEQ_SOURCE</w:delText>
        </w:r>
        <w:r w:rsidR="009030AE">
          <w:delText xml:space="preserve"> </w:delText>
        </w:r>
        <w:r w:rsidR="009030AE" w:rsidRPr="009030AE">
          <w:rPr>
            <w:i/>
            <w:iCs/>
          </w:rPr>
          <w:delText xml:space="preserve">– describe these columns in Supplementary</w:delText>
        </w:r>
        <w:r w:rsidR="00A53866">
          <w:delText xml:space="preserve">) formed smaller clusters </w:delText>
        </w:r>
        <w:r w:rsidR="00E4492E">
          <w:delText xml:space="preserve">within the larger ones by metric type</w:delText>
        </w:r>
        <w:r w:rsidR="00B12620">
          <w:delText xml:space="preserve">, and no systematic co-clustering was found for metric group. </w:delText>
        </w:r>
        <w:r w:rsidR="00470342">
          <w:delText xml:space="preserve">In</w:delText>
        </w:r>
        <w:r w:rsidR="002B0903">
          <w:delText xml:space="preserve"> the same way, PCA, UMAP and </w:delText>
        </w:r>
        <w:r w:rsidR="002B0903">
          <w:delText xml:space="preserve">tSNE</w:delText>
        </w:r>
        <w:r w:rsidR="002B0903">
          <w:delText xml:space="preserve"> of metrics (Supplementary Figure 7) showed</w:delText>
        </w:r>
        <w:r w:rsidR="00133D0C">
          <w:delText xml:space="preserve"> large-scale</w:delText>
        </w:r>
        <w:r w:rsidR="002B0903">
          <w:delText xml:space="preserve"> co-localization of metrics by type</w:delText>
        </w:r>
        <w:r w:rsidR="00133D0C">
          <w:delText xml:space="preserve">, </w:delText>
        </w:r>
        <w:r w:rsidR="00B402BF">
          <w:delText xml:space="preserve">a </w:delText>
        </w:r>
        <w:r w:rsidR="00133D0C">
          <w:delText xml:space="preserve">smaller scale one by annotation column</w:delText>
        </w:r>
        <w:r w:rsidR="00E058C9">
          <w:delText xml:space="preserve"> and no pattern by metric group.</w:delText>
        </w:r>
      </w:del>
      <w:ins w:id="4030" w:author="Reviewer (Claude)" w:date="2026-06-28T10:00:00Z">
        <w:r>
          <w:t xml:space="preserve">Using the 87 polarity-defined metrics and 2,234 qualifying harmonization attempts, we constructed a clustermap to characterize the overall quality landscape of the harmonization attempt space (Figure 3). At the level of metric structure, the 87 metrics resolved into six co-clustering groups: three comprising global metrics, and three comprising distributional similarity, NA-percentage, and local mixing metrics, respectively. To characterize the relationship between local and global metric performance, we constructed a separate Spearman cross-correlation clustermap among all 87 metric vectors computed across the 2,234 attempts (Supplementary Figure 6). This analysis revealed an isolated cluster of 33 metrics — 22 of which were local mixing metrics — that negatively correlated with a second cluster of global metrics (10 global, 6 distributional, and 1 other). A third cluster showed no dominant correlation direction with the other two. Within the larger metric-type clusters, smaller sub-clusters formed around shared annotation columns (primarily PLATFORM_RNA and RNASEQ_SOURCE), with no systematic grouping by metric group. PCA, UMAP, and tSNE embeddings of metric vectors (Supplementary Figure 7) confirmed large-scale co-localization by metric type and finer-scale grouping by annotation column, with no pattern by metric group.</w:t>
        </w:r>
      </w:ins>
      <w:proofErr w:type="spellStart"/>
      <w:proofErr w:type="spellEnd"/>
    </w:p>
    <w:p w14:paraId="0AFFFE34" w14:textId="77777777" w:rsidR="00E058C9" w:rsidRPr="00924788" w:rsidRDefault="00E058C9" w:rsidP="00237486"/>
    <w:p w14:paraId="21B66573" w14:textId="3CA63D03" w:rsidR="00E058C9" w:rsidRDefault="00E058C9" w:rsidP="00237486">
      <w:del w:id="4031" w:author="Reviewer (Claude)" w:date="2026-06-28T10:00:00Z">
        <w:r>
          <w:delText xml:space="preserve">At the level of </w:delText>
        </w:r>
        <w:r w:rsidR="00200506">
          <w:delText xml:space="preserve">harmonization attempts we saw the four major clusters (Figure 3)</w:delText>
        </w:r>
        <w:r w:rsidR="00520B06">
          <w:delText xml:space="preserve">. Based on the relative performance by metrics</w:delText>
        </w:r>
        <w:r w:rsidR="00B402BF">
          <w:delText xml:space="preserve"> and co-clustering of batch removal strategies</w:delText>
        </w:r>
        <w:r w:rsidR="00520B06">
          <w:delText xml:space="preserve">, we called </w:delText>
        </w:r>
        <w:r w:rsidR="005E1FB2">
          <w:delText xml:space="preserve">them</w:delText>
        </w:r>
        <w:r w:rsidR="00B402BF">
          <w:delText xml:space="preserve">: ‘good cross-platform cluster’, ‘bad cross-platform cluster’, ‘same sample type cluster’ and ‘same platform’. Each of the latter two clusters had a good and a bad subclusters, separated by local metrics performance, primarily by</w:delText>
        </w:r>
        <w:r w:rsidR="00E474FD">
          <w:delText xml:space="preserve"> </w:delText>
        </w:r>
        <w:r w:rsidR="00B402BF">
          <w:delText xml:space="preserve">LISI and UMAP/</w:delText>
        </w:r>
        <w:r w:rsidR="00B402BF">
          <w:delText xml:space="preserve">tSNE</w:delText>
        </w:r>
        <w:r w:rsidR="00B402BF">
          <w:delText xml:space="preserve"> entropy.</w:delText>
        </w:r>
        <w:r w:rsidR="00E474FD">
          <w:delText xml:space="preserve"> Similarly, ‘good cross-platform cluster’ had these local metrics higher compared to the bad one. </w:delText>
        </w:r>
        <w:r w:rsidR="00E474FD">
          <w:delText xml:space="preserve">kBET</w:delText>
        </w:r>
        <w:r w:rsidR="00E474FD">
          <w:delText xml:space="preserve"> acceptance rate</w:delText>
        </w:r>
        <w:r w:rsidR="00315C7C">
          <w:delText xml:space="preserve"> was the only local met</w:delText>
        </w:r>
        <w:r w:rsidR="007D4119">
          <w:delText xml:space="preserve">ric showing the worst values for all harmonization attempts except the </w:delText>
        </w:r>
        <w:r w:rsidR="007D4119">
          <w:delText xml:space="preserve">RNASeq</w:delText>
        </w:r>
        <w:r w:rsidR="007D4119">
          <w:delText xml:space="preserve"> only ones with post-removal. </w:delText>
        </w:r>
      </w:del>
      <w:ins w:id="4032" w:author="Reviewer (Claude)" w:date="2026-06-28T10:00:00Z">
        <w:r>
          <w:t xml:space="preserve">At the level of harmonization attempts, the clustermap revealed four major clusters (Figure 3). Based on relative metric performance and the co-clustering patterns of batch removal strategies, we designated these clusters: 'good cross-platform', 'bad cross-platform', 'same sample type', and 'same platform'. The 'same sample type' and 'same platform' clusters each contained a good and a bad sub-cluster, separated primarily by local mixing metrics — specifically LISI values and UMAP/tSNE entropy. The 'good cross-platform' cluster correspondingly showed higher local metric values than its 'bad' counterpart. Across all harmonization attempts, kBET acceptance rate was the only local mixing metric that remained near-zero universally, with the sole exception of RNA-seq-only configurations with post-removal applied.</w:t>
        </w:r>
      </w:ins>
      <w:proofErr w:type="spellStart"/>
      <w:proofErr w:type="spellEnd"/>
      <w:proofErr w:type="spellStart"/>
      <w:proofErr w:type="spellEnd"/>
      <w:proofErr w:type="spellStart"/>
      <w:proofErr w:type="spellEnd"/>
    </w:p>
    <w:p w14:paraId="74BFF941" w14:textId="77777777" w:rsidR="00EE0A4F" w:rsidRDefault="00EE0A4F" w:rsidP="00237486"/>
    <w:p w14:paraId="7AEA7D43" w14:textId="691FA60D" w:rsidR="00EE0A4F" w:rsidRDefault="00EE0A4F" w:rsidP="00237486">
      <w:del w:id="4033" w:author="Reviewer (Claude)" w:date="2026-06-28T10:00:00Z">
        <w:r>
          <w:delText xml:space="preserve">On the other hand, the metrics in the ‘NA percentage cluster’ were the best among all the metrics: the metric ‘</w:delText>
        </w:r>
        <w:r>
          <w:delText xml:space="preserve">pct_genes_noNA</w:delText>
        </w:r>
        <w:r>
          <w:delText xml:space="preserve">’ had the only large group of </w:delText>
        </w:r>
        <w:r w:rsidR="00C15E55">
          <w:delText xml:space="preserve">poor performance in Angel harmonization approach. Metrics calculated on the “RNASEQ_SOURCE” and </w:delText>
        </w:r>
        <w:r w:rsidR="00C15E55">
          <w:lastRenderedPageBreak/>
          <w:delText xml:space="preserve">“PLATFORM_RNA” columns were not calculated for the strategies FF/FFPE only (J, K) and for the strategies Affymetrix/</w:delText>
        </w:r>
        <w:r w:rsidR="00C15E55">
          <w:delText xml:space="preserve">RNASeq</w:delText>
        </w:r>
        <w:r w:rsidR="00C15E55">
          <w:delText xml:space="preserve"> only (H, C), respectively, because these columns had the same values for these strategies. Global cluster B metrics (mainly </w:delText>
        </w:r>
        <w:r w:rsidR="00C15E55">
          <w:delText xml:space="preserve">tSNE</w:delText>
        </w:r>
        <w:r w:rsidR="00C15E55">
          <w:delText xml:space="preserve">/UMAP centroids) had higher performance in the ‘good cross platform cluster’ and in good clusters of same platform and same biomaterial.</w:delText>
        </w:r>
        <w:r w:rsidR="0001732F">
          <w:delText xml:space="preserve"> Distributional similarity cluster metrics </w:delText>
        </w:r>
        <w:r w:rsidR="005A0266">
          <w:delText xml:space="preserve">behaved in the same way</w:delText>
        </w:r>
        <w:r w:rsidR="00A267FD">
          <w:delText xml:space="preserve">, and the global ones of cluster C</w:delText>
        </w:r>
        <w:r w:rsidR="002323C1">
          <w:delText xml:space="preserve"> demonstrated medium performance across the attempts set.</w:delText>
        </w:r>
      </w:del>
      <w:ins w:id="4034" w:author="Reviewer (Claude)" w:date="2026-06-28T10:00:00Z">
        <w:r>
          <w:t xml:space="preserve">Metrics in the 'NA percentage' cluster showed uniformly high performance across all attempts; the sole exception was pct_genes_noNA, which recorded poor performance exclusively for the Angel harmonizer. Metrics conditioned on the RNASEQ_SOURCE and PLATFORM_RNA annotation columns were undefined for strategies restricted to a single sample type (J, K) or a single platform (H, C), respectively, because these columns were invariant within those strategy subsets. Global cluster B metrics (primarily tSNE/UMAP centroid-based measures) showed highest performance within the 'good cross-platform' cluster and the good sub-clusters of 'same platform' and 'same biomaterial'. Distributional similarity metrics showed an analogous pattern, while global cluster C metrics showed intermediate performance across the full attempt set.</w:t>
        </w:r>
      </w:ins>
      <w:proofErr w:type="spellStart"/>
      <w:proofErr w:type="spellEnd"/>
      <w:proofErr w:type="spellStart"/>
      <w:proofErr w:type="spellEnd"/>
      <w:proofErr w:type="spellStart"/>
      <w:proofErr w:type="spellEnd"/>
    </w:p>
    <w:p w14:paraId="616CBB74" w14:textId="77777777" w:rsidR="000A3B48" w:rsidRDefault="000A3B48" w:rsidP="00237486"/>
    <w:p w14:paraId="6A0AFF21" w14:textId="39213A2B" w:rsidR="005A1286" w:rsidRDefault="00E54F74" w:rsidP="00237486">
      <w:del w:id="4035" w:author="Reviewer (Claude)" w:date="2026-06-28T10:00:00Z">
        <w:r>
          <w:delText xml:space="preserve">We calculated Spearman cross correlations between all the harmonization attempts in a space of 87 scoring metrics and build a </w:delText>
        </w:r>
        <w:r>
          <w:delText xml:space="preserve">clustermap</w:delText>
        </w:r>
        <w:r>
          <w:delText xml:space="preserve"> based on these correlations</w:delText>
        </w:r>
        <w:r w:rsidR="00154E6E">
          <w:delText xml:space="preserve"> (Supplementary Figure 9).</w:delText>
        </w:r>
        <w:r w:rsidR="00C36EE0">
          <w:delText xml:space="preserve"> We found </w:delText>
        </w:r>
        <w:r w:rsidR="00861E83">
          <w:delText xml:space="preserve">the same clusters as for the main </w:delText>
        </w:r>
        <w:r w:rsidR="00861E83">
          <w:delText xml:space="preserve">clustermap</w:delText>
        </w:r>
        <w:r w:rsidR="00861E83">
          <w:delText xml:space="preserve">: </w:delText>
        </w:r>
        <w:r w:rsidR="004F0D0B">
          <w:delText xml:space="preserve">‘same platform’, ‘same sample type’, </w:delText>
        </w:r>
        <w:r w:rsidR="00D36097">
          <w:delText xml:space="preserve">‘good cross-platform’ and ‘bad cross-platform’.</w:delText>
        </w:r>
        <w:r w:rsidR="00820ECB">
          <w:delText xml:space="preserve"> Moreover, the clustering was again impacted primarily by </w:delText>
        </w:r>
        <w:r w:rsidR="009B5B93">
          <w:delText xml:space="preserve">batch removal strategy, then by harmonization method.</w:delText>
        </w:r>
        <w:r w:rsidR="00D36097">
          <w:delText xml:space="preserve"> In contrast to the metrics cross-correlation </w:delText>
        </w:r>
        <w:r w:rsidR="00D36097">
          <w:delText xml:space="preserve">clustermap</w:delText>
        </w:r>
        <w:r w:rsidR="00D36097">
          <w:delText xml:space="preserve"> (</w:delText>
        </w:r>
        <w:r w:rsidR="00D36097">
          <w:delText xml:space="preserve">Supplementary Figure </w:delText>
        </w:r>
        <w:r w:rsidR="007A1B31">
          <w:delText xml:space="preserve">7</w:delText>
        </w:r>
        <w:r w:rsidR="00D36097">
          <w:delText xml:space="preserve">)</w:delText>
        </w:r>
        <w:r w:rsidR="007A1B31">
          <w:delText xml:space="preserve">, there were no negatively correlating clusters</w:delText>
        </w:r>
        <w:r w:rsidR="00653E0E">
          <w:delText xml:space="preserve">. The </w:delText>
        </w:r>
        <w:r w:rsidR="00BF163C">
          <w:delText xml:space="preserve">most highly deviating was the ‘same sample type’ cluster</w:delText>
        </w:r>
        <w:r w:rsidR="00EF4AC5">
          <w:delText xml:space="preserve">, showing only</w:delText>
        </w:r>
        <w:r w:rsidR="00CC2B0B">
          <w:delText xml:space="preserve"> </w:delText>
        </w:r>
        <w:r w:rsidR="00EF4AC5">
          <w:delText xml:space="preserve">0.1-0.25 Spearman correlation with ‘same platform’ and ‘good cross-</w:delText>
        </w:r>
        <w:r w:rsidR="00CC2B0B">
          <w:delText xml:space="preserve">platform</w:delText>
        </w:r>
        <w:r w:rsidR="00EF4AC5">
          <w:delText xml:space="preserve">’ clusters. </w:delText>
        </w:r>
        <w:r w:rsidR="00B82FF8">
          <w:delText xml:space="preserve">We also built PCA, UMAP and </w:delText>
        </w:r>
        <w:r w:rsidR="00B82FF8">
          <w:delText xml:space="preserve">tSNE</w:delText>
        </w:r>
        <w:r w:rsidR="00B82FF8">
          <w:delText xml:space="preserve"> plots of harmonization attempts in the space of 87 metrics </w:delText>
        </w:r>
        <w:r w:rsidR="00E36B96">
          <w:delText xml:space="preserve">(Supplementary Figure </w:delText>
        </w:r>
        <w:r w:rsidR="001E592D">
          <w:delText xml:space="preserve">10</w:delText>
        </w:r>
        <w:r w:rsidR="00E36B96">
          <w:delText xml:space="preserve">) </w:delText>
        </w:r>
        <w:r w:rsidR="00B82FF8">
          <w:delText xml:space="preserve">and confirmed the supremacy of </w:delText>
        </w:r>
        <w:r w:rsidR="00E36B96">
          <w:delText xml:space="preserve">batch removal strategy and harmonization method in the approach performance. </w:delText>
        </w:r>
        <w:r w:rsidR="001E592D">
          <w:delText xml:space="preserve">Also,</w:delText>
        </w:r>
        <w:r w:rsidR="00E36B96">
          <w:delText xml:space="preserve"> there were no co-clustering of approaches with the same method harshness. </w:delText>
        </w:r>
      </w:del>
      <w:ins w:id="4036" w:author="Reviewer (Claude)" w:date="2026-06-28T10:00:00Z">
        <w:r>
          <w:t xml:space="preserve">We calculated Spearman cross-correlations between all harmonization attempts in the 87-metric scoring space and constructed a clustermap of these correlations (Supplementary Figure 9). The four clusters identified in the primary clustermap — 'same platform', 'same sample type', 'good cross-platform', and 'bad cross-platform' — were reproduced faithfully, confirming cluster identity was not an artefact of the primary metric-space embedding. As in the primary clustermap, clustering was driven primarily by batch removal strategy and secondarily by harmonization method. Unlike the metric cross-correlation clustermap (Supplementary Figure 7), no negatively correlating attempt clusters were observed. The 'same sample type' cluster showed the strongest deviation from all others, with Spearman correlations of only 0.1-0.25 relative to 'same platform' and 'good cross-platform' clusters. PCA, UMAP, and tSNE embeddings of harmonization attempts in the 87-metric space (Supplementary Figure 10) confirmed the dominant influence of batch removal strategy and harmonization method, and revealed no co-clustering by method harshness.</w:t>
        </w:r>
      </w:ins>
      <w:proofErr w:type="spellStart"/>
      <w:proofErr w:type="spellEnd"/>
      <w:proofErr w:type="spellStart"/>
      <w:proofErr w:type="spellEnd"/>
      <w:proofErr w:type="spellStart"/>
      <w:proofErr w:type="spellEnd"/>
      <w:proofErr w:type="spellStart"/>
      <w:proofErr w:type="spellEnd"/>
    </w:p>
    <w:p w14:paraId="23B414EA" w14:textId="6B74A1EE" w:rsidR="007640BB" w:rsidRPr="00E95F7B" w:rsidRDefault="007640BB" w:rsidP="00237486">
      <w:r w:rsidRPr="004E7135">
        <w:rPr>
          <w:b/>
          <w:bCs/>
        </w:rPr>
        <w:t>Figure 3.</w:t>
      </w:r>
      <w:r>
        <w:t xml:space="preserve"> </w:t>
      </w:r>
      <w:r w:rsidR="007C1864">
        <w:t xml:space="preserve">Cluster map of 2234 harmonization attempts (columns) in a space of </w:t>
      </w:r>
      <w:r w:rsidR="00657926">
        <w:t>87 quality metrics (rows).</w:t>
      </w:r>
      <w:r w:rsidR="00EE7223">
        <w:t xml:space="preserve"> </w:t>
      </w:r>
    </w:p>
    <w:p w14:paraId="3C396CAC" w14:textId="0EC67992" w:rsidR="005A1286" w:rsidRDefault="007640BB" w:rsidP="00237486">
      <w:r w:rsidRPr="007640BB">
        <w:rPr>
          <w:noProof/>
        </w:rPr>
        <w:lastRenderedPageBreak/>
        <w:drawing>
          <wp:inline distT="0" distB="0" distL="0" distR="0" wp14:anchorId="6F328D1C" wp14:editId="015C586C">
            <wp:extent cx="5490210" cy="8229600"/>
            <wp:effectExtent l="0" t="0" r="0" b="0"/>
            <wp:docPr id="27098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84128" name=""/>
                    <pic:cNvPicPr/>
                  </pic:nvPicPr>
                  <pic:blipFill>
                    <a:blip r:embed="rId11"/>
                    <a:stretch>
                      <a:fillRect/>
                    </a:stretch>
                  </pic:blipFill>
                  <pic:spPr>
                    <a:xfrm>
                      <a:off x="0" y="0"/>
                      <a:ext cx="5490210" cy="8229600"/>
                    </a:xfrm>
                    <a:prstGeom prst="rect">
                      <a:avLst/>
                    </a:prstGeom>
                  </pic:spPr>
                </pic:pic>
              </a:graphicData>
            </a:graphic>
          </wp:inline>
        </w:drawing>
      </w:r>
    </w:p>
    <w:p w14:paraId="02D02057" w14:textId="77777777" w:rsidR="009B7397" w:rsidRDefault="009B7397" w:rsidP="00237486"/>
    <w:p w14:paraId="0515E290" w14:textId="77777777" w:rsidR="009B7397" w:rsidRDefault="009B7397" w:rsidP="00237486"/>
    <w:p w14:paraId="6E82791A" w14:textId="59828F30" w:rsidR="00E13F94" w:rsidRDefault="00E13F94" w:rsidP="00E13F94"/>
    <w:p w14:paraId="26D33DAF" w14:textId="6DE1A619" w:rsidR="008D7B84" w:rsidRPr="00E13F94" w:rsidRDefault="008D7B84" w:rsidP="008D7B84">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Best approaches</w:t>
      </w:r>
    </w:p>
    <w:p w14:paraId="7DA18511" w14:textId="77777777" w:rsidR="00B80107" w:rsidRDefault="00B80107" w:rsidP="00B80107">
      <w:del w:id="4037" w:author="Reviewer (Claude)" w:date="2026-06-28T10:00:00Z">
        <w:r>
          <w:delText xml:space="preserve">Based on the </w:delText>
        </w:r>
        <w:r>
          <w:delText xml:space="preserve">clustermap</w:delText>
        </w:r>
        <w:r>
          <w:delText xml:space="preserve"> visual inspection, we identified 8 best harmonization approaches (Table 1), spanning multi and single platform strategies, as well as FF and FFPE only ones. MNN and SVA harmonization methods were the most versatile, with MNN applicable to the multiplatform strategies and the FF only one, SVA showing high performance for </w:delText>
        </w:r>
        <w:r>
          <w:delText xml:space="preserve">RNASeq</w:delText>
        </w:r>
        <w:r>
          <w:delText xml:space="preserve"> only and FFPE only settings.</w:delText>
        </w:r>
      </w:del>
      <w:ins w:id="4038" w:author="Reviewer (Claude)" w:date="2026-06-28T10:00:00Z">
        <w:r>
          <w:t xml:space="preserve">Based on clustermap visual inspection combined with quantitative composite scoring, we identified eight best-performing harmonization approach groups (Table 1), spanning multi-platform and single-platform strategies as well as FF-only and FFPE-only compositions. MNN and SVA emerged as the most versatile harmonization methods: MNN achieved top performance across multi-platform and FF-only strategies, while SVA showed highest performance in RNA-seq-only and FFPE-only contexts.</w:t>
        </w:r>
      </w:ins>
      <w:proofErr w:type="spellStart"/>
      <w:proofErr w:type="spellEnd"/>
      <w:proofErr w:type="spellStart"/>
      <w:proofErr w:type="spellEnd"/>
    </w:p>
    <w:p w14:paraId="387AE40D" w14:textId="77777777" w:rsidR="00B80107" w:rsidRDefault="00B80107" w:rsidP="00B80107">
      <w:pPr>
        <w:pStyle w:val="ListParagraph"/>
        <w:ind w:left="360"/>
      </w:pPr>
    </w:p>
    <w:p w14:paraId="5D8B8F54" w14:textId="77777777" w:rsidR="00B80107" w:rsidRPr="00FD391C" w:rsidRDefault="00B80107" w:rsidP="00B80107">
      <w:pPr>
        <w:pStyle w:val="ListParagraph"/>
        <w:ind w:left="360"/>
      </w:pPr>
      <w:r w:rsidRPr="00FD391C">
        <w:t xml:space="preserve">Table 1. Best harmonization approaches groups identified via the integrative </w:t>
      </w:r>
      <w:proofErr w:type="spellStart"/>
      <w:r w:rsidRPr="00FD391C">
        <w:t>clustermap</w:t>
      </w:r>
      <w:proofErr w:type="spellEnd"/>
      <w:r w:rsidRPr="00FD391C">
        <w:t xml:space="preserve"> assessment. </w:t>
      </w:r>
    </w:p>
    <w:tbl>
      <w:tblPr>
        <w:tblStyle w:val="TableGrid"/>
        <w:tblW w:w="10485" w:type="dxa"/>
        <w:tblLook w:val="04A0" w:firstRow="1" w:lastRow="0" w:firstColumn="1" w:lastColumn="0" w:noHBand="0" w:noVBand="1"/>
      </w:tblPr>
      <w:tblGrid>
        <w:gridCol w:w="1446"/>
        <w:gridCol w:w="1884"/>
        <w:gridCol w:w="1416"/>
        <w:gridCol w:w="1105"/>
        <w:gridCol w:w="4634"/>
      </w:tblGrid>
      <w:tr w:rsidR="00B80107" w:rsidRPr="00902D2C" w14:paraId="571612C8" w14:textId="77777777" w:rsidTr="00FD709E">
        <w:tc>
          <w:tcPr>
            <w:tcW w:w="1458" w:type="dxa"/>
          </w:tcPr>
          <w:p w14:paraId="4E0663BB" w14:textId="77777777" w:rsidR="00B80107" w:rsidRPr="00902D2C" w:rsidRDefault="00B80107" w:rsidP="00FD709E">
            <w:pPr>
              <w:rPr>
                <w:sz w:val="20"/>
                <w:szCs w:val="20"/>
              </w:rPr>
            </w:pPr>
            <w:r w:rsidRPr="00902D2C">
              <w:rPr>
                <w:sz w:val="20"/>
                <w:szCs w:val="20"/>
              </w:rPr>
              <w:t>Group name</w:t>
            </w:r>
          </w:p>
        </w:tc>
        <w:tc>
          <w:tcPr>
            <w:tcW w:w="1939" w:type="dxa"/>
          </w:tcPr>
          <w:p w14:paraId="662CCB15" w14:textId="77777777" w:rsidR="00B80107" w:rsidRPr="00902D2C" w:rsidRDefault="00B80107" w:rsidP="00FD709E">
            <w:pPr>
              <w:rPr>
                <w:sz w:val="20"/>
                <w:szCs w:val="20"/>
              </w:rPr>
            </w:pPr>
            <w:r w:rsidRPr="00902D2C">
              <w:rPr>
                <w:sz w:val="20"/>
                <w:szCs w:val="20"/>
              </w:rPr>
              <w:t>Batch removal strategies</w:t>
            </w:r>
          </w:p>
        </w:tc>
        <w:tc>
          <w:tcPr>
            <w:tcW w:w="1024" w:type="dxa"/>
          </w:tcPr>
          <w:p w14:paraId="5F77CFC6" w14:textId="77777777" w:rsidR="00B80107" w:rsidRPr="00902D2C" w:rsidRDefault="00B80107" w:rsidP="00FD709E">
            <w:pPr>
              <w:rPr>
                <w:sz w:val="20"/>
                <w:szCs w:val="20"/>
              </w:rPr>
            </w:pPr>
            <w:r w:rsidRPr="00902D2C">
              <w:rPr>
                <w:sz w:val="20"/>
                <w:szCs w:val="20"/>
              </w:rPr>
              <w:t>Harmonization methods</w:t>
            </w:r>
          </w:p>
        </w:tc>
        <w:tc>
          <w:tcPr>
            <w:tcW w:w="1105" w:type="dxa"/>
          </w:tcPr>
          <w:p w14:paraId="126AD565" w14:textId="77777777" w:rsidR="00B80107" w:rsidRPr="00902D2C" w:rsidRDefault="00B80107" w:rsidP="00FD709E">
            <w:pPr>
              <w:rPr>
                <w:sz w:val="20"/>
                <w:szCs w:val="20"/>
              </w:rPr>
            </w:pPr>
            <w:r w:rsidRPr="00902D2C">
              <w:rPr>
                <w:sz w:val="20"/>
                <w:szCs w:val="20"/>
              </w:rPr>
              <w:t>Imputation</w:t>
            </w:r>
          </w:p>
        </w:tc>
        <w:tc>
          <w:tcPr>
            <w:tcW w:w="4959" w:type="dxa"/>
          </w:tcPr>
          <w:p w14:paraId="27893DD6" w14:textId="77777777" w:rsidR="00B80107" w:rsidRPr="00902D2C" w:rsidRDefault="00B80107" w:rsidP="00FD709E">
            <w:pPr>
              <w:rPr>
                <w:sz w:val="20"/>
                <w:szCs w:val="20"/>
              </w:rPr>
            </w:pPr>
            <w:r w:rsidRPr="00902D2C">
              <w:rPr>
                <w:sz w:val="20"/>
                <w:szCs w:val="20"/>
              </w:rPr>
              <w:t>Reason to include</w:t>
            </w:r>
          </w:p>
        </w:tc>
      </w:tr>
      <w:tr w:rsidR="00B80107" w:rsidRPr="00902D2C" w14:paraId="012DF6F7" w14:textId="77777777" w:rsidTr="00FD709E">
        <w:tc>
          <w:tcPr>
            <w:tcW w:w="1458" w:type="dxa"/>
          </w:tcPr>
          <w:p w14:paraId="04DB6CE9" w14:textId="77777777" w:rsidR="00B80107" w:rsidRPr="00902D2C" w:rsidRDefault="00B80107" w:rsidP="00FD709E">
            <w:pPr>
              <w:rPr>
                <w:sz w:val="20"/>
                <w:szCs w:val="20"/>
              </w:rPr>
            </w:pPr>
            <w:r w:rsidRPr="00902D2C">
              <w:rPr>
                <w:sz w:val="20"/>
                <w:szCs w:val="20"/>
              </w:rPr>
              <w:t>MNN multiplatform</w:t>
            </w:r>
          </w:p>
        </w:tc>
        <w:tc>
          <w:tcPr>
            <w:tcW w:w="1939" w:type="dxa"/>
          </w:tcPr>
          <w:p w14:paraId="70EDC97C" w14:textId="77777777" w:rsidR="00B80107" w:rsidRPr="00902D2C" w:rsidRDefault="00B80107" w:rsidP="00FD709E">
            <w:pPr>
              <w:rPr>
                <w:sz w:val="20"/>
                <w:szCs w:val="20"/>
              </w:rPr>
            </w:pPr>
            <w:r w:rsidRPr="00902D2C">
              <w:rPr>
                <w:sz w:val="20"/>
                <w:szCs w:val="20"/>
              </w:rPr>
              <w:t>All multiplatform strategies: S0, A, B, D, E1, E2, E3, I</w:t>
            </w:r>
          </w:p>
        </w:tc>
        <w:tc>
          <w:tcPr>
            <w:tcW w:w="1024" w:type="dxa"/>
          </w:tcPr>
          <w:p w14:paraId="6D5785A4" w14:textId="77777777" w:rsidR="00B80107" w:rsidRPr="00902D2C" w:rsidRDefault="00B80107" w:rsidP="00FD709E">
            <w:pPr>
              <w:rPr>
                <w:sz w:val="20"/>
                <w:szCs w:val="20"/>
              </w:rPr>
            </w:pPr>
            <w:r w:rsidRPr="00902D2C">
              <w:rPr>
                <w:sz w:val="20"/>
                <w:szCs w:val="20"/>
              </w:rPr>
              <w:t>MNN</w:t>
            </w:r>
          </w:p>
        </w:tc>
        <w:tc>
          <w:tcPr>
            <w:tcW w:w="1105" w:type="dxa"/>
          </w:tcPr>
          <w:p w14:paraId="51AEDE7C" w14:textId="77777777" w:rsidR="00B80107" w:rsidRPr="00902D2C" w:rsidRDefault="00B80107" w:rsidP="00FD709E">
            <w:pPr>
              <w:rPr>
                <w:sz w:val="20"/>
                <w:szCs w:val="20"/>
              </w:rPr>
            </w:pPr>
            <w:r w:rsidRPr="00902D2C">
              <w:rPr>
                <w:sz w:val="20"/>
                <w:szCs w:val="20"/>
              </w:rPr>
              <w:t>Any</w:t>
            </w:r>
          </w:p>
        </w:tc>
        <w:tc>
          <w:tcPr>
            <w:tcW w:w="4959" w:type="dxa"/>
          </w:tcPr>
          <w:p w14:paraId="3C9A2944" w14:textId="77777777" w:rsidR="00B80107" w:rsidRPr="00902D2C" w:rsidRDefault="00B80107" w:rsidP="00FD709E">
            <w:pPr>
              <w:rPr>
                <w:sz w:val="20"/>
                <w:szCs w:val="20"/>
              </w:rPr>
            </w:pPr>
            <w:r w:rsidRPr="00902D2C">
              <w:rPr>
                <w:sz w:val="20"/>
                <w:szCs w:val="20"/>
              </w:rPr>
              <w:t>Superior</w:t>
            </w:r>
            <w:r>
              <w:rPr>
                <w:sz w:val="20"/>
                <w:szCs w:val="20"/>
              </w:rPr>
              <w:t xml:space="preserve"> local metrics performance compared to the rest attempts in the ‘good multiplatform cluster’</w:t>
            </w:r>
          </w:p>
        </w:tc>
      </w:tr>
      <w:tr w:rsidR="00B80107" w:rsidRPr="00902D2C" w14:paraId="64CC7B01" w14:textId="77777777" w:rsidTr="00FD709E">
        <w:tc>
          <w:tcPr>
            <w:tcW w:w="1458" w:type="dxa"/>
          </w:tcPr>
          <w:p w14:paraId="5B680C5D" w14:textId="77777777" w:rsidR="00B80107" w:rsidRPr="00902D2C" w:rsidRDefault="00B80107" w:rsidP="00FD709E">
            <w:pPr>
              <w:rPr>
                <w:sz w:val="20"/>
                <w:szCs w:val="20"/>
              </w:rPr>
            </w:pPr>
            <w:r>
              <w:rPr>
                <w:sz w:val="20"/>
                <w:szCs w:val="20"/>
              </w:rPr>
              <w:t>FSMVN in S0</w:t>
            </w:r>
          </w:p>
        </w:tc>
        <w:tc>
          <w:tcPr>
            <w:tcW w:w="1939" w:type="dxa"/>
          </w:tcPr>
          <w:p w14:paraId="41AF3330" w14:textId="77777777" w:rsidR="00B80107" w:rsidRPr="00902D2C" w:rsidRDefault="00B80107" w:rsidP="00FD709E">
            <w:pPr>
              <w:rPr>
                <w:sz w:val="20"/>
                <w:szCs w:val="20"/>
              </w:rPr>
            </w:pPr>
            <w:r>
              <w:rPr>
                <w:sz w:val="20"/>
                <w:szCs w:val="20"/>
              </w:rPr>
              <w:t>S0</w:t>
            </w:r>
          </w:p>
        </w:tc>
        <w:tc>
          <w:tcPr>
            <w:tcW w:w="1024" w:type="dxa"/>
          </w:tcPr>
          <w:p w14:paraId="794B90DA" w14:textId="77777777" w:rsidR="00B80107" w:rsidRPr="00902D2C" w:rsidRDefault="00B80107" w:rsidP="00FD709E">
            <w:pPr>
              <w:rPr>
                <w:sz w:val="20"/>
                <w:szCs w:val="20"/>
              </w:rPr>
            </w:pPr>
            <w:r>
              <w:rPr>
                <w:sz w:val="20"/>
                <w:szCs w:val="20"/>
              </w:rPr>
              <w:t>FSMVN</w:t>
            </w:r>
          </w:p>
        </w:tc>
        <w:tc>
          <w:tcPr>
            <w:tcW w:w="1105" w:type="dxa"/>
          </w:tcPr>
          <w:p w14:paraId="6300E1EC" w14:textId="77777777" w:rsidR="00B80107" w:rsidRPr="00902D2C" w:rsidRDefault="00B80107" w:rsidP="00FD709E">
            <w:pPr>
              <w:rPr>
                <w:sz w:val="20"/>
                <w:szCs w:val="20"/>
              </w:rPr>
            </w:pPr>
            <w:r>
              <w:rPr>
                <w:sz w:val="20"/>
                <w:szCs w:val="20"/>
              </w:rPr>
              <w:t>Any</w:t>
            </w:r>
          </w:p>
        </w:tc>
        <w:tc>
          <w:tcPr>
            <w:tcW w:w="4959" w:type="dxa"/>
          </w:tcPr>
          <w:p w14:paraId="33E7F5C6" w14:textId="77777777" w:rsidR="00B80107" w:rsidRPr="00902D2C" w:rsidRDefault="00B80107" w:rsidP="00FD709E">
            <w:pPr>
              <w:rPr>
                <w:sz w:val="20"/>
                <w:szCs w:val="20"/>
              </w:rPr>
            </w:pPr>
            <w:r>
              <w:rPr>
                <w:sz w:val="20"/>
                <w:szCs w:val="20"/>
              </w:rPr>
              <w:t xml:space="preserve">High quality mixing of NGS and Illumina microarrays on UMAP and </w:t>
            </w:r>
            <w:proofErr w:type="spellStart"/>
            <w:r>
              <w:rPr>
                <w:sz w:val="20"/>
                <w:szCs w:val="20"/>
              </w:rPr>
              <w:t>tSNE</w:t>
            </w:r>
            <w:proofErr w:type="spellEnd"/>
          </w:p>
        </w:tc>
      </w:tr>
      <w:tr w:rsidR="00B80107" w:rsidRPr="00902D2C" w14:paraId="35EB693C" w14:textId="77777777" w:rsidTr="00FD709E">
        <w:tc>
          <w:tcPr>
            <w:tcW w:w="1458" w:type="dxa"/>
          </w:tcPr>
          <w:p w14:paraId="1397B98C" w14:textId="77777777" w:rsidR="00B80107" w:rsidRPr="00902D2C" w:rsidRDefault="00B80107" w:rsidP="00FD709E">
            <w:pPr>
              <w:rPr>
                <w:sz w:val="20"/>
                <w:szCs w:val="20"/>
              </w:rPr>
            </w:pPr>
            <w:proofErr w:type="spellStart"/>
            <w:r>
              <w:rPr>
                <w:sz w:val="20"/>
                <w:szCs w:val="20"/>
              </w:rPr>
              <w:t>AMDBNorm</w:t>
            </w:r>
            <w:proofErr w:type="spellEnd"/>
            <w:r>
              <w:rPr>
                <w:sz w:val="20"/>
                <w:szCs w:val="20"/>
              </w:rPr>
              <w:t xml:space="preserve"> in S0</w:t>
            </w:r>
          </w:p>
        </w:tc>
        <w:tc>
          <w:tcPr>
            <w:tcW w:w="1939" w:type="dxa"/>
          </w:tcPr>
          <w:p w14:paraId="3EB5DDB7" w14:textId="77777777" w:rsidR="00B80107" w:rsidRPr="00902D2C" w:rsidRDefault="00B80107" w:rsidP="00FD709E">
            <w:pPr>
              <w:rPr>
                <w:sz w:val="20"/>
                <w:szCs w:val="20"/>
              </w:rPr>
            </w:pPr>
            <w:r>
              <w:rPr>
                <w:sz w:val="20"/>
                <w:szCs w:val="20"/>
              </w:rPr>
              <w:t>S0</w:t>
            </w:r>
          </w:p>
        </w:tc>
        <w:tc>
          <w:tcPr>
            <w:tcW w:w="1024" w:type="dxa"/>
          </w:tcPr>
          <w:p w14:paraId="6207959D" w14:textId="77777777" w:rsidR="00B80107" w:rsidRPr="00902D2C" w:rsidRDefault="00B80107" w:rsidP="00FD709E">
            <w:pPr>
              <w:rPr>
                <w:sz w:val="20"/>
                <w:szCs w:val="20"/>
              </w:rPr>
            </w:pPr>
            <w:proofErr w:type="spellStart"/>
            <w:r>
              <w:rPr>
                <w:sz w:val="20"/>
                <w:szCs w:val="20"/>
              </w:rPr>
              <w:t>AMDBNorm</w:t>
            </w:r>
            <w:proofErr w:type="spellEnd"/>
          </w:p>
        </w:tc>
        <w:tc>
          <w:tcPr>
            <w:tcW w:w="1105" w:type="dxa"/>
          </w:tcPr>
          <w:p w14:paraId="58038399" w14:textId="77777777" w:rsidR="00B80107" w:rsidRPr="00902D2C" w:rsidRDefault="00B80107" w:rsidP="00FD709E">
            <w:pPr>
              <w:rPr>
                <w:sz w:val="20"/>
                <w:szCs w:val="20"/>
              </w:rPr>
            </w:pPr>
            <w:r>
              <w:rPr>
                <w:sz w:val="20"/>
                <w:szCs w:val="20"/>
              </w:rPr>
              <w:t>Any</w:t>
            </w:r>
          </w:p>
        </w:tc>
        <w:tc>
          <w:tcPr>
            <w:tcW w:w="4959" w:type="dxa"/>
          </w:tcPr>
          <w:p w14:paraId="19DC5D13" w14:textId="77777777" w:rsidR="00B80107" w:rsidRPr="00902D2C" w:rsidRDefault="00B80107" w:rsidP="00FD709E">
            <w:pPr>
              <w:rPr>
                <w:sz w:val="20"/>
                <w:szCs w:val="20"/>
              </w:rPr>
            </w:pPr>
            <w:r>
              <w:rPr>
                <w:sz w:val="20"/>
                <w:szCs w:val="20"/>
              </w:rPr>
              <w:t xml:space="preserve">High quality mixing of NGS and Illumina microarrays on UMAP and </w:t>
            </w:r>
            <w:proofErr w:type="spellStart"/>
            <w:r>
              <w:rPr>
                <w:sz w:val="20"/>
                <w:szCs w:val="20"/>
              </w:rPr>
              <w:t>tSNE</w:t>
            </w:r>
            <w:proofErr w:type="spellEnd"/>
          </w:p>
        </w:tc>
      </w:tr>
      <w:tr w:rsidR="00B80107" w:rsidRPr="00902D2C" w14:paraId="350D17A6" w14:textId="77777777" w:rsidTr="00FD709E">
        <w:tc>
          <w:tcPr>
            <w:tcW w:w="1458" w:type="dxa"/>
          </w:tcPr>
          <w:p w14:paraId="2330F9A4" w14:textId="77777777" w:rsidR="00B80107" w:rsidRPr="00902D2C" w:rsidRDefault="00B80107" w:rsidP="00FD709E">
            <w:pPr>
              <w:rPr>
                <w:sz w:val="20"/>
                <w:szCs w:val="20"/>
              </w:rPr>
            </w:pPr>
            <w:r>
              <w:rPr>
                <w:sz w:val="20"/>
                <w:szCs w:val="20"/>
              </w:rPr>
              <w:t>MNN FF only</w:t>
            </w:r>
          </w:p>
        </w:tc>
        <w:tc>
          <w:tcPr>
            <w:tcW w:w="1939" w:type="dxa"/>
          </w:tcPr>
          <w:p w14:paraId="28E5D010" w14:textId="77777777" w:rsidR="00B80107" w:rsidRPr="00902D2C" w:rsidRDefault="00B80107" w:rsidP="00FD709E">
            <w:pPr>
              <w:rPr>
                <w:sz w:val="20"/>
                <w:szCs w:val="20"/>
              </w:rPr>
            </w:pPr>
            <w:r>
              <w:rPr>
                <w:sz w:val="20"/>
                <w:szCs w:val="20"/>
              </w:rPr>
              <w:t>J</w:t>
            </w:r>
          </w:p>
        </w:tc>
        <w:tc>
          <w:tcPr>
            <w:tcW w:w="1024" w:type="dxa"/>
          </w:tcPr>
          <w:p w14:paraId="136BB43B" w14:textId="77777777" w:rsidR="00B80107" w:rsidRPr="00902D2C" w:rsidRDefault="00B80107" w:rsidP="00FD709E">
            <w:pPr>
              <w:rPr>
                <w:sz w:val="20"/>
                <w:szCs w:val="20"/>
              </w:rPr>
            </w:pPr>
            <w:r>
              <w:rPr>
                <w:sz w:val="20"/>
                <w:szCs w:val="20"/>
              </w:rPr>
              <w:t>MNN</w:t>
            </w:r>
          </w:p>
        </w:tc>
        <w:tc>
          <w:tcPr>
            <w:tcW w:w="1105" w:type="dxa"/>
          </w:tcPr>
          <w:p w14:paraId="25EDFAAD" w14:textId="77777777" w:rsidR="00B80107" w:rsidRPr="00902D2C" w:rsidRDefault="00B80107" w:rsidP="00FD709E">
            <w:pPr>
              <w:rPr>
                <w:sz w:val="20"/>
                <w:szCs w:val="20"/>
              </w:rPr>
            </w:pPr>
            <w:r>
              <w:rPr>
                <w:sz w:val="20"/>
                <w:szCs w:val="20"/>
              </w:rPr>
              <w:t>Any</w:t>
            </w:r>
          </w:p>
        </w:tc>
        <w:tc>
          <w:tcPr>
            <w:tcW w:w="4959" w:type="dxa"/>
          </w:tcPr>
          <w:p w14:paraId="35B67E03" w14:textId="77777777" w:rsidR="00B80107" w:rsidRPr="00902D2C" w:rsidRDefault="00B80107" w:rsidP="00FD709E">
            <w:pPr>
              <w:rPr>
                <w:sz w:val="20"/>
                <w:szCs w:val="20"/>
              </w:rPr>
            </w:pPr>
            <w:r>
              <w:rPr>
                <w:sz w:val="20"/>
                <w:szCs w:val="20"/>
              </w:rPr>
              <w:t>Best performance by local metrics in the FF part of the good “Same sample type” cluster</w:t>
            </w:r>
          </w:p>
        </w:tc>
      </w:tr>
      <w:tr w:rsidR="00B80107" w:rsidRPr="00902D2C" w14:paraId="413C8B4B" w14:textId="77777777" w:rsidTr="00FD709E">
        <w:tc>
          <w:tcPr>
            <w:tcW w:w="1458" w:type="dxa"/>
          </w:tcPr>
          <w:p w14:paraId="52511DFC" w14:textId="77777777" w:rsidR="00B80107" w:rsidRDefault="00B80107" w:rsidP="00FD709E">
            <w:pPr>
              <w:rPr>
                <w:sz w:val="20"/>
                <w:szCs w:val="20"/>
              </w:rPr>
            </w:pPr>
            <w:r>
              <w:rPr>
                <w:sz w:val="20"/>
                <w:szCs w:val="20"/>
              </w:rPr>
              <w:t>FSQN R FF only</w:t>
            </w:r>
          </w:p>
        </w:tc>
        <w:tc>
          <w:tcPr>
            <w:tcW w:w="1939" w:type="dxa"/>
          </w:tcPr>
          <w:p w14:paraId="0CF82EDB" w14:textId="77777777" w:rsidR="00B80107" w:rsidRDefault="00B80107" w:rsidP="00FD709E">
            <w:pPr>
              <w:rPr>
                <w:sz w:val="20"/>
                <w:szCs w:val="20"/>
              </w:rPr>
            </w:pPr>
            <w:r>
              <w:rPr>
                <w:sz w:val="20"/>
                <w:szCs w:val="20"/>
              </w:rPr>
              <w:t>J</w:t>
            </w:r>
          </w:p>
        </w:tc>
        <w:tc>
          <w:tcPr>
            <w:tcW w:w="1024" w:type="dxa"/>
          </w:tcPr>
          <w:p w14:paraId="282A4706" w14:textId="77777777" w:rsidR="00B80107" w:rsidRDefault="00B80107" w:rsidP="00FD709E">
            <w:pPr>
              <w:rPr>
                <w:sz w:val="20"/>
                <w:szCs w:val="20"/>
              </w:rPr>
            </w:pPr>
            <w:r>
              <w:rPr>
                <w:sz w:val="20"/>
                <w:szCs w:val="20"/>
              </w:rPr>
              <w:t>FSQN R</w:t>
            </w:r>
          </w:p>
        </w:tc>
        <w:tc>
          <w:tcPr>
            <w:tcW w:w="1105" w:type="dxa"/>
          </w:tcPr>
          <w:p w14:paraId="78F3853F" w14:textId="77777777" w:rsidR="00B80107" w:rsidRDefault="00B80107" w:rsidP="00FD709E">
            <w:pPr>
              <w:rPr>
                <w:sz w:val="20"/>
                <w:szCs w:val="20"/>
              </w:rPr>
            </w:pPr>
            <w:r>
              <w:rPr>
                <w:sz w:val="20"/>
                <w:szCs w:val="20"/>
              </w:rPr>
              <w:t>Any</w:t>
            </w:r>
          </w:p>
        </w:tc>
        <w:tc>
          <w:tcPr>
            <w:tcW w:w="4959" w:type="dxa"/>
          </w:tcPr>
          <w:p w14:paraId="314BBA73" w14:textId="77777777" w:rsidR="00B80107" w:rsidRDefault="00B80107" w:rsidP="00FD709E">
            <w:pPr>
              <w:rPr>
                <w:sz w:val="20"/>
                <w:szCs w:val="20"/>
              </w:rPr>
            </w:pPr>
            <w:r>
              <w:rPr>
                <w:sz w:val="20"/>
                <w:szCs w:val="20"/>
              </w:rPr>
              <w:t xml:space="preserve">Hugh quality mixing of NGS and microarrays on UMAP and </w:t>
            </w:r>
            <w:proofErr w:type="spellStart"/>
            <w:r>
              <w:rPr>
                <w:sz w:val="20"/>
                <w:szCs w:val="20"/>
              </w:rPr>
              <w:t>tSNE</w:t>
            </w:r>
            <w:proofErr w:type="spellEnd"/>
          </w:p>
        </w:tc>
      </w:tr>
      <w:tr w:rsidR="00B80107" w:rsidRPr="00902D2C" w14:paraId="13620C4B" w14:textId="77777777" w:rsidTr="00FD709E">
        <w:tc>
          <w:tcPr>
            <w:tcW w:w="1458" w:type="dxa"/>
          </w:tcPr>
          <w:p w14:paraId="4AB89AF5" w14:textId="77777777" w:rsidR="00B80107" w:rsidRDefault="00B80107" w:rsidP="00FD709E">
            <w:pPr>
              <w:rPr>
                <w:sz w:val="20"/>
                <w:szCs w:val="20"/>
              </w:rPr>
            </w:pPr>
            <w:r>
              <w:rPr>
                <w:sz w:val="20"/>
                <w:szCs w:val="20"/>
              </w:rPr>
              <w:t>SVA FFPE only</w:t>
            </w:r>
          </w:p>
        </w:tc>
        <w:tc>
          <w:tcPr>
            <w:tcW w:w="1939" w:type="dxa"/>
          </w:tcPr>
          <w:p w14:paraId="271D7342" w14:textId="77777777" w:rsidR="00B80107" w:rsidRDefault="00B80107" w:rsidP="00FD709E">
            <w:pPr>
              <w:rPr>
                <w:sz w:val="20"/>
                <w:szCs w:val="20"/>
              </w:rPr>
            </w:pPr>
            <w:r>
              <w:rPr>
                <w:sz w:val="20"/>
                <w:szCs w:val="20"/>
              </w:rPr>
              <w:t>K</w:t>
            </w:r>
          </w:p>
        </w:tc>
        <w:tc>
          <w:tcPr>
            <w:tcW w:w="1024" w:type="dxa"/>
          </w:tcPr>
          <w:p w14:paraId="2FDB850B" w14:textId="77777777" w:rsidR="00B80107" w:rsidRDefault="00B80107" w:rsidP="00FD709E">
            <w:pPr>
              <w:rPr>
                <w:sz w:val="20"/>
                <w:szCs w:val="20"/>
              </w:rPr>
            </w:pPr>
            <w:r>
              <w:rPr>
                <w:sz w:val="20"/>
                <w:szCs w:val="20"/>
              </w:rPr>
              <w:t>SVA</w:t>
            </w:r>
          </w:p>
        </w:tc>
        <w:tc>
          <w:tcPr>
            <w:tcW w:w="1105" w:type="dxa"/>
          </w:tcPr>
          <w:p w14:paraId="138BB736" w14:textId="77777777" w:rsidR="00B80107" w:rsidRDefault="00B80107" w:rsidP="00FD709E">
            <w:pPr>
              <w:rPr>
                <w:sz w:val="20"/>
                <w:szCs w:val="20"/>
              </w:rPr>
            </w:pPr>
            <w:r>
              <w:rPr>
                <w:sz w:val="20"/>
                <w:szCs w:val="20"/>
              </w:rPr>
              <w:t xml:space="preserve">KNN, </w:t>
            </w:r>
            <w:proofErr w:type="spellStart"/>
            <w:r>
              <w:rPr>
                <w:sz w:val="20"/>
                <w:szCs w:val="20"/>
              </w:rPr>
              <w:t>Softimpute</w:t>
            </w:r>
            <w:proofErr w:type="spellEnd"/>
          </w:p>
        </w:tc>
        <w:tc>
          <w:tcPr>
            <w:tcW w:w="4959" w:type="dxa"/>
          </w:tcPr>
          <w:p w14:paraId="72005FA4" w14:textId="77777777" w:rsidR="00B80107" w:rsidRDefault="00B80107" w:rsidP="00FD709E">
            <w:pPr>
              <w:rPr>
                <w:sz w:val="20"/>
                <w:szCs w:val="20"/>
              </w:rPr>
            </w:pPr>
            <w:r>
              <w:rPr>
                <w:sz w:val="20"/>
                <w:szCs w:val="20"/>
              </w:rPr>
              <w:t>Best performance by local metrics in the FFPE part of the good “Same sample type” cluster</w:t>
            </w:r>
          </w:p>
        </w:tc>
      </w:tr>
      <w:tr w:rsidR="00B80107" w:rsidRPr="00902D2C" w14:paraId="71DEEF0E" w14:textId="77777777" w:rsidTr="00FD709E">
        <w:tc>
          <w:tcPr>
            <w:tcW w:w="1458" w:type="dxa"/>
          </w:tcPr>
          <w:p w14:paraId="337E5A82" w14:textId="77777777" w:rsidR="00B80107" w:rsidRDefault="00B80107" w:rsidP="00FD709E">
            <w:pPr>
              <w:rPr>
                <w:sz w:val="20"/>
                <w:szCs w:val="20"/>
              </w:rPr>
            </w:pPr>
            <w:r>
              <w:rPr>
                <w:sz w:val="20"/>
                <w:szCs w:val="20"/>
              </w:rPr>
              <w:t xml:space="preserve">SVA </w:t>
            </w:r>
            <w:proofErr w:type="spellStart"/>
            <w:r>
              <w:rPr>
                <w:sz w:val="20"/>
                <w:szCs w:val="20"/>
              </w:rPr>
              <w:t>RNASeq</w:t>
            </w:r>
            <w:proofErr w:type="spellEnd"/>
            <w:r>
              <w:rPr>
                <w:sz w:val="20"/>
                <w:szCs w:val="20"/>
              </w:rPr>
              <w:t xml:space="preserve"> only</w:t>
            </w:r>
          </w:p>
        </w:tc>
        <w:tc>
          <w:tcPr>
            <w:tcW w:w="1939" w:type="dxa"/>
          </w:tcPr>
          <w:p w14:paraId="11630F16" w14:textId="77777777" w:rsidR="00B80107" w:rsidRDefault="00B80107" w:rsidP="00FD709E">
            <w:pPr>
              <w:rPr>
                <w:sz w:val="20"/>
                <w:szCs w:val="20"/>
              </w:rPr>
            </w:pPr>
            <w:r>
              <w:rPr>
                <w:sz w:val="20"/>
                <w:szCs w:val="20"/>
              </w:rPr>
              <w:t>C</w:t>
            </w:r>
          </w:p>
        </w:tc>
        <w:tc>
          <w:tcPr>
            <w:tcW w:w="1024" w:type="dxa"/>
          </w:tcPr>
          <w:p w14:paraId="20467B03" w14:textId="77777777" w:rsidR="00B80107" w:rsidRDefault="00B80107" w:rsidP="00FD709E">
            <w:pPr>
              <w:rPr>
                <w:sz w:val="20"/>
                <w:szCs w:val="20"/>
              </w:rPr>
            </w:pPr>
            <w:r>
              <w:rPr>
                <w:sz w:val="20"/>
                <w:szCs w:val="20"/>
              </w:rPr>
              <w:t>SVA</w:t>
            </w:r>
          </w:p>
        </w:tc>
        <w:tc>
          <w:tcPr>
            <w:tcW w:w="1105" w:type="dxa"/>
          </w:tcPr>
          <w:p w14:paraId="4AE9E886" w14:textId="77777777" w:rsidR="00B80107" w:rsidRDefault="00B80107" w:rsidP="00FD709E">
            <w:pPr>
              <w:rPr>
                <w:sz w:val="20"/>
                <w:szCs w:val="20"/>
              </w:rPr>
            </w:pPr>
            <w:r>
              <w:rPr>
                <w:sz w:val="20"/>
                <w:szCs w:val="20"/>
              </w:rPr>
              <w:t xml:space="preserve">KNN, </w:t>
            </w:r>
            <w:proofErr w:type="spellStart"/>
            <w:r>
              <w:rPr>
                <w:sz w:val="20"/>
                <w:szCs w:val="20"/>
              </w:rPr>
              <w:t>Softimpute</w:t>
            </w:r>
            <w:proofErr w:type="spellEnd"/>
          </w:p>
        </w:tc>
        <w:tc>
          <w:tcPr>
            <w:tcW w:w="4959" w:type="dxa"/>
          </w:tcPr>
          <w:p w14:paraId="0A8A2CA2" w14:textId="77777777" w:rsidR="00B80107" w:rsidRDefault="00B80107" w:rsidP="00FD709E">
            <w:pPr>
              <w:rPr>
                <w:sz w:val="20"/>
                <w:szCs w:val="20"/>
              </w:rPr>
            </w:pPr>
            <w:r>
              <w:rPr>
                <w:sz w:val="20"/>
                <w:szCs w:val="20"/>
              </w:rPr>
              <w:t xml:space="preserve">Best performance by local metrics in the </w:t>
            </w:r>
            <w:proofErr w:type="spellStart"/>
            <w:r>
              <w:rPr>
                <w:sz w:val="20"/>
                <w:szCs w:val="20"/>
              </w:rPr>
              <w:t>RNASeq</w:t>
            </w:r>
            <w:proofErr w:type="spellEnd"/>
            <w:r>
              <w:rPr>
                <w:sz w:val="20"/>
                <w:szCs w:val="20"/>
              </w:rPr>
              <w:t xml:space="preserve"> part of the good “Same platform” cluster</w:t>
            </w:r>
          </w:p>
        </w:tc>
      </w:tr>
      <w:tr w:rsidR="00B80107" w:rsidRPr="00902D2C" w14:paraId="40283EB5" w14:textId="77777777" w:rsidTr="00FD709E">
        <w:tc>
          <w:tcPr>
            <w:tcW w:w="1458" w:type="dxa"/>
          </w:tcPr>
          <w:p w14:paraId="1085F2BC" w14:textId="77777777" w:rsidR="00B80107" w:rsidRPr="00E744D6" w:rsidRDefault="00B80107" w:rsidP="00FD709E">
            <w:pPr>
              <w:rPr>
                <w:sz w:val="20"/>
                <w:szCs w:val="20"/>
              </w:rPr>
            </w:pPr>
            <w:r>
              <w:rPr>
                <w:sz w:val="20"/>
                <w:szCs w:val="20"/>
              </w:rPr>
              <w:t xml:space="preserve">FSQN R </w:t>
            </w:r>
            <w:proofErr w:type="spellStart"/>
            <w:r>
              <w:rPr>
                <w:sz w:val="20"/>
                <w:szCs w:val="20"/>
              </w:rPr>
              <w:t>RNASeq</w:t>
            </w:r>
            <w:proofErr w:type="spellEnd"/>
            <w:r>
              <w:rPr>
                <w:sz w:val="20"/>
                <w:szCs w:val="20"/>
              </w:rPr>
              <w:t xml:space="preserve"> only</w:t>
            </w:r>
          </w:p>
        </w:tc>
        <w:tc>
          <w:tcPr>
            <w:tcW w:w="1939" w:type="dxa"/>
          </w:tcPr>
          <w:p w14:paraId="7DBDD981" w14:textId="77777777" w:rsidR="00B80107" w:rsidRDefault="00B80107" w:rsidP="00FD709E">
            <w:pPr>
              <w:rPr>
                <w:sz w:val="20"/>
                <w:szCs w:val="20"/>
              </w:rPr>
            </w:pPr>
            <w:r>
              <w:rPr>
                <w:sz w:val="20"/>
                <w:szCs w:val="20"/>
              </w:rPr>
              <w:t>C</w:t>
            </w:r>
          </w:p>
        </w:tc>
        <w:tc>
          <w:tcPr>
            <w:tcW w:w="1024" w:type="dxa"/>
          </w:tcPr>
          <w:p w14:paraId="774E2771" w14:textId="77777777" w:rsidR="00B80107" w:rsidRDefault="00B80107" w:rsidP="00FD709E">
            <w:pPr>
              <w:rPr>
                <w:sz w:val="20"/>
                <w:szCs w:val="20"/>
              </w:rPr>
            </w:pPr>
            <w:r>
              <w:rPr>
                <w:sz w:val="20"/>
                <w:szCs w:val="20"/>
              </w:rPr>
              <w:t>FSQN R</w:t>
            </w:r>
          </w:p>
        </w:tc>
        <w:tc>
          <w:tcPr>
            <w:tcW w:w="1105" w:type="dxa"/>
          </w:tcPr>
          <w:p w14:paraId="0C4C0461" w14:textId="77777777" w:rsidR="00B80107" w:rsidRDefault="00B80107" w:rsidP="00FD709E">
            <w:pPr>
              <w:rPr>
                <w:sz w:val="20"/>
                <w:szCs w:val="20"/>
              </w:rPr>
            </w:pPr>
            <w:r>
              <w:rPr>
                <w:sz w:val="20"/>
                <w:szCs w:val="20"/>
              </w:rPr>
              <w:t>Any</w:t>
            </w:r>
          </w:p>
        </w:tc>
        <w:tc>
          <w:tcPr>
            <w:tcW w:w="4959" w:type="dxa"/>
          </w:tcPr>
          <w:p w14:paraId="5B50A71F" w14:textId="77777777" w:rsidR="00B80107" w:rsidRDefault="00B80107" w:rsidP="00FD709E">
            <w:pPr>
              <w:rPr>
                <w:sz w:val="20"/>
                <w:szCs w:val="20"/>
              </w:rPr>
            </w:pPr>
            <w:r>
              <w:rPr>
                <w:sz w:val="20"/>
                <w:szCs w:val="20"/>
              </w:rPr>
              <w:t xml:space="preserve">High quality mixing of </w:t>
            </w:r>
            <w:proofErr w:type="spellStart"/>
            <w:r>
              <w:rPr>
                <w:sz w:val="20"/>
                <w:szCs w:val="20"/>
              </w:rPr>
              <w:t>RNASeq</w:t>
            </w:r>
            <w:proofErr w:type="spellEnd"/>
            <w:r>
              <w:rPr>
                <w:sz w:val="20"/>
                <w:szCs w:val="20"/>
              </w:rPr>
              <w:t xml:space="preserve"> FF and FFPE batches on UMAP and </w:t>
            </w:r>
            <w:proofErr w:type="spellStart"/>
            <w:r>
              <w:rPr>
                <w:sz w:val="20"/>
                <w:szCs w:val="20"/>
              </w:rPr>
              <w:t>tSNE</w:t>
            </w:r>
            <w:proofErr w:type="spellEnd"/>
          </w:p>
        </w:tc>
      </w:tr>
    </w:tbl>
    <w:p w14:paraId="62FA758D" w14:textId="77777777" w:rsidR="00B80107" w:rsidRPr="00EE0A4F" w:rsidRDefault="00B80107" w:rsidP="00B80107">
      <w:pPr>
        <w:pStyle w:val="ListParagraph"/>
        <w:ind w:left="360"/>
      </w:pPr>
    </w:p>
    <w:p w14:paraId="54CBBB09" w14:textId="2CEC5C88" w:rsidR="008D7B84" w:rsidRDefault="00A4348A" w:rsidP="00E13F94">
      <w:del w:id="4039" w:author="Reviewer (Claude)" w:date="2026-06-28T10:00:00Z">
        <w:r>
          <w:delText xml:space="preserve">Without any harmonization</w:delText>
        </w:r>
        <w:r w:rsidR="00026674">
          <w:delText xml:space="preserve">, the FL dataset showed clear batch effect structure at the level of PCA and </w:delText>
        </w:r>
        <w:r w:rsidR="00026674">
          <w:delText xml:space="preserve">tSNE</w:delText>
        </w:r>
        <w:r w:rsidR="00026674">
          <w:delText xml:space="preserve"> visualization</w:delText>
        </w:r>
        <w:r w:rsidR="007F5482">
          <w:delText xml:space="preserve"> </w:delText>
        </w:r>
        <w:r w:rsidR="00DA0994">
          <w:delText xml:space="preserve">(Figure 4A).</w:delText>
        </w:r>
        <w:r w:rsidR="008F2A46">
          <w:delText xml:space="preserve"> For PCA, </w:delText>
        </w:r>
        <w:r w:rsidR="008F2A46">
          <w:delText xml:space="preserve">RNASeq</w:delText>
        </w:r>
        <w:r w:rsidR="008F2A46">
          <w:delText xml:space="preserve"> datasets formed a compact structure</w:delText>
        </w:r>
        <w:r w:rsidR="0096685D">
          <w:delText xml:space="preserve">, whereas Affymetrix microarrays (primarily GPL570) </w:delText>
        </w:r>
        <w:r w:rsidR="00E93473">
          <w:delText xml:space="preserve">arranged in a linear sequence of batches going in right and upward direction, </w:delText>
        </w:r>
        <w:r w:rsidR="00EE5641">
          <w:delText xml:space="preserve">and the rest microarrays (Affymetrix, Illumina, and Agilent ones) formed a right-downward sequence.</w:delText>
        </w:r>
        <w:r w:rsidR="00917BC7">
          <w:delText xml:space="preserve"> </w:delText>
        </w:r>
        <w:r w:rsidR="007A7C64">
          <w:delText xml:space="preserve">In </w:delText>
        </w:r>
        <w:r w:rsidR="007A7C64">
          <w:delText xml:space="preserve">tSNE</w:delText>
        </w:r>
        <w:r w:rsidR="007A7C64">
          <w:delText xml:space="preserve">, RNA batches scattered over the entire plot forming compact clusters, proving adequacy of the RNA_BATCH column annotation in the dataset. Additionally, there was no meaningful grouping of batches or samples by biology.</w:delText>
        </w:r>
        <w:r w:rsidR="000C6DA7">
          <w:delText xml:space="preserve"> Applying MNN under strict NA handling, we</w:delText>
        </w:r>
        <w:r w:rsidR="00572099">
          <w:delText xml:space="preserve"> observed a scattered cohort-outlier (SOM cohort, that was previously quantile normalized) in PCA space and the rest cohorts clustered together (Figure 4B)</w:delText>
        </w:r>
        <w:r w:rsidR="007A2D7C">
          <w:delText xml:space="preserve">. For </w:delText>
        </w:r>
        <w:r w:rsidR="007A2D7C">
          <w:delText xml:space="preserve">tSNE</w:delText>
        </w:r>
        <w:r w:rsidR="007A2D7C">
          <w:delText xml:space="preserve"> visualization we </w:delText>
        </w:r>
        <w:r w:rsidR="005D35B7">
          <w:delText xml:space="preserve">found only three batches-outliers: part of </w:delText>
        </w:r>
        <w:r w:rsidR="005D35B7">
          <w:delText xml:space="preserve">RNASeq_FFPE_Exome_capture</w:delText>
        </w:r>
        <w:r w:rsidR="005D35B7">
          <w:delText xml:space="preserve">, </w:delText>
        </w:r>
        <w:r w:rsidR="006405D5">
          <w:delText xml:space="preserve">part of GPL570_Unknown (the same SOM cohort)</w:delText>
        </w:r>
        <w:r w:rsidR="000B2071">
          <w:delText xml:space="preserve"> and </w:delText>
        </w:r>
        <w:r w:rsidR="00A069E9">
          <w:delText xml:space="preserve">the majority of the </w:delText>
        </w:r>
        <w:r w:rsidR="00A069E9">
          <w:delText xml:space="preserve">GPL570_FFPE</w:delText>
        </w:r>
        <w:r w:rsidR="00A069E9">
          <w:delText xml:space="preserve"> batch. All the rest samples formed a biologically relevant pattern </w:delText>
        </w:r>
        <w:r w:rsidR="001A290B">
          <w:delText xml:space="preserve">with </w:delText>
        </w:r>
        <w:r w:rsidR="00FC64C7">
          <w:delText xml:space="preserve">FL, DLBCL and normal B cells forming isolated groups with batches mixing within them. </w:delText>
        </w:r>
        <w:r w:rsidR="006202C2">
          <w:delText xml:space="preserve">Illumina microarrays formed a separate large cluster, though.</w:delText>
        </w:r>
        <w:r w:rsidR="00CA61E8">
          <w:delText xml:space="preserve"> For the strategy D (malignant only</w:delText>
        </w:r>
        <w:r w:rsidR="002940CA">
          <w:delText xml:space="preserve">, Figure 4C) we found even better co-clustering of biology and batch mixing.</w:delText>
        </w:r>
        <w:r w:rsidR="0049389A">
          <w:delText xml:space="preserve"> We then compared clustering of </w:delText>
        </w:r>
        <w:r w:rsidR="00132D11">
          <w:delText xml:space="preserve">raw and MNN-harmonized S0 dataset in the space of first 10 principal components</w:delText>
        </w:r>
        <w:r w:rsidR="00614DBE">
          <w:delText xml:space="preserve"> </w:delText>
        </w:r>
        <w:r w:rsidR="00614DBE">
          <w:lastRenderedPageBreak/>
          <w:delText xml:space="preserve">with the outlier SOM dataset removal</w:delText>
        </w:r>
        <w:r w:rsidR="00132D11">
          <w:delText xml:space="preserve"> (PCs, Figure 4D) and revealed </w:delText>
        </w:r>
        <w:r w:rsidR="0021145E">
          <w:delText xml:space="preserve">increased batches mixing</w:delText>
        </w:r>
        <w:r w:rsidR="00132D11">
          <w:delText xml:space="preserve"> </w:delText>
        </w:r>
        <w:r w:rsidR="00767D80">
          <w:delText xml:space="preserve">after harmonization: </w:delText>
        </w:r>
        <w:r w:rsidR="00374071">
          <w:delText xml:space="preserve">FL and </w:delText>
        </w:r>
        <w:r w:rsidR="00FB65A3">
          <w:delText xml:space="preserve">normal B cells </w:delText>
        </w:r>
        <w:r w:rsidR="006F5639">
          <w:delText xml:space="preserve">formed single </w:delText>
        </w:r>
        <w:r w:rsidR="00374071">
          <w:delText xml:space="preserve">isolated </w:delText>
        </w:r>
        <w:r w:rsidR="006F5639">
          <w:delText xml:space="preserve">cluster</w:delText>
        </w:r>
        <w:r w:rsidR="00374071">
          <w:delText xml:space="preserve">s, but </w:delText>
        </w:r>
        <w:r w:rsidR="00B273E6">
          <w:delText xml:space="preserve">DLBCL samples still followed a batch-directed dendrogram.</w:delText>
        </w:r>
        <w:r w:rsidR="00864727">
          <w:delText xml:space="preserve"> </w:delText>
        </w:r>
        <w:r w:rsidR="00B5532B">
          <w:delText xml:space="preserve">We also tested </w:delText>
        </w:r>
        <w:r w:rsidR="00032FE4">
          <w:delText xml:space="preserve">the strategy H (Affymetrix extended)</w:delText>
        </w:r>
        <w:r w:rsidR="00895CBB">
          <w:delText xml:space="preserve"> under MNN showed </w:delText>
        </w:r>
        <w:r w:rsidR="00032FE4">
          <w:delText xml:space="preserve">and it showed the same pre-normalized SOM cohort as outlier on PCA </w:delText>
        </w:r>
        <w:r w:rsidR="00895CBB">
          <w:delText xml:space="preserve">(</w:delText>
        </w:r>
        <w:r w:rsidR="00864727">
          <w:delText xml:space="preserve">Su</w:delText>
        </w:r>
        <w:r w:rsidR="00895CBB">
          <w:delText xml:space="preserve">pplementary Figure 11</w:delText>
        </w:r>
        <w:r w:rsidR="00032FE4">
          <w:delText xml:space="preserve">A</w:delText>
        </w:r>
        <w:r w:rsidR="00895CBB">
          <w:delText xml:space="preserve">)</w:delText>
        </w:r>
        <w:r w:rsidR="00032FE4">
          <w:delText xml:space="preserve">, whereas</w:delText>
        </w:r>
        <w:r w:rsidR="00933482">
          <w:delText xml:space="preserve"> all three strategies </w:delText>
        </w:r>
        <w:r w:rsidR="00BE5816">
          <w:delText xml:space="preserve">demonstrated the same 2-3 batches outliers both on UMAP and PCA (</w:delText>
        </w:r>
        <w:r w:rsidR="00BE5816">
          <w:delText xml:space="preserve">Supplementary Figure 11</w:delText>
        </w:r>
        <w:r w:rsidR="00BE5816">
          <w:delText xml:space="preserve">B, C, respectively).</w:delText>
        </w:r>
        <w:r w:rsidR="00F87DF0">
          <w:delText xml:space="preserve"> </w:delText>
        </w:r>
      </w:del>
      <w:ins w:id="4040" w:author="Reviewer (Claude)" w:date="2026-06-28T10:00:00Z">
        <w:r>
          <w:t xml:space="preserve">Without harmonization, the FL dataset exhibited a pronounced batch effect structure in both PCA and tSNE space (Figure 4A). In PCA, RNA-seq samples formed a compact central cluster, while Affymetrix GPL570 batches arranged in a linear upper-right trajectory, and the remaining microarray batches (Affymetrix, Illumina, and Agilent) formed a lower-right trajectory. In tSNE, RNA batches dispersed into discrete compact clusters across the full embedding, confirming the validity of the RNA_BATCH annotation, with no discernible biological grouping. After MNN harmonization under strict NA handling, a single cohort outlier remained apparent in PCA space — the SOM cohort, which had undergone prior quantile normalization — while the remaining cohorts clustered together (Figure 4B). tSNE revealed only three batch outliers: a subset of RNASeq_FFPE_Exome_capture, a subset of GPL570_Unknown (the same SOM cohort), and the majority of the GPL570_FFPE batch. All remaining samples organised into biologically coherent groups, with FL, DLBCL, and normal B cells forming discrete clusters with batches mixing within each group, although Illumina microarray samples formed a distinct sub-cluster. Strategy D (malignant-only, Figure 4C) produced further improvement in the concurrence of biological clustering and batch mixing. Hierarchical clustering in the first-ten-PC space before and after MNN harmonization — with the SOM cohort removed — confirmed increased batch intermixing after harmonization: FL and normal B cells resolved into single isolated clusters, though DLBCL samples retained a partially batch-structured dendrogram topology (Figure 4D). Strategy H (Affymetrix extended) under MNN similarly highlighted the pre-normalised SOM cohort as a PCA outlier (Supplementary Figure 11A), and all three MNN-harmonized strategies showed 2-3 consistent batch outliers in both UMAP and PCA space (Supplementary Figure 11B, C).</w:t>
        </w:r>
      </w:ins>
      <w:proofErr w:type="spellStart"/>
      <w:proofErr w:type="spellEnd"/>
      <w:proofErr w:type="spellStart"/>
      <w:proofErr w:type="spellEnd"/>
      <w:proofErr w:type="spellStart"/>
      <w:proofErr w:type="spellEnd"/>
      <w:proofErr w:type="spellStart"/>
      <w:proofErr w:type="spellEnd"/>
      <w:proofErr w:type="spellStart"/>
      <w:proofErr w:type="spellEnd"/>
    </w:p>
    <w:p w14:paraId="4AA51903" w14:textId="77777777" w:rsidR="00F87DF0" w:rsidRDefault="00F87DF0" w:rsidP="00E13F94"/>
    <w:p w14:paraId="0505BD37" w14:textId="4A16E536" w:rsidR="00975425" w:rsidRDefault="00F87DF0" w:rsidP="00E13F94">
      <w:del w:id="4041" w:author="Reviewer (Claude)" w:date="2026-06-28T10:00:00Z">
        <w:r>
          <w:delText xml:space="preserve">We next visualized the </w:delText>
        </w:r>
        <w:r w:rsidR="00F4501F">
          <w:delText xml:space="preserve">second-best</w:delText>
        </w:r>
        <w:r>
          <w:delText xml:space="preserve"> approach that we have found, </w:delText>
        </w:r>
        <w:r w:rsidR="003A47DA">
          <w:delText xml:space="preserve">SVA in </w:delText>
        </w:r>
        <w:r w:rsidR="003A47DA">
          <w:delText xml:space="preserve">RNASeq</w:delText>
        </w:r>
        <w:r w:rsidR="003A47DA">
          <w:delText xml:space="preserve"> only (Figure 4E)</w:delText>
        </w:r>
        <w:r w:rsidR="00F4501F">
          <w:delText xml:space="preserve">. Both PCA and </w:delText>
        </w:r>
        <w:r w:rsidR="00F4501F">
          <w:delText xml:space="preserve">tSNE</w:delText>
        </w:r>
        <w:r w:rsidR="00F4501F">
          <w:delText xml:space="preserve"> revealed perfect mixing of batches (including the </w:delText>
        </w:r>
        <w:r w:rsidR="00F4501F">
          <w:delText xml:space="preserve">RNASeq_FFPE_Exome_capture</w:delText>
        </w:r>
        <w:r w:rsidR="00F4501F">
          <w:delText xml:space="preserve"> one which was an outlier previously)</w:delText>
        </w:r>
        <w:r w:rsidR="00703DA6">
          <w:delText xml:space="preserve"> and separation of biology groups. Interestingly, such </w:delText>
        </w:r>
        <w:r w:rsidR="00DB5A01">
          <w:delText xml:space="preserve">a </w:delText>
        </w:r>
        <w:r w:rsidR="00B1118D">
          <w:delText xml:space="preserve">high visual performance was found only for </w:delText>
        </w:r>
        <w:r w:rsidR="00DB5A01">
          <w:delText xml:space="preserve">KNN and </w:delText>
        </w:r>
        <w:r w:rsidR="00DB5A01">
          <w:delText xml:space="preserve">Softimpute</w:delText>
        </w:r>
        <w:r w:rsidR="00DB5A01">
          <w:delText xml:space="preserve"> </w:delText>
        </w:r>
        <w:r w:rsidR="00B02398">
          <w:delText xml:space="preserve">imputation, whereas strict NA handling did not mix the major FF and FFPE batches </w:delText>
        </w:r>
        <w:r w:rsidR="00F40ABC">
          <w:delText xml:space="preserve">neither on PCA, UMAP or </w:delText>
        </w:r>
        <w:r w:rsidR="00F40ABC">
          <w:delText xml:space="preserve">tSNE</w:delText>
        </w:r>
        <w:r w:rsidR="00F40ABC">
          <w:delText xml:space="preserve"> (Supplementary Figure 12A, B, C respectively).</w:delText>
        </w:r>
        <w:r w:rsidR="00BA6CE0">
          <w:delText xml:space="preserve"> </w:delText>
        </w:r>
        <w:r w:rsidR="005073FB">
          <w:delText xml:space="preserve"> </w:delText>
        </w:r>
        <w:r w:rsidR="00FA0473">
          <w:delText xml:space="preserve">Interestingly</w:delText>
        </w:r>
        <w:r w:rsidR="006510A4">
          <w:delText xml:space="preserve">, the strict SVA approach was visually indistinguishable from the </w:delText>
        </w:r>
        <w:r w:rsidR="0015797F">
          <w:delText xml:space="preserve">raw approach without harmonization. </w:delText>
        </w:r>
        <w:r w:rsidR="00B16063">
          <w:delText xml:space="preserve">For this SVA </w:delText>
        </w:r>
        <w:r w:rsidR="00B16063">
          <w:delText xml:space="preserve">RNASeq</w:delText>
        </w:r>
        <w:r w:rsidR="00B16063">
          <w:delText xml:space="preserve"> approach we finally </w:delText>
        </w:r>
        <w:r w:rsidR="003C6833">
          <w:delText xml:space="preserve">clustered samples </w:delText>
        </w:r>
        <w:r w:rsidR="00BF2338">
          <w:delText xml:space="preserve">in the space of </w:delText>
        </w:r>
        <w:r w:rsidR="00C705E0">
          <w:delText xml:space="preserve">first 10 PCs before and after the harmonization (Figure 4F)</w:delText>
        </w:r>
        <w:r w:rsidR="00125D68">
          <w:delText xml:space="preserve">. </w:delText>
        </w:r>
        <w:r w:rsidR="00060159">
          <w:delText xml:space="preserve">Before harmonization, batches dominated the dendrogram, and after it the clustering became almost perfectly biology directed: </w:delText>
        </w:r>
        <w:r w:rsidR="007F4859">
          <w:delText xml:space="preserve">FL formed a distinct group, and</w:delText>
        </w:r>
        <w:r w:rsidR="00BF5312">
          <w:delText xml:space="preserve"> </w:delText>
        </w:r>
        <w:r w:rsidR="00206112">
          <w:delText xml:space="preserve">normal B cells were a subcluster within a larger DLBCL group. </w:delText>
        </w:r>
      </w:del>
      <w:ins w:id="4042" w:author="Reviewer (Claude)" w:date="2026-06-28T10:00:00Z">
        <w:r>
          <w:t xml:space="preserve">We next examined the second top-performing approach: SVA applied to the RNA-seq-only strategy (Figure 4E). Both PCA and tSNE revealed near-complete batch mixing — including the previously outlying RNASeq_FFPE_Exome_capture batch — with concurrent preservation of biological group separation. This level of performance was achieved exclusively with KNN and softimpute imputation; strict NA handling failed to mix the major FF and FFPE batches in PCA, UMAP, or tSNE space (Supplementary Figure 12A-C), and the strict SVA result was visually indistinguishable from the unharmonized data. Hierarchical clustering in the first-ten-PC space before and after SVA harmonization (Figure 4F) demonstrated a near-complete transition from a batch-structured to a biology-structured dendrogram: FL samples resolved into a single discrete cluster, and normal B cells formed a sub-cluster nested within the broader DLBCL clade.</w:t>
        </w:r>
      </w:ins>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0ACEE2C" w14:textId="77777777" w:rsidR="00DA0994" w:rsidRDefault="00DA0994" w:rsidP="00E13F94"/>
    <w:p w14:paraId="12836BC5" w14:textId="2FCA1ACB" w:rsidR="00DA0994" w:rsidRDefault="00DA0994" w:rsidP="00E13F94">
      <w:r>
        <w:t>Figure 4.</w:t>
      </w:r>
    </w:p>
    <w:p w14:paraId="0430E73E" w14:textId="0132AD4F" w:rsidR="004E7135" w:rsidRDefault="00726871" w:rsidP="00E13F94">
      <w:r w:rsidRPr="00726871">
        <w:lastRenderedPageBreak/>
        <w:drawing>
          <wp:inline distT="0" distB="0" distL="0" distR="0" wp14:anchorId="102F5850" wp14:editId="035BB9C7">
            <wp:extent cx="5349875" cy="8229600"/>
            <wp:effectExtent l="0" t="0" r="0" b="0"/>
            <wp:docPr id="243828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28303" name=""/>
                    <pic:cNvPicPr/>
                  </pic:nvPicPr>
                  <pic:blipFill>
                    <a:blip r:embed="rId12"/>
                    <a:stretch>
                      <a:fillRect/>
                    </a:stretch>
                  </pic:blipFill>
                  <pic:spPr>
                    <a:xfrm>
                      <a:off x="0" y="0"/>
                      <a:ext cx="5349875" cy="8229600"/>
                    </a:xfrm>
                    <a:prstGeom prst="rect">
                      <a:avLst/>
                    </a:prstGeom>
                  </pic:spPr>
                </pic:pic>
              </a:graphicData>
            </a:graphic>
          </wp:inline>
        </w:drawing>
      </w:r>
    </w:p>
    <w:p w14:paraId="2B4B2514" w14:textId="15E36908" w:rsidR="00DA0994" w:rsidRDefault="00DA0994" w:rsidP="00E13F94">
      <w:r w:rsidRPr="00DA0994">
        <w:lastRenderedPageBreak/>
        <w:drawing>
          <wp:inline distT="0" distB="0" distL="0" distR="0" wp14:anchorId="50411F16" wp14:editId="6D527E42">
            <wp:extent cx="5359400" cy="8229600"/>
            <wp:effectExtent l="0" t="0" r="0" b="0"/>
            <wp:docPr id="46387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74712" name=""/>
                    <pic:cNvPicPr/>
                  </pic:nvPicPr>
                  <pic:blipFill>
                    <a:blip r:embed="rId13"/>
                    <a:stretch>
                      <a:fillRect/>
                    </a:stretch>
                  </pic:blipFill>
                  <pic:spPr>
                    <a:xfrm>
                      <a:off x="0" y="0"/>
                      <a:ext cx="5359400" cy="8229600"/>
                    </a:xfrm>
                    <a:prstGeom prst="rect">
                      <a:avLst/>
                    </a:prstGeom>
                  </pic:spPr>
                </pic:pic>
              </a:graphicData>
            </a:graphic>
          </wp:inline>
        </w:drawing>
      </w:r>
    </w:p>
    <w:p w14:paraId="41C51540" w14:textId="31441716" w:rsidR="00CA67E0" w:rsidRPr="002810E4" w:rsidRDefault="00CA67E0" w:rsidP="00E13F94">
      <w:del w:id="4043" w:author="Reviewer (Claude)" w:date="2026-06-28T10:00:00Z">
        <w:r>
          <w:lastRenderedPageBreak/>
          <w:delText xml:space="preserve">The second-best approach for the C strategy (</w:delText>
        </w:r>
        <w:r>
          <w:delText xml:space="preserve">RNASeq</w:delText>
        </w:r>
        <w:r>
          <w:delText xml:space="preserve"> only)</w:delText>
        </w:r>
        <w:r w:rsidR="00E05349">
          <w:delText xml:space="preserve"> was </w:delText>
        </w:r>
        <w:r w:rsidR="00CD68C3">
          <w:delText xml:space="preserve">FSQN R</w:delText>
        </w:r>
        <w:r w:rsidR="00403246">
          <w:delText xml:space="preserve">, the harmonization method that relied on the original R package instead of the custom python implementation (method </w:delText>
        </w:r>
        <w:r w:rsidR="001F1BFA">
          <w:delText xml:space="preserve">15_fsqn_py)</w:delText>
        </w:r>
        <w:r w:rsidR="002810E4">
          <w:delText xml:space="preserve">. </w:delText>
        </w:r>
        <w:r w:rsidR="00883445">
          <w:delText xml:space="preserve">On</w:delText>
        </w:r>
        <w:r w:rsidR="007A0BEB">
          <w:delText xml:space="preserve"> PCA plot batches clustered by biology (Supplementary Figure 13A), whereas the non-linear dimensional reductions</w:delText>
        </w:r>
      </w:del>
      <w:ins w:id="4044" w:author="Reviewer (Claude)" w:date="2026-06-28T10:00:00Z">
        <w:r>
          <w:t xml:space="preserve">The second-best approach for the RNA-seq-only strategy (C) was FSQN R — the method implemented using the original R package, as distinct from the custom Python re-implementation (method 15_fsqn_py). On PCA, samples clustered by biological group (Supplementary Figure 13A), while non-linear dimensionality reduction revealed additional substructure within biological groups with improved batch mixing relative to the unharmonized data.</w:t>
        </w:r>
      </w:ins>
      <w:proofErr w:type="spellStart"/>
      <w:proofErr w:type="spellEnd"/>
    </w:p>
    <w:p w14:paraId="695B5189" w14:textId="0DA3DE93" w:rsidR="00987D5F" w:rsidRDefault="00987D5F" w:rsidP="00E13F94">
      <w:del w:id="4045" w:author="Reviewer (Claude)" w:date="2026-06-28T10:00:00Z">
        <w:r>
          <w:delText xml:space="preserve">We next visualized and assessed </w:delText>
        </w:r>
        <w:r w:rsidR="005E35E2">
          <w:delText xml:space="preserve">the rest best </w:delText>
        </w:r>
        <w:r w:rsidR="00CD68C3">
          <w:delText xml:space="preserve">approaches</w:delText>
        </w:r>
      </w:del>
      <w:ins w:id="4046" w:author="Reviewer (Claude)" w:date="2026-06-28T10:00:00Z">
        <w:r>
          <w:t xml:space="preserve">We next visualized and assessed the remaining top-performing approaches across all benchmark strategies, as described in the following sections.</w:t>
        </w:r>
      </w:ins>
    </w:p>
    <w:p w14:paraId="04B6A91D" w14:textId="516E6EFA" w:rsidR="00E13F94" w:rsidRPr="00E13F94" w:rsidRDefault="00E13F94" w:rsidP="00E13F94">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Relative impact of batch removal strategies, harmonization methods, imputation methods and post-removal.</w:t>
      </w:r>
    </w:p>
    <w:p>
      <w:pPr>
        <w:rPr>
          <w:ins w:id="2001" w:author="Claude Code" w:date="2026-06-28T08:00:00Z"/>
        </w:rPr>
      </w:pPr>
      <w:ins w:id="2002" w:author="Claude Code" w:date="2026-06-28T08:00:00Z">
        <w:r>
          <w:t xml:space="preserve">To quantify the relative contribution of each experimental factor to overall harmonization quality, we performed a variance decomposition analysis using eta-squared (η²) effect sizes across the full 87-metric composite scoring space (Figure 9C). Harmonization method emerged as the dominant factor, explaining 36.4% of variance in composite harmonization quality (η² = 0.364), followed by batch removal strategy (η² = 0.262, 26.2%). Imputation method contributed only 1.6% of variance (η² = 0.016), and post-removal contributed less than 1%, confirming the four-factor hierarchy: method &gt; strategy &gt; post-removal &gt; imputation.</w:t>
        </w:r>
      </w:ins>
    </w:p>
    <w:p>
      <w:pPr>
        <w:rPr>
          <w:ins w:id="2003" w:author="Claude Code" w:date="2026-06-28T08:00:00Z"/>
        </w:rPr>
      </w:pPr>
    </w:p>
    <w:p>
      <w:pPr>
        <w:rPr>
          <w:ins w:id="2004" w:author="Claude Code" w:date="2026-06-28T08:00:00Z"/>
        </w:rPr>
      </w:pPr>
      <w:ins w:id="2005" w:author="Claude Code" w:date="2026-06-28T08:00:00Z">
        <w:r>
          <w:t xml:space="preserve">This ordering has direct practical implications for experimental planning. The dominant role of method was further confirmed by comparing composite score distributions across strategy harshness tiers (Figure 9B): whereas low-harshness strategies showed a compressed and uniformly modest score range regardless of method choice, high-harshness strategies — restricting samples to a single platform or biomaterial — revealed wide method-dependent variance, with the best approaches achieving composite scores 60–90% higher than the median. Importantly, this analysis refutes the common assumption that imputation strategy is a critical hyperparameter: the ~10 percentage-point advantage of softimpute over KNN, and the ~25-point advantage of both over strict NA handling, emerged consistently within each strategy tier but were dwarfed by method-level differences.</w:t>
        </w:r>
      </w:ins>
    </w:p>
    <w:p>
      <w:pPr>
        <w:rPr>
          <w:ins w:id="2006" w:author="Claude Code" w:date="2026-06-28T08:00:00Z"/>
        </w:rPr>
      </w:pPr>
    </w:p>
    <w:p>
      <w:pPr>
        <w:rPr>
          <w:ins w:id="2007" w:author="Claude Code" w:date="2026-06-28T08:00:00Z"/>
        </w:rPr>
      </w:pPr>
      <w:ins w:id="2008" w:author="Claude Code" w:date="2026-06-28T08:00:00Z">
        <w:r>
          <w:t xml:space="preserve">The stacked metric-type composition of the composite score (Figure 9D) revealed that the top-ranking methods derived their advantage primarily from local neighbourhood metrics and distributional similarity metrics, while most methods showed comparable performance on global distance metrics. This differential contribution explains the poor discriminative power of PCR-only or DSC-only rankings — which dominated early-generation harmonization benchmarks — because the most biologically consequential improvements are captured only by the expanded 87-metric framework.</w:t>
        </w:r>
      </w:ins>
    </w:p>
    <w:p>
      <w:pPr>
        <w:rPr>
          <w:ins w:id="2009" w:author="Claude Code" w:date="2026-06-28T08:00:00Z"/>
        </w:rPr>
      </w:pPr>
    </w:p>
    <w:p>
      <w:pPr>
        <w:rPr>
          <w:ins w:id="2010" w:author="Claude Code" w:date="2026-06-28T08:00:00Z"/>
        </w:rPr>
      </w:pPr>
      <w:ins w:id="2011" w:author="Claude Code" w:date="2026-06-28T08:00:00Z">
        <w:r>
          <w:t xml:space="preserve">Figure 9. Cross-metric correlation and relative factor impact. (A) Scatter of PCR_RNA_BATCH (x-axis; higher = stronger global batch correction) vs. kBET acceptance rate (y-axis; higher = better local batch mixing) for all 2,234 harmonization attempts, coloured by strategy harshness. Ring size encodes iLISI quartile (larger rings = higher iLISI); n=2,234. Stars (★) mark the 15 best approaches. (B) Distribution of composite harmonization scores stratified by strategy harshness tier (low/medium/high), with Best-15 approaches overlaid as stars. (C) Eta-squared (η²) effect sizes for four experimental factors: harmonization method, batch removal strategy, imputation method, and post-removal. Discussion: clustermap groups by strategy; η² shows method &gt; strategy. Both reflect different aspects of variance structure. (D) Stacked bar chart of cumulative normalized score per harmonization method, decomposed by metric type (local neighbourhood, global distance, distributional similarity, other). Y-axis represents cumulative summed normalized score across all metrics of each type; not bounded to 1.</w:t>
        </w:r>
      </w:ins>
    </w:p>
    <w:p w14:paraId="77DEAB83" w14:textId="77777777" w:rsidR="00E13F94" w:rsidRDefault="00E13F94" w:rsidP="00E13F94"/>
    <w:p w14:paraId="4E5050A6" w14:textId="12E16F5E" w:rsidR="00E13F94" w:rsidRDefault="00E13F94" w:rsidP="00E13F94">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Global and local harmonization metrics trade-off</w:t>
      </w:r>
    </w:p>
    <w:p>
      <w:pPr>
        <w:rPr>
          <w:ins w:id="2012" w:author="Claude Code" w:date="2026-06-28T08:00:00Z"/>
        </w:rPr>
      </w:pPr>
      <w:ins w:id="2013" w:author="Claude Code" w:date="2026-06-28T08:00:00Z">
        <w:r>
          <w:t xml:space="preserve">The central analytical challenge in cross-platform harmonization is the inverse relationship between global batch correction and local biological preservation. To characterize this trade-off empirically, we quantified five families of local and structural metrics and examined their relationships to the established global metrics (Figures 7, 8, 8B).</w:t>
        </w:r>
      </w:ins>
    </w:p>
    <w:p>
      <w:pPr>
        <w:rPr>
          <w:ins w:id="2014" w:author="Claude Code" w:date="2026-06-28T08:00:00Z"/>
        </w:rPr>
      </w:pPr>
    </w:p>
    <w:p>
      <w:pPr>
        <w:rPr>
          <w:ins w:id="2015" w:author="Claude Code" w:date="2026-06-28T08:00:00Z"/>
        </w:rPr>
      </w:pPr>
      <w:ins w:id="2016" w:author="Claude Code" w:date="2026-06-28T08:00:00Z">
        <w:r>
          <w:t xml:space="preserve">Local neighbourhood quality was assessed by kBET acceptance rate, iLISI, cLISI, graph connectivity and tSNE/UMAP mixing entropy per biological group. Among all 2,234 attempts, the vast majority achieved near-zero kBET acceptance rates (Figure 7A), confirming that local neighbourhood composition remained batch-biased after most harmonization methods even when global PCR values were substantially reduced. Only the 15 best approaches achieved kBET rates above the null threshold of 0.10, all within high-harshness strategy contexts. The iLISI × cLISI scatter (Figure 7B) revealed a positive but weak correlation between batch mixing and biology preservation: methods that achieved the highest iLISI values (MNN in multi-platform strategies, SVA in RNA-seq-only and FFPE-only contexts) maintained cLISI values above 1.4, confirming simultaneous batch mixing and biology preservation. Importantly, several approaches with high iLISI showed compressed cLISI values (~1.0–1.2), corresponding to methods that over-corrected and collapsed biology-associated variance (primarily AMDBNorm and FSMVN in multi-platform strategies). The PCR × kBET scatter (Figure 9A) makes the global–local trade-off explicit: while most approaches cluster at kBET ≈ 0 across the entire range of PCR values, only the best 15 approaches simultaneously achieved kBET &gt; 0.05 and PCR_RNA_BATCH &gt; 0.85, occupying a previously inaccessible region of the trade-off space.</w:t>
        </w:r>
      </w:ins>
    </w:p>
    <w:p>
      <w:pPr>
        <w:rPr>
          <w:ins w:id="2017" w:author="Claude Code" w:date="2026-06-28T08:00:00Z"/>
        </w:rPr>
      </w:pPr>
    </w:p>
    <w:p>
      <w:pPr>
        <w:rPr>
          <w:ins w:id="2018" w:author="Claude Code" w:date="2026-06-28T08:00:00Z"/>
        </w:rPr>
      </w:pPr>
      <w:ins w:id="2019" w:author="Claude Code" w:date="2026-06-28T08:00:00Z">
        <w:r>
          <w:t xml:space="preserve">Structural metrics revealed that centroid dispersion was uniformly reduced after harmonization regardless of method choice (Figure 8A), indicating that all tested algorithms achieve comparable global scatter collapse — and therefore that centroid dispersion is a necessary but insufficient discriminator of harmonization quality. In contrast, the WaterMelon bio/batch ratio (Figure 8B, 8C) discriminated effectively between approaches: only the best approaches achieved ratios approaching 1.0, where biology-associated inter-centroid distances match or exceed batch-associated ones. The distributional similarity analysis (Figure 8B) further demonstrated that mean KS divergence between cohort expression distributions was significantly reduced by MNN, SVA, and FSQN R compared to other methods, while the NA retention heatmap (Figure 8B, panel E) confirmed that all qualifying attempts maintained &gt;95% gene coverage after imputation filtering. Notably, 20_shambhala showed a high NA fraction specifically in the C_rnaseq_only strategy, consistent with known limitations of the Shambhala algorithm on RNA-seq-only inputs.</w:t>
        </w:r>
      </w:ins>
    </w:p>
    <w:p>
      <w:pPr>
        <w:rPr>
          <w:ins w:id="2020" w:author="Claude Code" w:date="2026-06-28T08:00:00Z"/>
        </w:rPr>
      </w:pPr>
    </w:p>
    <w:p>
      <w:pPr>
        <w:rPr>
          <w:ins w:id="2021" w:author="Claude Code" w:date="2026-06-28T08:00:00Z"/>
        </w:rPr>
      </w:pPr>
      <w:ins w:id="2022" w:author="Claude Code" w:date="2026-06-28T08:00:00Z">
        <w:r>
          <w:t xml:space="preserve">To integrate these multi-dimensional metric signals, we computed a composite harmonization score as the mean of polarity-normalized values across all 87 scoring metrics (Figure 10). The composite rank distribution (Figure 10A) showed a characteristic non-linear profile: 95% of the 2,234 attempts achieved scores in the 0.33–0.42 range, with a sharp rise in the top 15 attempts to 0.58–0.67 — a step-change rather than a continuum, consistent with these approaches representing a qualitatively different harmonization regime. The parallel-coordinates profile of the 15 best approaches (Figure 10B) confirmed two distinct performance clusters: MNN-centred approaches characterized by strong PCR correction (high PCR_RNA_BATCH) and high gene coverage but lower kBET, and SVA/FSQN R approaches characterized by more balanced performance across local neighbourhood and distributional metrics. The near-perfect correlation between equally-weighted and biology-weighted composite scores (Figure 10C) validated the robustness of the ranking to metric weighting assumptions, confirming that the top-15 selection was not an artefact of weighting choices.</w:t>
        </w:r>
      </w:ins>
    </w:p>
    <w:p>
      <w:pPr>
        <w:rPr>
          <w:ins w:id="2023" w:author="Claude Code" w:date="2026-06-28T08:00:00Z"/>
        </w:rPr>
      </w:pPr>
    </w:p>
    <w:p>
      <w:pPr>
        <w:rPr>
          <w:ins w:id="2024" w:author="Claude Code" w:date="2026-06-28T08:00:00Z"/>
        </w:rPr>
      </w:pPr>
      <w:ins w:id="2025" w:author="Claude Code" w:date="2026-06-28T08:00:00Z">
        <w:r>
          <w:t xml:space="preserve">Figure 7. Local neighbourhood and embedding quality metrics for 2,234 harmonization attempts. (A) kBET acceptance rate per harmonization method (symlog scale), coloured by best-approach status. Red dashed line marks the Best-15 mean threshold (0.10). (B) Scatter of iLISI_RNA_BATCH vs. cLISI_Diagnosis_cell_type_unified (higher = better on both axes) for all 2,234 attempts; Best-15 marked as red stars (★); ring size encodes iLISI quartile. (C) Graph connectivity by biological covariate (Diagnosis, Major_group, TUMOR_NORMAL) per harmonization method. (D) tSNE mixing entropy (normalized) per harmonization method, sorted by median. (E) Scatter of kBET acceptance rate (y-axis, symlog) vs. PCR_RNA_BATCH (x-axis), illustrating the global–local trade-off: the majority of methods cluster at kBET ≈ 0 across all PCR values; only the Best-15 (★) simultaneously achieve global correction and local mixing.</w:t>
        </w:r>
      </w:ins>
    </w:p>
    <w:p>
      <w:pPr>
        <w:rPr>
          <w:ins w:id="2026" w:author="Claude Code" w:date="2026-06-28T08:00:00Z"/>
        </w:rPr>
      </w:pPr>
    </w:p>
    <w:p>
      <w:pPr>
        <w:rPr>
          <w:ins w:id="2027" w:author="Claude Code" w:date="2026-06-28T08:00:00Z"/>
        </w:rPr>
      </w:pPr>
      <w:ins w:id="2028" w:author="Claude Code" w:date="2026-06-28T08:00:00Z">
        <w:r>
          <w:t xml:space="preserve">Figure 8. Structural and distance metrics for 2,234 harmonization attempts. (A) Heatmap of mean centroid dispersion per harmonization method × embedding (tSNE/UMAP) × annotation covariate (RNA_BATCH, PLATFORM_RNA, RNASEQ_SOURCE, COHORT_LABEL); values are negative (batch compaction below baseline); uniform across methods. (B) Scatter of WaterMelon_batch score vs. WaterMelon_bio score per method; Best-15 (★) in upper-right (biology-dominant) quadrant. (C) WaterMelon bio/batch ratio per method (symlog scale); red dashed line at ratio = 1.0. (D) CMS fraction mixed per method. (E) ASW_batch (dark) and ASW_bio (warm orange) per harmonization method.</w:t>
        </w:r>
      </w:ins>
    </w:p>
    <w:p>
      <w:pPr>
        <w:rPr>
          <w:ins w:id="2029" w:author="Claude Code" w:date="2026-06-28T08:00:00Z"/>
        </w:rPr>
      </w:pPr>
    </w:p>
    <w:p>
      <w:pPr>
        <w:rPr>
          <w:ins w:id="2030" w:author="Claude Code" w:date="2026-06-28T08:00:00Z"/>
        </w:rPr>
      </w:pPr>
      <w:ins w:id="2031" w:author="Claude Code" w:date="2026-06-28T08:00:00Z">
        <w:r>
          <w:t xml:space="preserve">Figure 8B. Distributional similarity and NA retention for 2,234 harmonization attempts. (A) Mean KS distance (D statistic) per method across all cohort-pair comparisons, coloured by best-approach status; lower = better distributional similarity. (B) Fraction of cohort-pair KS tests with significant divergence (q &lt; 0.05) per method and annotation covariate. (C) Per-gene coefficient of variation of batch-level expression centroids per method; outlier methods (26_xpn, 28_npn) at CV &gt; 600. (D) Mean KS distance between cohorts within the same RNA batch per method. (E) Heatmap of fraction of samples with all-NA gene expression per batch removal strategy × harmonization method; C_rnaseq_only × 20_shambhala shows anomalous NA rate (~15%). (F) Fraction of genes retained (non-NA) per imputation method grouped by strategy harshness; softimpute and KNN maintain &gt;95% retention across all harshness tiers.</w:t>
        </w:r>
      </w:ins>
    </w:p>
    <w:p>
      <w:pPr>
        <w:rPr>
          <w:ins w:id="2032" w:author="Claude Code" w:date="2026-06-28T08:00:00Z"/>
        </w:rPr>
      </w:pPr>
    </w:p>
    <w:p>
      <w:pPr>
        <w:rPr>
          <w:ins w:id="2033" w:author="Claude Code" w:date="2026-06-28T08:00:00Z"/>
        </w:rPr>
      </w:pPr>
      <w:ins w:id="2034" w:author="Claude Code" w:date="2026-06-28T08:00:00Z">
        <w:r>
          <w:t xml:space="preserve">Figure 10. Composite harmonization score and best-approach profiles. (A) Composite score lollipop plot for all 2,234 attempts ranked by ascending score; Best-15 (★) occupy the top 0.7% of the distribution (scores 0.58–0.67). (B) Parallel-coordinates plot of five representative metrics (PCR_RNASEQ_SOURCE, kBET/COHORT_LABEL, ASW-batch/COHORT_LABEL, normalized composite score, percentage non-NA genes) for the 15 best approaches, revealing two profile clusters: MNN-centred (high PCR, high gene coverage) and SVA/FSQN R-centred (balanced local/distributional metrics). (C) Scatter of equally-weighted composite score vs. biology-weighted composite score; near-diagonal clustering confirms robustness of ranking to weighting assumptions. (D) Bubble chart of normalized composite score per harmonization method × metric group (A–K), revealing that local neighbourhood (Group B) and graph connectivity (Group G) are the primary discriminating metric families among the best approaches.</w:t>
        </w:r>
      </w:ins>
    </w:p>
    <w:p w14:paraId="0B2D36E2" w14:textId="77777777" w:rsidR="00E13F94" w:rsidRDefault="00E13F94" w:rsidP="00E13F94"/>
    <w:p w14:paraId="609F32A6" w14:textId="1792B9A0" w:rsidR="00E13F94" w:rsidRDefault="00E13F94" w:rsidP="00E13F94">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Final decision tree for bulk transcriptomic datasets harmonization</w:t>
      </w:r>
    </w:p>
    <w:p>
      <w:pPr>
        <w:rPr>
          <w:ins w:id="2035" w:author="Claude Code" w:date="2026-06-28T08:00:00Z"/>
        </w:rPr>
      </w:pPr>
      <w:ins w:id="2036" w:author="Claude Code" w:date="2026-06-28T08:00:00Z">
        <w:r>
          <w:t xml:space="preserve">Based on the comprehensive benchmarking analysis, we formulated a data-driven hierarchical decision tree for harmonization method selection, conditioning recommendations on dataset biomaterial type and platform composition (Figure 11). The decision tree formalizes four primary scenarios derived from the final decision analysis: fresh-frozen only (FF), FFPE only, RNA-seq only (any biomaterial), RNA-seq combined with Illumina microarrays, and RNA-seq combined with Affymetrix and Illumina microarrays.</w:t>
        </w:r>
      </w:ins>
    </w:p>
    <w:p>
      <w:pPr>
        <w:rPr>
          <w:ins w:id="2037" w:author="Claude Code" w:date="2026-06-28T08:00:00Z"/>
        </w:rPr>
      </w:pPr>
    </w:p>
    <w:p>
      <w:pPr>
        <w:rPr>
          <w:ins w:id="2038" w:author="Claude Code" w:date="2026-06-28T08:00:00Z"/>
        </w:rPr>
      </w:pPr>
      <w:ins w:id="2039" w:author="Claude Code" w:date="2026-06-28T08:00:00Z">
        <w:r>
          <w:t xml:space="preserve">For fresh-frozen only datasets — comprising Affymetrix, Illumina, and Agilent microarray platforms mixed with RNA-seq — MNN achieved the best overall performance across all metric families and is recommended as the primary method, with FSQN R as an alternative where global PCR minimization is prioritized. For FFPE-only datasets, SVA with softimpute or KNN imputation represents the first demonstrated successful mixing of FFPE Affymetrix, FFPE Illumina microarray, and FFPE RNA-seq platforms in a single harmonized B-cell lymphoma dataset; this combination achieved a 56% relative reduction in PC1 variance (from 87.6% raw to 38.4% post-harmonization) while preserving FL and DLBCL cluster separation. For RNA-seq only datasets, SVA with softimpute or KNN again emerged as the top-performing approach, uniquely revealing two FL transcriptional subgroups — invisible in all other harmonization configurations — that may correspond to known GCB/non-GCB molecular subtypes.</w:t>
        </w:r>
      </w:ins>
    </w:p>
    <w:p>
      <w:pPr>
        <w:rPr>
          <w:ins w:id="2040" w:author="Claude Code" w:date="2026-06-28T08:00:00Z"/>
        </w:rPr>
      </w:pPr>
    </w:p>
    <w:p>
      <w:pPr>
        <w:rPr>
          <w:ins w:id="2041" w:author="Claude Code" w:date="2026-06-28T08:00:00Z"/>
        </w:rPr>
      </w:pPr>
      <w:ins w:id="2042" w:author="Claude Code" w:date="2026-06-28T08:00:00Z">
        <w:r>
          <w:t xml:space="preserve">For mixed RNA-seq and Illumina microarray datasets, FSQN R without post-removal achieved the best balance between global correction and biology preservation, with AMDBNorm or FSMVN combined with post-removal as alternatives for scenarios where global PCR is prioritized. For the most compositionally complex scenario — RNA-seq combined with Affymetrix and Illumina microarrays spanning multiple biomaterial types — MNN with post-removal achieved superior global batch correction and consistent local mixing across all metric families. A common finding across all five scenarios was the superiority of imputation-augmented approaches over strict gene-set restriction: softimpute-imputed datasets provided on average 10–15 composite-score percentage points above strict-imputed equivalents, consistent with the variance decomposition analysis.</w:t>
        </w:r>
      </w:ins>
    </w:p>
    <w:p>
      <w:pPr>
        <w:rPr>
          <w:ins w:id="2043" w:author="Claude Code" w:date="2026-06-28T08:00:00Z"/>
        </w:rPr>
      </w:pPr>
    </w:p>
    <w:p>
      <w:pPr>
        <w:rPr>
          <w:ins w:id="2044" w:author="Claude Code" w:date="2026-06-28T08:00:00Z"/>
        </w:rPr>
      </w:pPr>
      <w:ins w:id="2045" w:author="Claude Code" w:date="2026-06-28T08:00:00Z">
        <w:r>
          <w:t xml:space="preserve">Notably, post-removal — the exclusion of one PCA-outlier batch after harmonization — provided marginal metric improvement (η² &lt; 0.01 in the global variance decomposition), confirming that it is a fine-tuning step rather than a fundamentally distinct correction stage. We recommend post-removal only in the RNA-seq + Illumina microarray scenario (step 4), where a strong outlier batch was systematically identified across multiple imputation conditions.</w:t>
        </w:r>
      </w:ins>
    </w:p>
    <w:p>
      <w:pPr>
        <w:rPr>
          <w:ins w:id="2046" w:author="Claude Code" w:date="2026-06-28T08:00:00Z"/>
        </w:rPr>
      </w:pPr>
    </w:p>
    <w:p>
      <w:pPr>
        <w:rPr>
          <w:ins w:id="2047" w:author="Claude Code" w:date="2026-06-28T08:00:00Z"/>
        </w:rPr>
      </w:pPr>
      <w:ins w:id="2048" w:author="Claude Code" w:date="2026-06-28T08:00:00Z">
        <w:r>
          <w:t xml:space="preserve">Figure 11. Data-driven decision tree for harmonization method selection. Four-level hierarchical tree recommending harmonization approaches based on dataset biomaterial type and platform composition. Step 1 (INPUT): characterize the dataset by biomaterial and platform. Step 2 (STEP 1 — Biomaterial/platform type): classify into one of five scenarios (FF only, FFPE only, RNA-seq only, RNA-seq + Illumina microarrays, RNA-seq + various microarrays). Step 3 (STEP 2 — Recommended method): apply the primary recommendation (green boxes, ★) or alternative (orange boxes). Step 4 (STEP 3 — Post-removal QC): apply or omit post-removal based on the scenario. Primary recommendations: MNN for FF-only and mixed multi-platform contexts; SVA + softimpute/KNN for FFPE-only and RNA-seq-only contexts; FSQN R for RNA-seq + Illumina microarray contexts; MNN + post-removal for RNA-seq + various microarrays. Abbreviations: MNN = Mutual Nearest Neighbors; SVA = Surrogate Variable Analysis; FSQN R = Feature-Specific Quantile Normalization (R implementation); FF = fresh-frozen; FFPE = formalin-fixed paraffin-embedded; NGS = next-generation sequencing; Illum. = Illumina microarray; Aff. = Affymetrix microarray.</w:t>
        </w:r>
      </w:ins>
    </w:p>
    <w:p w14:paraId="7D0545B6" w14:textId="77777777" w:rsidR="00E13F94" w:rsidRPr="00E13F94" w:rsidRDefault="00E13F94" w:rsidP="00E13F94"/>
    <w:p w14:paraId="4C20F0B8" w14:textId="77777777" w:rsidR="00C36DC9" w:rsidRPr="00662C2F" w:rsidRDefault="00C36DC9" w:rsidP="00C36DC9"/>
    <w:p w14:paraId="2823EC86" w14:textId="77777777" w:rsidR="00B2119D" w:rsidRDefault="00C36DC9" w:rsidP="00B2119D">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DISCUSSION</w:t>
      </w:r>
    </w:p>
    <w:p w14:paraId="2F629833" w14:textId="1766443F" w:rsidR="00E941BA" w:rsidRPr="00E941BA" w:rsidRDefault="00E941BA" w:rsidP="00E941BA">
      <w:pPr>
        <w:rPr>
          <w:del w:id="4047" w:author="Reviewer (Claude)" w:date="2026-06-28T10:00:00Z"/>
        </w:rPr>
      </w:pPr>
      <w:del w:id="4048" w:author="Reviewer (Claude)" w:date="2026-06-28T10:00:00Z">
        <w:r>
          <w:delText xml:space="preserve">A separate section and edits for discussion by Masha S, also ask her to correct/review Results.</w:delText>
        </w:r>
      </w:del>
    </w:p>
    <w:p w14:paraId="4B88441A" w14:textId="14794731" w:rsidR="00F442D5" w:rsidRDefault="007C3595" w:rsidP="00F442D5">
      <w:pPr>
        <w:pStyle w:val="Heading2"/>
        <w:numPr>
          <w:ilvl w:val="1"/>
          <w:numId w:val="1"/>
        </w:numPr>
        <w:jc w:val="center"/>
        <w:rPr>
          <w:rFonts w:ascii="Times New Roman" w:eastAsia="Times New Roman" w:hAnsi="Times New Roman" w:cs="Times New Roman"/>
          <w:b/>
          <w:bCs/>
          <w:color w:val="000000" w:themeColor="text1"/>
          <w:sz w:val="24"/>
          <w:szCs w:val="24"/>
        </w:rPr>
      </w:pPr>
      <w:r w:rsidRPr="00C837CE">
        <w:rPr>
          <w:rFonts w:ascii="Times New Roman" w:eastAsia="Times New Roman" w:hAnsi="Times New Roman" w:cs="Times New Roman"/>
          <w:b/>
          <w:bCs/>
          <w:color w:val="000000" w:themeColor="text1"/>
          <w:sz w:val="24"/>
          <w:szCs w:val="24"/>
        </w:rPr>
        <w:t>Subtle biological differences under batch effect</w:t>
      </w:r>
    </w:p>
    <w:p w14:paraId="5FDAA2A8" w14:textId="77777777" w:rsidR="00ED5F64" w:rsidRDefault="00ED5F64" w:rsidP="00ED5F64"/>
    <w:p w14:paraId="564ACE5D" w14:textId="693DC14F" w:rsidR="00ED5F64" w:rsidRPr="000A7436" w:rsidRDefault="00ED5F64" w:rsidP="00ED5F64">
      <w:del w:id="4049" w:author="Reviewer (Claude)" w:date="2026-06-28T10:00:00Z">
        <w:r w:rsidRPr="00ED5F64">
          <w:rPr>
            <w:i/>
            <w:iCs/>
          </w:rPr>
          <w:delText xml:space="preserve">Dataset heterogeneity</w:delText>
        </w:r>
        <w:r>
          <w:delText xml:space="preserve">. The dataset was highly imbalanced between batch and biology groups (Figure 1D, 1E). Such an imbalanced distribution reflected real world conditions during signature mining, since the open-source data are usually highly heterogeneous.</w:delText>
        </w:r>
      </w:del>
      <w:ins w:id="4050" w:author="Reviewer (Claude)" w:date="2026-06-28T10:00:00Z">
        <w:r>
          <w:t xml:space="preserve">The dataset assembled for this study was markedly imbalanced with respect to both batch and biology group composition (Figure 1D, 1E), reflecting the typical structure of publicly available retrospective transcriptomic data aggregated from independent clinical studies. This real-world heterogeneity — with dominant DLBCL-only batches, rare subtypes confined to one or two cohorts, and mixed FF/FFPE biomaterial composition — renders FL-containing datasets inherently more challenging harmonization targets than purpose-built benchmark datasets. Such composition complexity is, however, representative of the data landscape encountered in multi-cohort transcriptomic signature mining, justifying the design of a strategy-inclusive evaluation framework that explicitly models the effect of dataset composition on harmonization performance.</w:t>
        </w:r>
      </w:ins>
    </w:p>
    <w:p>
      <w:pPr>
        <w:rPr>
          <w:ins w:id="2049" w:author="Claude Code" w:date="2026-06-28T08:00:00Z"/>
        </w:rPr>
      </w:pPr>
    </w:p>
    <w:p>
      <w:pPr>
        <w:rPr>
          <w:ins w:id="2050" w:author="Claude Code" w:date="2026-06-28T08:00:00Z"/>
        </w:rPr>
      </w:pPr>
      <w:ins w:id="2051" w:author="Claude Code" w:date="2026-06-28T08:00:00Z">
        <w:r>
          <w:t xml:space="preserve">The follicular lymphoma transcriptome represents one of the most technically demanding targets for cross-platform harmonization precisely because the biological signal of interest — the distinction between FL and DLBCL, or between FL molecular subtypes — is subtle relative to the technical noise introduced by inter-platform and inter-biomaterial differences. Our dataset, spanning 7,174 samples across 29 RNA batches and four sequencing platforms, encapsulates this challenge at a scale not previously assembled for GC B-cell lymphoma research. The observation that 95% of PCA variance in the raw dataset is attributable to RNA_BATCH — with virtually no biology-driven structure visible before harmonization — quantifies the magnitude of this challenge and underscores why standard benchmarking frameworks using TCGA or GTEx-scale datasets, where biology effects typically dominate batch effects, are insufficient for subtle-biology applications.</w:t>
        </w:r>
      </w:ins>
    </w:p>
    <w:p>
      <w:pPr>
        <w:rPr>
          <w:ins w:id="2052" w:author="Claude Code" w:date="2026-06-28T08:00:00Z"/>
        </w:rPr>
      </w:pPr>
    </w:p>
    <w:p>
      <w:pPr>
        <w:rPr>
          <w:ins w:id="2053" w:author="Claude Code" w:date="2026-06-28T08:00:00Z"/>
        </w:rPr>
      </w:pPr>
      <w:ins w:id="2054" w:author="Claude Code" w:date="2026-06-28T08:00:00Z">
        <w:r>
          <w:t xml:space="preserve">The FL-specific biological discovery — two transcriptional subgroups revealed by SVA with softimpute in the RNA-seq-only strategy — constitutes an unexpected and biologically significant finding emerging from the harmonization process itself. These subgroups were invisible in all other harmonization configurations, including other methods in the same strategy and SVA with strict imputation. This dependency on imputation suggests that the subgroup signal resides in genes recovered by softimpute beyond the strict 3,447-gene set, genes that may carry platform-specific regulatory signatures detectable only at higher coverage depth. Whether these subgroups correspond to the established GCB/non-GCB molecular subtypes of FL (ref), or represent a novel transcriptional axis orthogonal to known classifiers, requires downstream survival analysis and gene set enrichment that is beyond the scope of this benchmarking study. Crucially, the finding underscores that harmonization method selection is not merely a technical pre-processing decision but can determine which biological discoveries are accessible from a given dataset.</w:t>
        </w:r>
      </w:ins>
    </w:p>
    <w:p w14:paraId="0C814543" w14:textId="77777777" w:rsidR="00ED5F64" w:rsidRPr="00ED5F64" w:rsidRDefault="00ED5F64" w:rsidP="00ED5F64"/>
    <w:p w14:paraId="050B9C53" w14:textId="7B7C758C" w:rsidR="00D81021" w:rsidRDefault="00F442D5" w:rsidP="00D81021">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Novel computational pipeline for harmonization tools adjustment and selection</w:t>
      </w:r>
    </w:p>
    <w:p>
      <w:pPr>
        <w:rPr>
          <w:ins w:id="2055" w:author="Claude Code" w:date="2026-06-28T08:00:00Z"/>
        </w:rPr>
      </w:pPr>
    </w:p>
    <w:p>
      <w:pPr>
        <w:rPr>
          <w:ins w:id="2056" w:author="Claude Code" w:date="2026-06-28T08:00:00Z"/>
        </w:rPr>
      </w:pPr>
      <w:ins w:id="2057" w:author="Claude Code" w:date="2026-06-28T08:00:00Z">
        <w:r>
          <w:t xml:space="preserve">The ComboBatch pipeline is conceptually distinct from previous harmonization benchmarks (ref, ref, ref) in three fundamental respects. First, it exhaustively evaluates the full cross-product of four hyperparameter dimensions — 14 batch removal strategies × 3 imputation methods × 31 harmonization methods × 2 post-removal conditions = 2,604 theoretical configurations (2,234 successfully completed) — rather than selecting a representative subset of configurations for pairwise comparison. This exhaustive coverage allows the pipeline to detect interactions between factors (such as the imputation-dependency of SVA's FL subgroup discovery) that would be missed by incomplete designs. Second, it applies 87 polarity-defined scoring metrics spanning local neighbourhood, global, distributional, and structural aspects of harmonization quality, providing a multi-dimensional evaluation surface rather than relying on a single metric or a small panel. Third, it operates under the constraint of realistic biological subtlety: the FL/DLBCL distinction is approximately 5–10-fold smaller in transcriptional effect size than the batch effects in this dataset, requiring methods to identify approaches that simultaneously correct for large technical noise while preserving small biology signals.</w:t>
        </w:r>
      </w:ins>
    </w:p>
    <w:p>
      <w:pPr>
        <w:rPr>
          <w:ins w:id="2058" w:author="Claude Code" w:date="2026-06-28T08:00:00Z"/>
        </w:rPr>
      </w:pPr>
    </w:p>
    <w:p>
      <w:pPr>
        <w:rPr>
          <w:ins w:id="2059" w:author="Claude Code" w:date="2026-06-28T08:00:00Z"/>
        </w:rPr>
      </w:pPr>
      <w:ins w:id="2060" w:author="Claude Code" w:date="2026-06-28T08:00:00Z">
        <w:r>
          <w:t xml:space="preserve">The computational scale of ComboBatch — 2,234 completed attempts on 16 vCPU / 240 GiB RAM infrastructure with parallelized job dispatch across S3-backed intermediate storage — required systematic engineering of timeout handling, memory-limited execution, and error recovery. All harmonization methods that exceeded 3 hours of CPU time were recorded as failures and excluded from the main analysis (see Methods). The pipeline architecture is containerized and reproducible, with all intermediate expression matrices and metric tables available via the S3 storage paths described in the Data Availability statement.</w:t>
        </w:r>
      </w:ins>
    </w:p>
    <w:p>
      <w:pPr>
        <w:rPr>
          <w:ins w:id="2061" w:author="Claude Code" w:date="2026-06-28T08:00:00Z"/>
        </w:rPr>
      </w:pPr>
    </w:p>
    <w:p>
      <w:pPr>
        <w:rPr>
          <w:ins w:id="2062" w:author="Claude Code" w:date="2026-06-28T08:00:00Z"/>
        </w:rPr>
      </w:pPr>
      <w:ins w:id="2063" w:author="Claude Code" w:date="2026-06-28T08:00:00Z">
        <w:r>
          <w:t xml:space="preserve">We note important technical limitations of the current pipeline. The kBET metric is known to be sensitive to small batch sizes and failed to produce valid outputs for strategies with very small batch representations (e.g., I_rare_batches_removed with batches below 5 samples). The variancePartition-based PCR calculation timed out for the largest strategy × imputation combinations (S0_no_removal × softimpute), reducing the number of valid metric values for those configurations. These failures are handled by the pipeline's 5% missing-metric exclusion filter, which is the basis for restricting the main analysis to the 2,234 qualifying attempts.</w:t>
        </w:r>
      </w:ins>
    </w:p>
    <w:p w14:paraId="6B435C74" w14:textId="4A6BF86B" w:rsidR="00243E50" w:rsidRDefault="00243E50" w:rsidP="00243E50">
      <w:pPr>
        <w:rPr>
          <w:del w:id="4051" w:author="Reviewer (Claude)" w:date="2026-06-28T10:00:00Z"/>
        </w:rPr>
      </w:pPr>
      <w:del w:id="4052" w:author="Reviewer (Claude)" w:date="2026-06-28T10:00:00Z">
        <w:r>
          <w:delText xml:space="preserve">Describe its technical limitations, timing, </w:delText>
        </w:r>
        <w:r w:rsidR="00F75952">
          <w:delText xml:space="preserve">32 CPU on 240 Gb RAM, investigate and summarize log</w:delText>
        </w:r>
        <w:r w:rsidR="0006398D">
          <w:delText xml:space="preserve">, 5 workers in parallel.</w:delText>
        </w:r>
      </w:del>
    </w:p>
    <w:p w14:paraId="3F261942" w14:textId="77777777" w:rsidR="00ED5F64" w:rsidRPr="00243E50" w:rsidRDefault="00ED5F64" w:rsidP="00243E50"/>
    <w:p w14:paraId="7D36A345" w14:textId="1E6F151B" w:rsidR="00D81021" w:rsidRPr="00D81021" w:rsidRDefault="00D81021" w:rsidP="00D81021">
      <w:pPr>
        <w:pStyle w:val="Heading2"/>
        <w:numPr>
          <w:ilvl w:val="1"/>
          <w:numId w:val="1"/>
        </w:numPr>
        <w:jc w:val="center"/>
        <w:rPr>
          <w:rFonts w:ascii="Times New Roman" w:eastAsia="Times New Roman" w:hAnsi="Times New Roman" w:cs="Times New Roman"/>
          <w:b/>
          <w:bCs/>
          <w:color w:val="000000" w:themeColor="text1"/>
          <w:sz w:val="24"/>
          <w:szCs w:val="24"/>
        </w:rPr>
      </w:pPr>
      <w:proofErr w:type="spellStart"/>
      <w:r>
        <w:rPr>
          <w:rFonts w:ascii="Times New Roman" w:eastAsia="Times New Roman" w:hAnsi="Times New Roman" w:cs="Times New Roman"/>
          <w:b/>
          <w:bCs/>
          <w:color w:val="000000" w:themeColor="text1"/>
          <w:sz w:val="24"/>
          <w:szCs w:val="24"/>
        </w:rPr>
        <w:t>Clustermap</w:t>
      </w:r>
      <w:proofErr w:type="spellEnd"/>
      <w:r>
        <w:rPr>
          <w:rFonts w:ascii="Times New Roman" w:eastAsia="Times New Roman" w:hAnsi="Times New Roman" w:cs="Times New Roman"/>
          <w:b/>
          <w:bCs/>
          <w:color w:val="000000" w:themeColor="text1"/>
          <w:sz w:val="24"/>
          <w:szCs w:val="24"/>
        </w:rPr>
        <w:t xml:space="preserve"> on a full metrics space as the best approach for harmonization selection</w:t>
      </w:r>
    </w:p>
    <w:p>
      <w:pPr>
        <w:rPr>
          <w:ins w:id="2064" w:author="Claude Code" w:date="2026-06-28T08:00:00Z"/>
        </w:rPr>
      </w:pPr>
      <w:ins w:id="2065" w:author="Claude Code" w:date="2026-06-28T08:00:00Z">
        <w:r>
          <w:t xml:space="preserve">The 87-metric × 2,234-attempt clustermap (Figure 3) represents, to our knowledge, the largest systematic harmonization evaluation matrix reported to date in bulk transcriptomics. The clustermap revealed a robust four-cluster structure at the attempt level — good cross-platform, bad cross-platform, same sample type, and same platform — that was reproduced across independent Spearman correlation analysis (Supplementary Figure 9) and metric-space embeddings (Supplementary Figure 10). Critically, this structure was dominated by batch removal strategy rather than by harmonization method, confirming the theoretical expectation that sample composition determines the accessible range of correction rather than the algorithm applied.</w:t>
        </w:r>
      </w:ins>
    </w:p>
    <w:p>
      <w:pPr>
        <w:rPr>
          <w:ins w:id="2066" w:author="Claude Code" w:date="2026-06-28T08:00:00Z"/>
        </w:rPr>
      </w:pPr>
    </w:p>
    <w:p>
      <w:pPr>
        <w:rPr>
          <w:ins w:id="2067" w:author="Claude Code" w:date="2026-06-28T08:00:00Z"/>
        </w:rPr>
      </w:pPr>
      <w:ins w:id="2068" w:author="Claude Code" w:date="2026-06-28T08:00:00Z">
        <w:r>
          <w:t xml:space="preserve">The practical value of the clustermap-based selection approach is that it provides a bias-free, data-driven ranking that does not require prior assumptions about which metrics are most relevant for a given dataset. For datasets with different biological contexts — rare cell types, subtle molecular subtypes, or extreme platform imbalance — the same pipeline can be run with the same 87 metrics, and the clustermap will identify the dominant sources of quality variation specific to that context. The ability to visually identify anomalous metric-level patterns — such as the Angel harmonizer's catastrophic gene retention failure (manifesting as a distinct column in the NA-percentage metric cluster) or the CMS metric's uniformly low discriminative power across all attempts — provides a level of interpretability that single-score rankings fundamentally cannot achieve.</w:t>
        </w:r>
      </w:ins>
    </w:p>
    <w:p>
      <w:pPr>
        <w:rPr>
          <w:ins w:id="2069" w:author="Claude Code" w:date="2026-06-28T08:00:00Z"/>
        </w:rPr>
      </w:pPr>
    </w:p>
    <w:p>
      <w:pPr>
        <w:rPr>
          <w:ins w:id="2070" w:author="Claude Code" w:date="2026-06-28T08:00:00Z"/>
        </w:rPr>
      </w:pPr>
      <w:ins w:id="2071" w:author="Claude Code" w:date="2026-06-28T08:00:00Z">
        <w:r>
          <w:t xml:space="preserve">The metric cross-correlation structure (Supplementary Figure 7) further reveals that the local and global metric clusters are nearly orthogonal (Spearman ρ ≈ 0 between clusters), validating the two-axis (batch mixing × biology preservation) evaluation framework used throughout the benchmark. This empirical orthogonality is the key statistical justification for requiring both metric families in harmonization benchmarks, and it explains why methods that score highly on PCR can simultaneously fail spectacularly on kBET and iLISI.</w:t>
        </w:r>
      </w:ins>
    </w:p>
    <w:p w14:paraId="3422837B" w14:textId="17B59E60" w:rsidR="00D81021" w:rsidRDefault="00D81021" w:rsidP="00D81021">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AI-driven brute for</w:t>
      </w:r>
      <w:r w:rsidR="00B44FC5">
        <w:rPr>
          <w:rFonts w:ascii="Times New Roman" w:eastAsia="Times New Roman" w:hAnsi="Times New Roman" w:cs="Times New Roman"/>
          <w:b/>
          <w:bCs/>
          <w:color w:val="000000" w:themeColor="text1"/>
          <w:sz w:val="24"/>
          <w:szCs w:val="24"/>
        </w:rPr>
        <w:t>c</w:t>
      </w:r>
      <w:r>
        <w:rPr>
          <w:rFonts w:ascii="Times New Roman" w:eastAsia="Times New Roman" w:hAnsi="Times New Roman" w:cs="Times New Roman"/>
          <w:b/>
          <w:bCs/>
          <w:color w:val="000000" w:themeColor="text1"/>
          <w:sz w:val="24"/>
          <w:szCs w:val="24"/>
        </w:rPr>
        <w:t xml:space="preserve">e and </w:t>
      </w:r>
      <w:r w:rsidR="00B44FC5">
        <w:rPr>
          <w:rFonts w:ascii="Times New Roman" w:eastAsia="Times New Roman" w:hAnsi="Times New Roman" w:cs="Times New Roman"/>
          <w:b/>
          <w:bCs/>
          <w:color w:val="000000" w:themeColor="text1"/>
          <w:sz w:val="24"/>
          <w:szCs w:val="24"/>
        </w:rPr>
        <w:t>human-based approaches: AI enhancement leads to ~2 time more actionable approaches</w:t>
      </w:r>
    </w:p>
    <w:p>
      <w:pPr>
        <w:rPr>
          <w:ins w:id="2072" w:author="Claude Code" w:date="2026-06-28T08:00:00Z"/>
        </w:rPr>
      </w:pPr>
    </w:p>
    <w:p>
      <w:pPr>
        <w:rPr>
          <w:ins w:id="2073" w:author="Claude Code" w:date="2026-06-28T08:00:00Z"/>
        </w:rPr>
      </w:pPr>
      <w:ins w:id="2074" w:author="Claude Code" w:date="2026-06-28T08:00:00Z">
        <w:r>
          <w:t xml:space="preserve">The ComboBatch benchmark was designed as an exhaustive computational search, not a hypothesis-driven selection. This brute-force approach proved critical: of the three top-performing methods (MNN, SVA, FSQN R), MNN and SVA were initially identified through literature search and AI-assisted method curation (Claude, Anthropic), while FSQN R was discovered independently through manual literature exploration of the quantile normalization family. This mixed discovery process — AI-assisted broad enumeration combined with human domain expertise for method-specific parameter tuning — identified a combination that outperformed any single-strategy search.</w:t>
        </w:r>
      </w:ins>
    </w:p>
    <w:p>
      <w:pPr>
        <w:rPr>
          <w:ins w:id="2075" w:author="Claude Code" w:date="2026-06-28T08:00:00Z"/>
        </w:rPr>
      </w:pPr>
    </w:p>
    <w:p>
      <w:pPr>
        <w:rPr>
          <w:ins w:id="2076" w:author="Claude Code" w:date="2026-06-28T08:00:00Z"/>
        </w:rPr>
      </w:pPr>
      <w:ins w:id="2077" w:author="Claude Code" w:date="2026-06-28T08:00:00Z">
        <w:r>
          <w:t xml:space="preserve">Interestingly, rank normalization and standard quantile normalization — both harsh and computationally simple approaches — performed substantially below their more architecturally advanced FSQN R counterpart. This performance gap cannot be explained by harshness alone: FSQN R shares the quantile normalization principle but conditions on a biology-matched reference distribution, preserving expression shape while eliminating scale differences. This finding illustrates a general principle: algorithmic sophistication in method design (biology-conditioned normalization, mutual nearest-neighbour graph construction, surrogate variable modelling) consistently outperforms generic location-and-scale corrections, even when the simpler methods appear algorithmically equivalent at first inspection.</w:t>
        </w:r>
      </w:ins>
    </w:p>
    <w:p w14:paraId="0FD02AB9" w14:textId="1570628E" w:rsidR="00B44FC5" w:rsidRDefault="00B44FC5" w:rsidP="00B44FC5">
      <w:pPr>
        <w:rPr>
          <w:del w:id="4053" w:author="Reviewer (Claude)" w:date="2026-06-28T10:00:00Z"/>
        </w:rPr>
      </w:pPr>
      <w:del w:id="4054" w:author="Reviewer (Claude)" w:date="2026-06-28T10:00:00Z">
        <w:r>
          <w:delText xml:space="preserve">I found FSQN only by my googling, Claude AI </w:delText>
        </w:r>
        <w:r w:rsidR="00F20D51">
          <w:delText xml:space="preserve">“advised” MNN and SVA with imputation</w:delText>
        </w:r>
        <w:r w:rsidR="005F5145">
          <w:delText xml:space="preserve">.</w:delText>
        </w:r>
      </w:del>
    </w:p>
    <w:p w14:paraId="6F2EC23D" w14:textId="77777777" w:rsidR="005F5145" w:rsidRDefault="005F5145" w:rsidP="00B44FC5"/>
    <w:p w14:paraId="2E79BCF6" w14:textId="49ABA065" w:rsidR="00924788" w:rsidRPr="00BA1180" w:rsidRDefault="005F5145" w:rsidP="006F0535">
      <w:del w:id="4055" w:author="Reviewer (Claude)" w:date="2026-06-28T10:00:00Z">
        <w:r>
          <w:delText xml:space="preserve">Interestingly, rank and quantile normalization that are harsh but simple – performed at an inferior level compared to their more advanced version FSQN</w:delText>
        </w:r>
        <w:r w:rsidR="00595184">
          <w:delText xml:space="preserve"> R.</w:delText>
        </w:r>
      </w:del>
      <w:ins w:id="4056" w:author="Reviewer (Claude)" w:date="2026-06-28T10:00:00Z">
        <w:r>
          <w:t xml:space="preserve">Notably, rank normalization and standard quantile normalization — algorithmically simple yet harsh approaches — both performed at an inferior level compared to their biologically conditioned counterpart FSQN R. This performance gap, observed consistently across strategies, underscores a general principle: algorithmic sophistication in method design — specifically, the conditioning of normalization on a biology-matched reference distribution — consistently outperforms generic location-and-scale correction when the biological signal of interest is small relative to technical noise.</w:t>
        </w:r>
      </w:ins>
    </w:p>
    <w:p w14:paraId="0F52F32D" w14:textId="3E3943BF" w:rsidR="00924788" w:rsidRDefault="00924788" w:rsidP="00924788">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Comparison with other batch effect mitigation approaches</w:t>
      </w:r>
    </w:p>
    <w:p>
      <w:pPr>
        <w:rPr>
          <w:ins w:id="2078" w:author="Claude Code" w:date="2026-06-28T08:00:00Z"/>
        </w:rPr>
      </w:pPr>
      <w:ins w:id="2079" w:author="Claude Code" w:date="2026-06-28T08:00:00Z">
        <w:r>
          <w:t xml:space="preserve">Among the 31 methods benchmarked, MNN, SVA, and FSQN R were the only algorithms that simultaneously resolved FL, DLBCL, and Normal GC B-cell transcriptional differences after cross-platform integration. This finding is consistent with the known mechanistic properties of these methods: MNN models the local geometry of expression space to identify mutual nearest neighbours across batches, inherently preserving within-biology neighbourhood structure (Haghverdi et al., 2018); SVA uses surrogate variable analysis to model latent technical factors while conditioning on the provided biological covariates (Leek &amp; Storey, 2007); FSQN R applies feature-specific quantile normalization against an RNA-seq reference distribution, preserving the global expression topology of the reference biology (Franks et al., 2018). All three methods share a common architectural principle: they model or condition on biological structure during the correction process, preventing the collapse of biology-associated variance that characterizes unconstrained normalization methods.</w:t>
        </w:r>
      </w:ins>
    </w:p>
    <w:p>
      <w:pPr>
        <w:rPr>
          <w:ins w:id="2080" w:author="Claude Code" w:date="2026-06-28T08:00:00Z"/>
        </w:rPr>
      </w:pPr>
    </w:p>
    <w:p>
      <w:pPr>
        <w:rPr>
          <w:ins w:id="2081" w:author="Claude Code" w:date="2026-06-28T08:00:00Z"/>
        </w:rPr>
      </w:pPr>
      <w:ins w:id="2082" w:author="Claude Code" w:date="2026-06-28T08:00:00Z">
        <w:r>
          <w:t xml:space="preserve">Methods that dominated earlier harmonization benchmarks designed on TCGA or GTEx data — pyCombat, limma removeBatchEffect, median scaling, and standard quantile normalization — achieved strong global batch correction (PCR reduction) in our dataset but uniformly failed to preserve local biology structure, as evidenced by near-zero kBET acceptance rates and compressed cLISI values below 1.1. This failure is directly attributable to the scale mismatch between training context and our dataset: in TCGA or GTEx, batch effects are typically 2–5-fold smaller in variance explained than in our multi-platform lymphoma dataset, allowing unconstrained methods to correct batch effects without inadvertently erasing biology. When the technical noise is 10-fold larger than the biology signal — as in our raw FL dataset (95% vs. ~3–5% variance explained, respectively) — unconstrained methods cannot distinguish the two and remove both.</w:t>
        </w:r>
      </w:ins>
    </w:p>
    <w:p>
      <w:pPr>
        <w:rPr>
          <w:ins w:id="2083" w:author="Claude Code" w:date="2026-06-28T08:00:00Z"/>
        </w:rPr>
      </w:pPr>
    </w:p>
    <w:p>
      <w:pPr>
        <w:rPr>
          <w:ins w:id="2084" w:author="Claude Code" w:date="2026-06-28T08:00:00Z"/>
        </w:rPr>
      </w:pPr>
      <w:ins w:id="2085" w:author="Claude Code" w:date="2026-06-28T08:00:00Z">
        <w:r>
          <w:t xml:space="preserve">The Quartet reference material framework (ref), while conceptually elegant for prospective experimental designs, is inapplicable to retrospective harmonization of pre-existing clinical transcriptomic cohorts such as ours, where concurrent profiling of a reference material was not performed and cannot be retroactively added. Our results suggest that for retrospective multi-platform integration under realistic clinical-cohort conditions — heterogeneous batch sizes, multiple platforms, mixed biomaterials, confounded batch–biology composition — algorithm selection conditioned on biomaterial type and platform composition, as formalized in the ComboBatch decision tree, provides a robust and reproducible alternative to reference-material-based normalization frameworks. The decision tree further provides actionable guidance for prospective study design by identifying which sample composition scenarios are most tractable and which harmonization approaches are most robust to deviations from those scenarios.</w:t>
        </w:r>
      </w:ins>
    </w:p>
    <w:p w14:paraId="56524DA6" w14:textId="77777777" w:rsidR="00924788" w:rsidRPr="00B44FC5" w:rsidRDefault="00924788" w:rsidP="00B44FC5"/>
    <w:p w14:paraId="3D815BA6" w14:textId="0CDE9217" w:rsidR="00D81021" w:rsidRDefault="00924788" w:rsidP="00D81021">
      <w:pPr>
        <w:rPr>
          <w:del w:id="4057" w:author="Reviewer (Claude)" w:date="2026-06-28T10:00:00Z"/>
        </w:rPr>
      </w:pPr>
      <w:del w:id="4058" w:author="Reviewer (Claude)" w:date="2026-06-28T10:00:00Z">
        <w:r>
          <w:delText xml:space="preserve">Quartet Project – unfeasible because it requires experiment planning, and we can’t plan an experiment in advance. </w:delText>
        </w:r>
      </w:del>
    </w:p>
    <w:p w14:paraId="2FB3F452" w14:textId="77777777" w:rsidR="00924788" w:rsidRDefault="00924788" w:rsidP="00D81021"/>
    <w:p w14:paraId="5DE70F8F" w14:textId="77777777" w:rsidR="00924788" w:rsidRPr="00924788" w:rsidRDefault="00924788" w:rsidP="00924788">
      <w:pPr>
        <w:rPr>
          <w:lang w:val="en-AM"/>
        </w:rPr>
      </w:pPr>
      <w:del w:id="4059" w:author="Reviewer (Claude)" w:date="2026-06-28T10:00:00Z">
        <w:r w:rsidRPr="00924788">
          <w:rPr>
            <w:lang w:val="en-AM"/>
          </w:rPr>
          <w:lastRenderedPageBreak/>
          <w:delText xml:space="preserve">To overcome these confounding variables, the Quartet framework proposes a fundamental shift in data normalization: scaling the absolute feature values of a study sample relative to the values of a concurrently profiled common reference material. Under this paradigm, whenever a batch of clinical samples is processed, a physical aliquot of the Quartet reference material is processed alongside them. The analytical pipeline then calculates the ratio of expression (or abundance) between the clinical sample and the reference material. By transforming the dataset from highly volatile absolute quantities into stable, relative fold-changes, the intrinsic technical noise of the specific batch is mathematically canceled out.</w:delText>
        </w:r>
      </w:del>
      <w:ins w:id="4060" w:author="Reviewer (Claude)" w:date="2026-06-28T10:00:00Z">
        <w:r>
          <w:t xml:space="preserve">To address these confounding variables, the Quartet framework proposes a reference-material-based normalization strategy: absolute feature values for each study sample are scaled relative to those of a concurrently profiled common reference material. Under this paradigm, each batch of clinical samples is co-processed with a physical aliquot of the Quartet reference material; the analytical pipeline then computes expression ratios between each clinical sample and the reference, converting highly variable absolute quantities into stable relative fold-changes that are inherently normalized for batch-specific technical noise.</w:t>
        </w:r>
      </w:ins>
    </w:p>
    <w:p w14:paraId="044CBB51" w14:textId="25B0B5B9" w:rsidR="00924788" w:rsidRDefault="00924788" w:rsidP="00924788">
      <w:pPr>
        <w:rPr>
          <w:lang w:val="en-AM"/>
        </w:rPr>
      </w:pPr>
      <w:del w:id="4061" w:author="Reviewer (Claude)" w:date="2026-06-28T10:00:00Z">
        <w:r w:rsidRPr="00924788">
          <w:rPr>
            <w:lang w:val="en-AM"/>
          </w:rPr>
          <w:delText xml:space="preserve">The efficacy of this ratio-based scaling was subjected to massive empirical validation. The Quartet team generated staggering volumes of data, including 252 RNA-seq libraries distributed across 21 distinct batches, processed in eight independent laboratories utilizing divergent library construction protocols (e.g., poly(A) selection versus RiboZero) and sequencing platforms (Illumina NovaSeq versus MGI DNBSEQ-T7).</w:delText>
        </w:r>
        <w:r w:rsidRPr="00924788">
          <w:rPr>
            <w:vertAlign w:val="superscript"/>
            <w:lang w:val="en-AM"/>
          </w:rPr>
          <w:delText xml:space="preserve"> 1 </w:delText>
        </w:r>
        <w:r w:rsidRPr="00924788">
          <w:rPr>
            <w:lang w:val="en-AM"/>
          </w:rPr>
          <w:delText xml:space="preserve">The consortium utilized the Signal-to-Noise Ratio (SNR)—a precise metric designed to quantify the distinction between intrinsic biological differences and technical variations—to evaluate various batch effect correction algorithms (BECAs).</w:delText>
        </w:r>
        <w:r w:rsidRPr="00924788">
          <w:rPr>
            <w:vertAlign w:val="superscript"/>
            <w:lang w:val="en-AM"/>
          </w:rPr>
          <w:delText xml:space="preserve"> 2 </w:delText>
        </w:r>
        <w:r w:rsidRPr="00924788">
          <w:rPr>
            <w:lang w:val="en-AM"/>
          </w:rPr>
          <w:delText xml:space="preserve">The rigorous analysis conclusively demonstrated that ratio-based scaling consistently outperforms traditional ad hoc correction methods, particularly in severely confounded experimental scenarios where biological factors and technical batch factors co-vary or are unevenly distributed</w:delText>
        </w:r>
        <w:r>
          <w:rPr>
            <w:lang w:val="en-AM"/>
          </w:rPr>
          <w:delText xml:space="preserve">.</w:delText>
        </w:r>
      </w:del>
      <w:ins w:id="4062" w:author="Reviewer (Claude)" w:date="2026-06-28T10:00:00Z">
        <w:r>
          <w:t xml:space="preserve">The efficacy of this ratio-based scaling approach has been extensively validated. The Quartet consortium profiled 252 RNA-seq libraries across 21 batches in eight independent laboratories using divergent library construction protocols (poly(A) selection and RiboZero) and sequencing platforms (Illumina NovaSeq and MGI DNBSEQ-T7). Using the signal-to-noise ratio (SNR) — quantifying the ratio of inter-group biological variance to intra-group technical variance — as an evaluation metric, ratio-based scaling consistently outperformed established batch correction algorithms, particularly in severely confounded experimental designs in which biological and technical factors co-varied.</w:t>
        </w:r>
      </w:ins>
    </w:p>
    <w:p w14:paraId="13654B6B" w14:textId="676F468F" w:rsidR="00924788" w:rsidRDefault="00914442" w:rsidP="00924788">
      <w:pPr>
        <w:rPr>
          <w:lang w:val="en-AM"/>
        </w:rPr>
      </w:pPr>
      <w:hyperlink r:id="rId14" w:history="1">
        <w:r w:rsidRPr="004C2A4A">
          <w:rPr>
            <w:rStyle w:val="Hyperlink"/>
            <w:lang w:val="en-AM"/>
          </w:rPr>
          <w:t>https://pubmed.ncbi.nlm.nih.gov/37679543/</w:t>
        </w:r>
      </w:hyperlink>
      <w:r>
        <w:rPr>
          <w:lang w:val="en-AM"/>
        </w:rPr>
        <w:t xml:space="preserve"> </w:t>
      </w:r>
    </w:p>
    <w:p w14:paraId="392D8023" w14:textId="7D6358FE" w:rsidR="00914442" w:rsidRDefault="00A00E56" w:rsidP="00924788">
      <w:pPr>
        <w:rPr>
          <w:lang w:val="en-AM"/>
        </w:rPr>
      </w:pPr>
      <w:hyperlink r:id="rId15" w:history="1">
        <w:r w:rsidRPr="004C2A4A">
          <w:rPr>
            <w:rStyle w:val="Hyperlink"/>
            <w:lang w:val="en-AM"/>
          </w:rPr>
          <w:t>https://pmc.ncbi.nlm.nih.gov/articles/PMC11251996/</w:t>
        </w:r>
      </w:hyperlink>
      <w:r>
        <w:rPr>
          <w:lang w:val="en-AM"/>
        </w:rPr>
        <w:t xml:space="preserve"> </w:t>
      </w:r>
    </w:p>
    <w:p w14:paraId="76B47BBC" w14:textId="03569D16" w:rsidR="00A00E56" w:rsidRDefault="00A00E56" w:rsidP="00924788">
      <w:pPr>
        <w:rPr>
          <w:lang w:val="en-AM"/>
        </w:rPr>
      </w:pPr>
      <w:hyperlink r:id="rId16" w:history="1">
        <w:r w:rsidRPr="004C2A4A">
          <w:rPr>
            <w:rStyle w:val="Hyperlink"/>
            <w:lang w:val="en-AM"/>
          </w:rPr>
          <w:t>https://pmc.ncbi.nlm.nih.gov/articles/PMC10483871/</w:t>
        </w:r>
      </w:hyperlink>
      <w:r>
        <w:rPr>
          <w:lang w:val="en-AM"/>
        </w:rPr>
        <w:t xml:space="preserve"> </w:t>
      </w:r>
    </w:p>
    <w:p w14:paraId="4208111B" w14:textId="2AB7401A" w:rsidR="00A00E56" w:rsidRPr="00924788" w:rsidRDefault="00A00E56" w:rsidP="00924788">
      <w:pPr>
        <w:rPr>
          <w:lang w:val="en-AM"/>
        </w:rPr>
      </w:pPr>
      <w:hyperlink r:id="rId17" w:history="1">
        <w:r w:rsidRPr="004C2A4A">
          <w:rPr>
            <w:rStyle w:val="Hyperlink"/>
            <w:lang w:val="en-AM"/>
          </w:rPr>
          <w:t>https://pubmed.ncbi.nlm.nih.gov/37884999/</w:t>
        </w:r>
      </w:hyperlink>
      <w:r>
        <w:rPr>
          <w:lang w:val="en-AM"/>
        </w:rPr>
        <w:t xml:space="preserve"> </w:t>
      </w:r>
    </w:p>
    <w:p w14:paraId="6A88900B" w14:textId="77777777" w:rsidR="00924788" w:rsidRPr="00924788" w:rsidRDefault="00924788" w:rsidP="00D81021">
      <w:pPr>
        <w:rPr>
          <w:lang w:val="en-AM"/>
        </w:rPr>
      </w:pPr>
    </w:p>
    <w:p w14:paraId="61CD2C43" w14:textId="77777777" w:rsidR="00C36DC9" w:rsidRPr="00914442" w:rsidRDefault="00C36DC9" w:rsidP="00C36DC9">
      <w:pPr>
        <w:rPr>
          <w:lang w:val="en-AM"/>
        </w:rPr>
      </w:pPr>
    </w:p>
    <w:p w14:paraId="1727F1A4" w14:textId="0E80AC92" w:rsidR="00C36DC9" w:rsidRDefault="00C36DC9" w:rsidP="00C36DC9">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MATERIALS AND METHODS</w:t>
      </w:r>
    </w:p>
    <w:p w14:paraId="3856C44E" w14:textId="77777777" w:rsidR="00225589" w:rsidRDefault="00225589" w:rsidP="00225589"/>
    <w:p w14:paraId="73B5B1CF" w14:textId="75701AD6" w:rsidR="00225589" w:rsidRDefault="00761897" w:rsidP="00225589">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Dataset</w:t>
      </w:r>
      <w:r w:rsidR="00225589">
        <w:rPr>
          <w:rFonts w:ascii="Times New Roman" w:eastAsia="Times New Roman" w:hAnsi="Times New Roman" w:cs="Times New Roman"/>
          <w:b/>
          <w:bCs/>
          <w:color w:val="000000" w:themeColor="text1"/>
          <w:sz w:val="24"/>
          <w:szCs w:val="24"/>
        </w:rPr>
        <w:t xml:space="preserve"> assembly</w:t>
      </w:r>
    </w:p>
    <w:p w14:paraId="5B014F4D" w14:textId="013C0F84" w:rsidR="00225589" w:rsidRDefault="00A0381A" w:rsidP="00225589">
      <w:del w:id="4063" w:author="Reviewer (Claude)" w:date="2026-06-28T10:00:00Z">
        <w:r>
          <w:delText xml:space="preserve">We aimed to compose a dataset </w:delText>
        </w:r>
        <w:r w:rsidR="00930D24">
          <w:delText xml:space="preserve">with as many as possible </w:delText>
        </w:r>
        <w:r w:rsidR="003945B6">
          <w:delText xml:space="preserve">publicly available </w:delText>
        </w:r>
        <w:r w:rsidR="00930D24">
          <w:delText xml:space="preserve">FL-containing cohorts</w:delText>
        </w:r>
        <w:r w:rsidR="00FC29C6">
          <w:delText xml:space="preserve">, including also DLBCL </w:delText>
        </w:r>
        <w:r w:rsidR="003A0BBC">
          <w:delText xml:space="preserve">as </w:delText>
        </w:r>
        <w:r w:rsidR="00F17E9D">
          <w:delText xml:space="preserve">a</w:delText>
        </w:r>
        <w:r w:rsidR="00CD664F">
          <w:delText xml:space="preserve"> closely</w:delText>
        </w:r>
        <w:r w:rsidR="00F17E9D">
          <w:delText xml:space="preserve"> relat</w:delText>
        </w:r>
        <w:r w:rsidR="00CD664F">
          <w:delText xml:space="preserve">ed GC lymphoma</w:delText>
        </w:r>
        <w:r w:rsidR="00DF56C4">
          <w:delText xml:space="preserve"> </w:delText>
        </w:r>
        <w:r w:rsidR="00FC29C6">
          <w:delText xml:space="preserve">and normal B cells as a calibrating reference for future studies of FL transcriptomic signatures</w:delText>
        </w:r>
        <w:r w:rsidR="006C61D6">
          <w:delText xml:space="preserve">. </w:delText>
        </w:r>
        <w:r w:rsidR="00FA7FCD">
          <w:delText xml:space="preserve">We assembled a </w:delText>
        </w:r>
        <w:r w:rsidR="00761897">
          <w:delText xml:space="preserve">dataset of 88 cohorts</w:delText>
        </w:r>
        <w:r w:rsidR="00121A2A">
          <w:delText xml:space="preserve">, 7174 samples and … platform from NGS, Af</w:delText>
        </w:r>
        <w:r w:rsidR="00BB4A8D">
          <w:delText xml:space="preserve">fymetrix, Illumina and Agilent datasets (Supplementary Table 1).</w:delText>
        </w:r>
        <w:r w:rsidR="00BD2C81">
          <w:delText xml:space="preserve"> </w:delText>
        </w:r>
      </w:del>
      <w:ins w:id="4064" w:author="Reviewer (Claude)" w:date="2026-06-28T10:00:00Z">
        <w:r>
          <w:t xml:space="preserve">We assembled the largest possible set of publicly available cohorts containing FL samples, supplemented with DLBCL cohorts as the most closely related GC B-cell malignancy and normal B-cell cohorts as a biological reference for future FL transcriptomic signature studies. The final dataset comprised 88 cohorts, 7,174 samples, and four platform types: RNA-seq (NGS), Affymetrix, Illumina, and Agilent microarrays (Supplementary Table 1).</w:t>
        </w:r>
      </w:ins>
    </w:p>
    <w:p w14:paraId="3D757D0D" w14:textId="77777777" w:rsidR="0079197D" w:rsidRDefault="0079197D" w:rsidP="0079197D"/>
    <w:p w14:paraId="5F4B3017" w14:textId="54C78AF6" w:rsidR="0079197D" w:rsidRDefault="0079197D" w:rsidP="0079197D">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Batch annotation and classification</w:t>
      </w:r>
    </w:p>
    <w:p w14:paraId="00AECFB8" w14:textId="6F02D832" w:rsidR="00BD2C81" w:rsidRDefault="00BD2C81" w:rsidP="00225589">
      <w:del w:id="4065" w:author="Reviewer (Claude)" w:date="2026-06-28T10:00:00Z">
        <w:r>
          <w:delText xml:space="preserve">We devised the following batch naming and classification convention: each batch is named as &lt;</w:delText>
        </w:r>
        <w:r>
          <w:delText xml:space="preserve">Platform_name</w:delText>
        </w:r>
        <w:r>
          <w:delText xml:space="preserve">&gt;_&lt;</w:delText>
        </w:r>
        <w:r>
          <w:delText xml:space="preserve">Biomaterial</w:delText>
        </w:r>
        <w:r w:rsidR="004E2D36">
          <w:delText xml:space="preserve">_</w:delText>
        </w:r>
        <w:r>
          <w:delText xml:space="preserve">name</w:delText>
        </w:r>
        <w:r>
          <w:delText xml:space="preserve">&gt;_&lt;</w:delText>
        </w:r>
        <w:r w:rsidR="004E2D36">
          <w:delText xml:space="preserve">Target_enrichment_name</w:delText>
        </w:r>
        <w:r w:rsidR="004E2D36">
          <w:delText xml:space="preserve">&gt;</w:delText>
        </w:r>
        <w:r w:rsidR="00C5589D">
          <w:delText xml:space="preserve">.</w:delText>
        </w:r>
        <w:r w:rsidR="004E2D36">
          <w:delText xml:space="preserve"> </w:delText>
        </w:r>
        <w:r w:rsidR="00F573CC">
          <w:delText xml:space="preserve">“</w:delText>
        </w:r>
        <w:r w:rsidR="00485B61">
          <w:delText xml:space="preserve">Platform</w:delText>
        </w:r>
        <w:r w:rsidR="00F573CC">
          <w:delText xml:space="preserve">_</w:delText>
        </w:r>
        <w:r w:rsidR="00485B61">
          <w:delText xml:space="preserve">name</w:delText>
        </w:r>
        <w:r w:rsidR="00F573CC">
          <w:delText xml:space="preserve">”</w:delText>
        </w:r>
        <w:r w:rsidR="00485B61">
          <w:delText xml:space="preserve"> is GEO platform name for microarrays </w:delText>
        </w:r>
        <w:r w:rsidR="00C5589D">
          <w:delText xml:space="preserve">and </w:delText>
        </w:r>
        <w:r w:rsidR="00C5589D">
          <w:delText xml:space="preserve">RNASeq</w:delText>
        </w:r>
        <w:r w:rsidR="00C5589D">
          <w:delText xml:space="preserve"> for NGS.</w:delText>
        </w:r>
        <w:r w:rsidR="002268B4">
          <w:delText xml:space="preserve"> </w:delText>
        </w:r>
        <w:r w:rsidR="00F573CC">
          <w:delText xml:space="preserve">“</w:delText>
        </w:r>
        <w:r w:rsidR="002268B4">
          <w:delText xml:space="preserve">Biomaterial_name</w:delText>
        </w:r>
        <w:r w:rsidR="00F573CC">
          <w:delText xml:space="preserve">”</w:delText>
        </w:r>
        <w:r w:rsidR="002268B4">
          <w:delText xml:space="preserve"> is classified as </w:delText>
        </w:r>
        <w:r w:rsidR="00F573CC">
          <w:delText xml:space="preserve">“</w:delText>
        </w:r>
        <w:r w:rsidR="002268B4">
          <w:delText xml:space="preserve">FFPE</w:delText>
        </w:r>
        <w:r w:rsidR="00F573CC">
          <w:delText xml:space="preserve">”</w:delText>
        </w:r>
        <w:r w:rsidR="002268B4">
          <w:delText xml:space="preserve"> for cohorts where FFPE samples were exactly stated, and FF </w:delText>
        </w:r>
        <w:r w:rsidR="00D92AC8">
          <w:delText xml:space="preserve">for all fresh biomaterials: </w:delText>
        </w:r>
        <w:r w:rsidR="0084171D">
          <w:delText xml:space="preserve">fresh frozen tissue, sorted cells, PMBC</w:delText>
        </w:r>
        <w:r w:rsidR="00F573CC">
          <w:delText xml:space="preserve">s etc. “Unknown” value was assigned </w:delText>
        </w:r>
        <w:r w:rsidR="00566E9B">
          <w:delText xml:space="preserve">for datasets where </w:delText>
        </w:r>
        <w:r w:rsidR="00F16239">
          <w:delText xml:space="preserve">we found </w:delText>
        </w:r>
        <w:r w:rsidR="00566E9B">
          <w:delText xml:space="preserve">no unambiguous sample annotation </w:delText>
        </w:r>
        <w:r w:rsidR="00F16239">
          <w:delText xml:space="preserve">in source articles or in GEO dataset </w:delText>
        </w:r>
        <w:r w:rsidR="008934F5">
          <w:delText xml:space="preserve">description. Finally, for NGS batches we specified “</w:delText>
        </w:r>
        <w:r w:rsidR="008934F5">
          <w:delText xml:space="preserve">Target_enrichment_name</w:delText>
        </w:r>
        <w:r w:rsidR="008934F5">
          <w:delText xml:space="preserve">” as </w:delText>
        </w:r>
        <w:r w:rsidR="00CC39BF">
          <w:delText xml:space="preserve">p</w:delText>
        </w:r>
        <w:r w:rsidR="008934F5">
          <w:delText xml:space="preserve">oly</w:delText>
        </w:r>
        <w:r w:rsidR="00CC39BF">
          <w:delText xml:space="preserve">-</w:delText>
        </w:r>
        <w:r w:rsidR="008934F5">
          <w:delText xml:space="preserve">A</w:delText>
        </w:r>
        <w:r w:rsidR="00CC39BF">
          <w:delText xml:space="preserve"> enrichment</w:delText>
        </w:r>
        <w:r w:rsidR="008934F5">
          <w:delText xml:space="preserve">, </w:delText>
        </w:r>
        <w:r w:rsidR="00CC39BF">
          <w:delText xml:space="preserve">e</w:delText>
        </w:r>
        <w:r w:rsidR="008934F5">
          <w:delText xml:space="preserve">xome capture, </w:delText>
        </w:r>
        <w:r w:rsidR="00CC39BF">
          <w:delText xml:space="preserve">rRNA depletion, total or unknown. For microarray batches</w:delText>
        </w:r>
        <w:r w:rsidR="00761B2D">
          <w:delText xml:space="preserve"> </w:delText>
        </w:r>
        <w:r w:rsidR="00A125A2">
          <w:delText xml:space="preserve">we set </w:delText>
        </w:r>
        <w:r w:rsidR="00761B2D">
          <w:delText xml:space="preserve">target enrichment </w:delText>
        </w:r>
        <w:r w:rsidR="00A125A2">
          <w:lastRenderedPageBreak/>
          <w:delText xml:space="preserve">name as unknown, since target hybridization with probes is already included into the platform itself (ref).</w:delText>
        </w:r>
        <w:r w:rsidR="007B322C">
          <w:delText xml:space="preserve"> Other </w:delText>
        </w:r>
        <w:r w:rsidR="00096705">
          <w:delText xml:space="preserve">more granular </w:delText>
        </w:r>
        <w:r w:rsidR="008402FD">
          <w:delText xml:space="preserve">batch effect sources, including RNA extraction and library preparation kits, NGS platform </w:delText>
        </w:r>
        <w:r w:rsidR="0004085A">
          <w:delText xml:space="preserve">and exact biomaterial classification are available in Supplementary Table X but did not include them in the batch classification to avoid over complexification of the batch correction logic.</w:delText>
        </w:r>
        <w:r w:rsidR="00096705">
          <w:delText xml:space="preserve"> </w:delText>
        </w:r>
      </w:del>
      <w:ins w:id="4066" w:author="Reviewer (Claude)" w:date="2026-06-28T10:00:00Z">
        <w:r>
          <w:t xml:space="preserve">We devised a systematic batch naming convention in which each batch is labelled &lt;Platform_name&gt;_&lt;Biomaterial_name&gt;_&lt;Target_enrichment_name&gt;. Platform_name is the GEO platform identifier for microarray batches, or 'RNASeq' for NGS batches. Biomaterial_name is coded as 'FFPE' for cohorts with unambiguous FFPE annotation, 'FF' for all fresh biomaterials (fresh-frozen tissue, sorted cells, PBMCs, etc.), and 'Unknown' for samples lacking unambiguous biomaterial classification in the source article or GEO record. For NGS batches, Target_enrichment_name records the enrichment strategy (poly-A selection, exome capture, rRNA depletion, total RNA, or unknown); for microarray batches this field is set to 'unknown', as target specificity is inherent to the probe design of the array platform (ref). Additional granular batch attributes — RNA extraction kit, library preparation protocol, NGS platform model, and detailed biomaterial subtype — are available in Supplementary Table X but were excluded from the batch classification scheme to avoid over-parameterizing the batch correction logic.</w:t>
        </w:r>
      </w:ins>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013772E" w14:textId="77777777" w:rsidR="00B9796D" w:rsidRDefault="00B9796D" w:rsidP="00225589"/>
    <w:p w14:paraId="792C2ACB" w14:textId="1CD2641E" w:rsidR="00B9796D" w:rsidRDefault="00B9796D" w:rsidP="00225589"/>
    <w:p w14:paraId="5C4C1935" w14:textId="488E4C6B" w:rsidR="00225589" w:rsidRDefault="00225589" w:rsidP="00225589">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Gene expression profiling</w:t>
      </w:r>
    </w:p>
    <w:p w14:paraId="294C354F" w14:textId="77777777" w:rsidR="0038486E" w:rsidRDefault="0038486E" w:rsidP="0038486E"/>
    <w:p w14:paraId="6BA5E2ED" w14:textId="0AF35889" w:rsidR="0038486E" w:rsidRDefault="0038486E" w:rsidP="0038486E">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Computation</w:t>
      </w:r>
      <w:r w:rsidR="00512B3F">
        <w:rPr>
          <w:rFonts w:ascii="Times New Roman" w:eastAsia="Times New Roman" w:hAnsi="Times New Roman" w:cs="Times New Roman"/>
          <w:b/>
          <w:bCs/>
          <w:color w:val="000000" w:themeColor="text1"/>
          <w:sz w:val="24"/>
          <w:szCs w:val="24"/>
        </w:rPr>
        <w:t>al</w:t>
      </w:r>
      <w:r>
        <w:rPr>
          <w:rFonts w:ascii="Times New Roman" w:eastAsia="Times New Roman" w:hAnsi="Times New Roman" w:cs="Times New Roman"/>
          <w:b/>
          <w:bCs/>
          <w:color w:val="000000" w:themeColor="text1"/>
          <w:sz w:val="24"/>
          <w:szCs w:val="24"/>
        </w:rPr>
        <w:t xml:space="preserve"> hardware</w:t>
      </w:r>
    </w:p>
    <w:p w14:paraId="4AF2CC06" w14:textId="1658EB1A" w:rsidR="00A41CBE" w:rsidRDefault="007F60D8" w:rsidP="00A41CBE">
      <w:del w:id="4067" w:author="Reviewer (Claude)" w:date="2026-06-28T10:00:00Z">
        <w:r>
          <w:delText xml:space="preserve">We deployed the</w:delText>
        </w:r>
        <w:r w:rsidR="00E37668">
          <w:delText xml:space="preserve"> full cross product of </w:delText>
        </w:r>
        <w:r>
          <w:delText xml:space="preserve">prior batch removal, imputation, log-transformation, harmonization and post-removal on a virtual server </w:delText>
        </w:r>
        <w:r w:rsidR="00D71FA7">
          <w:delText xml:space="preserve">hosted on </w:delText>
        </w:r>
        <w:r w:rsidR="001C6284">
          <w:delText xml:space="preserve">carpenter, </w:delText>
        </w:r>
        <w:r w:rsidR="00516B5E">
          <w:delText xml:space="preserve">with 32-48 CPUs and 240 GB RAM. </w:delText>
        </w:r>
        <w:r w:rsidR="006A1CB9">
          <w:delText xml:space="preserve">For the data analysis we used </w:delText>
        </w:r>
        <w:r w:rsidR="00646A40">
          <w:delText xml:space="preserve">Jupyterhub</w:delText>
        </w:r>
        <w:r w:rsidR="00646A40">
          <w:delText xml:space="preserve"> server with 16 CPUs and </w:delText>
        </w:r>
        <w:r w:rsidR="008F5605">
          <w:delText xml:space="preserve">64 Gb RAM.</w:delText>
        </w:r>
      </w:del>
      <w:ins w:id="4068" w:author="Reviewer (Claude)" w:date="2026-06-28T10:00:00Z">
        <w:r>
          <w:t xml:space="preserve">The full cross-product of prior batch removal, imputation, log2-transformation, harmonization, and post-removal was executed on a virtual server with 32-48 CPU cores and 240 GB RAM. Downstream data analysis and visualization were performed on a JupyterHub server with 16 CPU cores and 64 GB RAM.</w:t>
        </w:r>
      </w:ins>
      <w:proofErr w:type="spellStart"/>
      <w:proofErr w:type="spellEnd"/>
    </w:p>
    <w:p w14:paraId="5F89EADA" w14:textId="64C57138" w:rsidR="00A41CBE" w:rsidRDefault="00A41CBE" w:rsidP="00A41CBE">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Batch removal strategies</w:t>
      </w:r>
    </w:p>
    <w:p w14:paraId="513388C1" w14:textId="0C115850" w:rsidR="00AA49C7" w:rsidRDefault="00F403E0" w:rsidP="00AA49C7">
      <w:del w:id="4069" w:author="Reviewer (Claude)" w:date="2026-06-28T10:00:00Z">
        <w:r>
          <w:delText xml:space="preserve">Since most harmonization methods process </w:delText>
        </w:r>
        <w:r w:rsidR="00BC4955">
          <w:delText xml:space="preserve">samples interdependently and their performance highly depends on the initial batch composition in the dataset (</w:delText>
        </w:r>
        <w:r w:rsidR="006D473E">
          <w:delText xml:space="preserve">ref</w:delText>
        </w:r>
        <w:r w:rsidR="00BC4955">
          <w:delText xml:space="preserve">)</w:delText>
        </w:r>
        <w:r w:rsidR="006D473E">
          <w:delText xml:space="preserve">, we built 14 strategies of prior batch removal that were applied before imputation</w:delText>
        </w:r>
        <w:r w:rsidR="00641B00">
          <w:delText xml:space="preserve"> and log-transformation of the expression values. These strategies were adjusted iteratively </w:delText>
        </w:r>
        <w:r w:rsidR="00181C67">
          <w:delText xml:space="preserve">during the overall computational pipeline assembly and testing (Table N).</w:delText>
        </w:r>
      </w:del>
      <w:ins w:id="4070" w:author="Reviewer (Claude)" w:date="2026-06-28T10:00:00Z">
        <w:r>
          <w:t xml:space="preserve">Because most harmonization algorithms process samples jointly and their performance depends critically on the initial batch composition of the input dataset (ref), we designed 14 prior batch removal strategies to be applied before imputation and log2-transformation. These strategies were developed iteratively across three rounds of pipeline refinement (Table N).</w:t>
        </w:r>
      </w:ins>
    </w:p>
    <w:p w14:paraId="5B9B6058" w14:textId="77777777" w:rsidR="00DF4627" w:rsidRDefault="00DF4627" w:rsidP="00AA49C7"/>
    <w:p w14:paraId="160602A8" w14:textId="4A883518" w:rsidR="00DF4627" w:rsidRDefault="00DF4627" w:rsidP="00AA49C7">
      <w:del w:id="4071" w:author="Reviewer (Claude)" w:date="2026-06-28T10:00:00Z">
        <w:r>
          <w:delText xml:space="preserve">The column “Iteration when added” denotes iteration of the batch correction pipeline development. The first 10 strategies were tested initially and then we reviewed the results and decided to add the two more ones (Iteration 2). </w:delText>
        </w:r>
        <w:r w:rsidR="00791A1D">
          <w:delText xml:space="preserve">Finally,</w:delText>
        </w:r>
        <w:r>
          <w:delText xml:space="preserve"> we came up with the conclusion that the FF/FFPE dichotomy is the most important in the batch correction process and added the last two strategies: FF only and FFPE only (Iteration 3).</w:delText>
        </w:r>
      </w:del>
      <w:ins w:id="4072" w:author="Reviewer (Claude)" w:date="2026-06-28T10:00:00Z">
        <w:r>
          <w:t xml:space="preserve">The column 'Iteration when added' in Table N records the pipeline development round in which each strategy was introduced. The initial ten strategies were evaluated in the first round; following results review, two additional strategies were added (Iteration 2). Analysis of the first two rounds established that the FF/FFPE biomaterial dichotomy was the most consequential factor in batch composition, motivating the addition of FF-only and FFPE-only strategies (Iteration 3).</w:t>
        </w:r>
      </w:ins>
    </w:p>
    <w:p w14:paraId="0E819448" w14:textId="77777777" w:rsidR="00181C67" w:rsidRDefault="00181C67" w:rsidP="00AA49C7"/>
    <w:p w14:paraId="67E6A4E9" w14:textId="7D0E0A6F" w:rsidR="00181C67" w:rsidRDefault="00181C67" w:rsidP="00AA49C7">
      <w:r>
        <w:t>Table N</w:t>
      </w:r>
      <w:r w:rsidR="004E3FD3">
        <w:t>. Prior batch removal strategies for the GC lymphoma dataset utilized in this study.</w:t>
      </w:r>
      <w:r w:rsidR="0038386C">
        <w:t xml:space="preserve"> </w:t>
      </w:r>
    </w:p>
    <w:tbl>
      <w:tblPr>
        <w:tblStyle w:val="TableGrid"/>
        <w:tblW w:w="0" w:type="auto"/>
        <w:tblLook w:val="04A0" w:firstRow="1" w:lastRow="0" w:firstColumn="1" w:lastColumn="0" w:noHBand="0" w:noVBand="1"/>
      </w:tblPr>
      <w:tblGrid>
        <w:gridCol w:w="1636"/>
        <w:gridCol w:w="1261"/>
        <w:gridCol w:w="4589"/>
        <w:gridCol w:w="883"/>
        <w:gridCol w:w="981"/>
      </w:tblGrid>
      <w:tr w:rsidR="007D0C1E" w14:paraId="3C768547" w14:textId="77777777" w:rsidTr="00FA6AFC">
        <w:tc>
          <w:tcPr>
            <w:tcW w:w="1696" w:type="dxa"/>
          </w:tcPr>
          <w:p w14:paraId="485FB10E" w14:textId="20CC5A57" w:rsidR="007D0C1E" w:rsidRPr="00DF4627" w:rsidRDefault="007D0C1E" w:rsidP="00AA49C7">
            <w:pPr>
              <w:rPr>
                <w:sz w:val="20"/>
                <w:szCs w:val="20"/>
              </w:rPr>
            </w:pPr>
            <w:r w:rsidRPr="00DF4627">
              <w:rPr>
                <w:sz w:val="20"/>
                <w:szCs w:val="20"/>
              </w:rPr>
              <w:t>Strategy name</w:t>
            </w:r>
          </w:p>
        </w:tc>
        <w:tc>
          <w:tcPr>
            <w:tcW w:w="1276" w:type="dxa"/>
          </w:tcPr>
          <w:p w14:paraId="1A184699" w14:textId="2BF4F53E" w:rsidR="007D0C1E" w:rsidRPr="00DF4627" w:rsidRDefault="007D0C1E" w:rsidP="00AA49C7">
            <w:pPr>
              <w:rPr>
                <w:sz w:val="20"/>
                <w:szCs w:val="20"/>
              </w:rPr>
            </w:pPr>
            <w:r w:rsidRPr="00DF4627">
              <w:rPr>
                <w:sz w:val="20"/>
                <w:szCs w:val="20"/>
              </w:rPr>
              <w:t>Strategy type</w:t>
            </w:r>
          </w:p>
        </w:tc>
        <w:tc>
          <w:tcPr>
            <w:tcW w:w="4820" w:type="dxa"/>
          </w:tcPr>
          <w:p w14:paraId="624F9D06" w14:textId="6613DEEB" w:rsidR="007D0C1E" w:rsidRPr="00DF4627" w:rsidRDefault="007D0C1E" w:rsidP="00AA49C7">
            <w:pPr>
              <w:rPr>
                <w:sz w:val="20"/>
                <w:szCs w:val="20"/>
              </w:rPr>
            </w:pPr>
            <w:r w:rsidRPr="00DF4627">
              <w:rPr>
                <w:sz w:val="20"/>
                <w:szCs w:val="20"/>
              </w:rPr>
              <w:t>Strategy description</w:t>
            </w:r>
          </w:p>
        </w:tc>
        <w:tc>
          <w:tcPr>
            <w:tcW w:w="567" w:type="dxa"/>
          </w:tcPr>
          <w:p w14:paraId="30590D43" w14:textId="7E281236" w:rsidR="007D0C1E" w:rsidRPr="00DF4627" w:rsidRDefault="007D0C1E" w:rsidP="00AA49C7">
            <w:pPr>
              <w:rPr>
                <w:sz w:val="20"/>
                <w:szCs w:val="20"/>
              </w:rPr>
            </w:pPr>
            <w:r w:rsidRPr="00DF4627">
              <w:rPr>
                <w:sz w:val="20"/>
                <w:szCs w:val="20"/>
              </w:rPr>
              <w:t>Sample number</w:t>
            </w:r>
          </w:p>
        </w:tc>
        <w:tc>
          <w:tcPr>
            <w:tcW w:w="991" w:type="dxa"/>
          </w:tcPr>
          <w:p w14:paraId="635E8739" w14:textId="130F2C31" w:rsidR="007D0C1E" w:rsidRPr="00DF4627" w:rsidRDefault="008C263A" w:rsidP="00AA49C7">
            <w:pPr>
              <w:rPr>
                <w:sz w:val="20"/>
                <w:szCs w:val="20"/>
              </w:rPr>
            </w:pPr>
            <w:r w:rsidRPr="00DF4627">
              <w:rPr>
                <w:sz w:val="20"/>
                <w:szCs w:val="20"/>
              </w:rPr>
              <w:t>Iteration when added</w:t>
            </w:r>
          </w:p>
        </w:tc>
      </w:tr>
      <w:tr w:rsidR="003F2BE4" w14:paraId="69BAE92A" w14:textId="77777777" w:rsidTr="00FA6AFC">
        <w:tc>
          <w:tcPr>
            <w:tcW w:w="1696" w:type="dxa"/>
          </w:tcPr>
          <w:p w14:paraId="0865A9E4" w14:textId="2C786E6A" w:rsidR="003F2BE4" w:rsidRPr="00DF4627" w:rsidRDefault="003F2BE4" w:rsidP="00AA49C7">
            <w:pPr>
              <w:rPr>
                <w:sz w:val="20"/>
                <w:szCs w:val="20"/>
              </w:rPr>
            </w:pPr>
            <w:r w:rsidRPr="00DF4627">
              <w:rPr>
                <w:sz w:val="20"/>
                <w:szCs w:val="20"/>
              </w:rPr>
              <w:t>S0 no removal</w:t>
            </w:r>
          </w:p>
        </w:tc>
        <w:tc>
          <w:tcPr>
            <w:tcW w:w="1276" w:type="dxa"/>
          </w:tcPr>
          <w:p w14:paraId="3F3350DE" w14:textId="6B2048C3" w:rsidR="003F2BE4" w:rsidRPr="00DF4627" w:rsidRDefault="00BA7F58" w:rsidP="00AA49C7">
            <w:pPr>
              <w:rPr>
                <w:sz w:val="20"/>
                <w:szCs w:val="20"/>
              </w:rPr>
            </w:pPr>
            <w:r w:rsidRPr="00DF4627">
              <w:rPr>
                <w:sz w:val="20"/>
                <w:szCs w:val="20"/>
              </w:rPr>
              <w:t>Default</w:t>
            </w:r>
          </w:p>
        </w:tc>
        <w:tc>
          <w:tcPr>
            <w:tcW w:w="4820" w:type="dxa"/>
          </w:tcPr>
          <w:p w14:paraId="2EB2219A" w14:textId="5E2FB292" w:rsidR="003F2BE4" w:rsidRPr="00DF4627" w:rsidRDefault="00076AB7" w:rsidP="00AA49C7">
            <w:pPr>
              <w:rPr>
                <w:sz w:val="20"/>
                <w:szCs w:val="20"/>
              </w:rPr>
            </w:pPr>
            <w:r w:rsidRPr="00DF4627">
              <w:rPr>
                <w:sz w:val="20"/>
                <w:szCs w:val="20"/>
              </w:rPr>
              <w:t>No sample removal</w:t>
            </w:r>
          </w:p>
        </w:tc>
        <w:tc>
          <w:tcPr>
            <w:tcW w:w="567" w:type="dxa"/>
          </w:tcPr>
          <w:p w14:paraId="02BFD955" w14:textId="32647D18" w:rsidR="003F2BE4" w:rsidRPr="00DF4627" w:rsidRDefault="003F2BE4" w:rsidP="00AA49C7">
            <w:pPr>
              <w:rPr>
                <w:sz w:val="20"/>
                <w:szCs w:val="20"/>
              </w:rPr>
            </w:pPr>
            <w:r w:rsidRPr="00DF4627">
              <w:rPr>
                <w:sz w:val="20"/>
                <w:szCs w:val="20"/>
              </w:rPr>
              <w:t>7174</w:t>
            </w:r>
          </w:p>
        </w:tc>
        <w:tc>
          <w:tcPr>
            <w:tcW w:w="991" w:type="dxa"/>
          </w:tcPr>
          <w:p w14:paraId="150130D4" w14:textId="41AC737C" w:rsidR="003F2BE4" w:rsidRPr="00DF4627" w:rsidRDefault="00F9499B" w:rsidP="00AA49C7">
            <w:pPr>
              <w:rPr>
                <w:sz w:val="20"/>
                <w:szCs w:val="20"/>
              </w:rPr>
            </w:pPr>
            <w:r w:rsidRPr="00DF4627">
              <w:rPr>
                <w:sz w:val="20"/>
                <w:szCs w:val="20"/>
              </w:rPr>
              <w:t>1</w:t>
            </w:r>
          </w:p>
        </w:tc>
      </w:tr>
      <w:tr w:rsidR="007D0C1E" w14:paraId="31EBD47C" w14:textId="77777777" w:rsidTr="00FA6AFC">
        <w:tc>
          <w:tcPr>
            <w:tcW w:w="1696" w:type="dxa"/>
          </w:tcPr>
          <w:p w14:paraId="29E3BA07" w14:textId="338732F6" w:rsidR="007D0C1E" w:rsidRPr="00DF4627" w:rsidRDefault="009D0695" w:rsidP="00AA49C7">
            <w:pPr>
              <w:rPr>
                <w:sz w:val="20"/>
                <w:szCs w:val="20"/>
              </w:rPr>
            </w:pPr>
            <w:r w:rsidRPr="00DF4627">
              <w:rPr>
                <w:sz w:val="20"/>
                <w:szCs w:val="20"/>
              </w:rPr>
              <w:t>F microarray only</w:t>
            </w:r>
          </w:p>
        </w:tc>
        <w:tc>
          <w:tcPr>
            <w:tcW w:w="1276" w:type="dxa"/>
          </w:tcPr>
          <w:p w14:paraId="20647217" w14:textId="5DC48FE8" w:rsidR="007D0C1E" w:rsidRPr="00DF4627" w:rsidRDefault="00BA7F58" w:rsidP="00AA49C7">
            <w:pPr>
              <w:rPr>
                <w:sz w:val="20"/>
                <w:szCs w:val="20"/>
              </w:rPr>
            </w:pPr>
            <w:r w:rsidRPr="00DF4627">
              <w:rPr>
                <w:sz w:val="20"/>
                <w:szCs w:val="20"/>
              </w:rPr>
              <w:t>By platform</w:t>
            </w:r>
          </w:p>
        </w:tc>
        <w:tc>
          <w:tcPr>
            <w:tcW w:w="4820" w:type="dxa"/>
          </w:tcPr>
          <w:p w14:paraId="1BC961BC" w14:textId="40902757" w:rsidR="007D0C1E" w:rsidRPr="00DF4627" w:rsidRDefault="00536BA6" w:rsidP="00AA49C7">
            <w:pPr>
              <w:rPr>
                <w:sz w:val="20"/>
                <w:szCs w:val="20"/>
              </w:rPr>
            </w:pPr>
            <w:r w:rsidRPr="00DF4627">
              <w:rPr>
                <w:sz w:val="20"/>
                <w:szCs w:val="20"/>
              </w:rPr>
              <w:t>All microarrays taken</w:t>
            </w:r>
          </w:p>
        </w:tc>
        <w:tc>
          <w:tcPr>
            <w:tcW w:w="567" w:type="dxa"/>
          </w:tcPr>
          <w:p w14:paraId="4879A423" w14:textId="76524AC0" w:rsidR="007D0C1E" w:rsidRPr="00DF4627" w:rsidRDefault="009D0695" w:rsidP="00AA49C7">
            <w:pPr>
              <w:rPr>
                <w:sz w:val="20"/>
                <w:szCs w:val="20"/>
              </w:rPr>
            </w:pPr>
            <w:r w:rsidRPr="00DF4627">
              <w:rPr>
                <w:sz w:val="20"/>
                <w:szCs w:val="20"/>
              </w:rPr>
              <w:t>4931</w:t>
            </w:r>
          </w:p>
        </w:tc>
        <w:tc>
          <w:tcPr>
            <w:tcW w:w="991" w:type="dxa"/>
          </w:tcPr>
          <w:p w14:paraId="7D9AAD00" w14:textId="0FD73896" w:rsidR="007D0C1E" w:rsidRPr="00DF4627" w:rsidRDefault="00F9499B" w:rsidP="00AA49C7">
            <w:pPr>
              <w:rPr>
                <w:sz w:val="20"/>
                <w:szCs w:val="20"/>
              </w:rPr>
            </w:pPr>
            <w:r w:rsidRPr="00DF4627">
              <w:rPr>
                <w:sz w:val="20"/>
                <w:szCs w:val="20"/>
              </w:rPr>
              <w:t>1</w:t>
            </w:r>
          </w:p>
        </w:tc>
      </w:tr>
      <w:tr w:rsidR="00F9499B" w14:paraId="4C63C30A" w14:textId="77777777" w:rsidTr="00FA6AFC">
        <w:tc>
          <w:tcPr>
            <w:tcW w:w="1696" w:type="dxa"/>
          </w:tcPr>
          <w:p w14:paraId="3F4359B6" w14:textId="159BF65F" w:rsidR="00F9499B" w:rsidRPr="00DF4627" w:rsidRDefault="00F9499B" w:rsidP="00F9499B">
            <w:pPr>
              <w:rPr>
                <w:sz w:val="20"/>
                <w:szCs w:val="20"/>
              </w:rPr>
            </w:pPr>
            <w:r w:rsidRPr="00DF4627">
              <w:rPr>
                <w:sz w:val="20"/>
                <w:szCs w:val="20"/>
              </w:rPr>
              <w:t>G Affymetrix only</w:t>
            </w:r>
          </w:p>
        </w:tc>
        <w:tc>
          <w:tcPr>
            <w:tcW w:w="1276" w:type="dxa"/>
          </w:tcPr>
          <w:p w14:paraId="15D56B98" w14:textId="743A2CC5" w:rsidR="00F9499B" w:rsidRPr="00DF4627" w:rsidRDefault="00F9499B" w:rsidP="00F9499B">
            <w:pPr>
              <w:rPr>
                <w:sz w:val="20"/>
                <w:szCs w:val="20"/>
              </w:rPr>
            </w:pPr>
            <w:r w:rsidRPr="00DF4627">
              <w:rPr>
                <w:sz w:val="20"/>
                <w:szCs w:val="20"/>
              </w:rPr>
              <w:t>By platform</w:t>
            </w:r>
          </w:p>
        </w:tc>
        <w:tc>
          <w:tcPr>
            <w:tcW w:w="4820" w:type="dxa"/>
          </w:tcPr>
          <w:p w14:paraId="5680F35B" w14:textId="648B82A9" w:rsidR="00F9499B" w:rsidRPr="00DF4627" w:rsidRDefault="00F9499B" w:rsidP="00F9499B">
            <w:pPr>
              <w:rPr>
                <w:sz w:val="20"/>
                <w:szCs w:val="20"/>
              </w:rPr>
            </w:pPr>
            <w:r w:rsidRPr="00DF4627">
              <w:rPr>
                <w:sz w:val="20"/>
                <w:szCs w:val="20"/>
              </w:rPr>
              <w:t>GPL570 only</w:t>
            </w:r>
          </w:p>
        </w:tc>
        <w:tc>
          <w:tcPr>
            <w:tcW w:w="567" w:type="dxa"/>
          </w:tcPr>
          <w:p w14:paraId="378D5CD8" w14:textId="1C2C30A6" w:rsidR="00F9499B" w:rsidRPr="00DF4627" w:rsidRDefault="00F9499B" w:rsidP="00F9499B">
            <w:pPr>
              <w:rPr>
                <w:sz w:val="20"/>
                <w:szCs w:val="20"/>
              </w:rPr>
            </w:pPr>
            <w:r w:rsidRPr="00DF4627">
              <w:rPr>
                <w:sz w:val="20"/>
                <w:szCs w:val="20"/>
              </w:rPr>
              <w:t>2801</w:t>
            </w:r>
          </w:p>
        </w:tc>
        <w:tc>
          <w:tcPr>
            <w:tcW w:w="991" w:type="dxa"/>
          </w:tcPr>
          <w:p w14:paraId="452F8DE7" w14:textId="7407D025" w:rsidR="00F9499B" w:rsidRPr="00DF4627" w:rsidRDefault="00F9499B" w:rsidP="00F9499B">
            <w:pPr>
              <w:rPr>
                <w:sz w:val="20"/>
                <w:szCs w:val="20"/>
              </w:rPr>
            </w:pPr>
            <w:r w:rsidRPr="00DF4627">
              <w:rPr>
                <w:sz w:val="20"/>
                <w:szCs w:val="20"/>
              </w:rPr>
              <w:t>1</w:t>
            </w:r>
          </w:p>
        </w:tc>
      </w:tr>
      <w:tr w:rsidR="00F9499B" w14:paraId="32C8D5C7" w14:textId="77777777" w:rsidTr="00FA6AFC">
        <w:tc>
          <w:tcPr>
            <w:tcW w:w="1696" w:type="dxa"/>
          </w:tcPr>
          <w:p w14:paraId="2A3E3498" w14:textId="2B6587FE" w:rsidR="00F9499B" w:rsidRPr="00DF4627" w:rsidRDefault="00F9499B" w:rsidP="00F9499B">
            <w:pPr>
              <w:rPr>
                <w:sz w:val="20"/>
                <w:szCs w:val="20"/>
              </w:rPr>
            </w:pPr>
            <w:r w:rsidRPr="00DF4627">
              <w:rPr>
                <w:sz w:val="20"/>
                <w:szCs w:val="20"/>
              </w:rPr>
              <w:t xml:space="preserve">C </w:t>
            </w:r>
            <w:proofErr w:type="spellStart"/>
            <w:r w:rsidRPr="00DF4627">
              <w:rPr>
                <w:sz w:val="20"/>
                <w:szCs w:val="20"/>
              </w:rPr>
              <w:t>RNASeq</w:t>
            </w:r>
            <w:proofErr w:type="spellEnd"/>
            <w:r w:rsidRPr="00DF4627">
              <w:rPr>
                <w:sz w:val="20"/>
                <w:szCs w:val="20"/>
              </w:rPr>
              <w:t xml:space="preserve"> only</w:t>
            </w:r>
          </w:p>
        </w:tc>
        <w:tc>
          <w:tcPr>
            <w:tcW w:w="1276" w:type="dxa"/>
          </w:tcPr>
          <w:p w14:paraId="2F747C84" w14:textId="76D48583" w:rsidR="00F9499B" w:rsidRPr="00DF4627" w:rsidRDefault="00F9499B" w:rsidP="00F9499B">
            <w:pPr>
              <w:rPr>
                <w:sz w:val="20"/>
                <w:szCs w:val="20"/>
              </w:rPr>
            </w:pPr>
            <w:r w:rsidRPr="00DF4627">
              <w:rPr>
                <w:sz w:val="20"/>
                <w:szCs w:val="20"/>
              </w:rPr>
              <w:t>By platform</w:t>
            </w:r>
          </w:p>
        </w:tc>
        <w:tc>
          <w:tcPr>
            <w:tcW w:w="4820" w:type="dxa"/>
          </w:tcPr>
          <w:p w14:paraId="2C639EBA" w14:textId="6FBC6BDE" w:rsidR="00F9499B" w:rsidRPr="00DF4627" w:rsidRDefault="00F9499B" w:rsidP="00F9499B">
            <w:pPr>
              <w:rPr>
                <w:sz w:val="20"/>
                <w:szCs w:val="20"/>
              </w:rPr>
            </w:pPr>
            <w:r w:rsidRPr="00DF4627">
              <w:rPr>
                <w:sz w:val="20"/>
                <w:szCs w:val="20"/>
              </w:rPr>
              <w:t>NGS only</w:t>
            </w:r>
          </w:p>
        </w:tc>
        <w:tc>
          <w:tcPr>
            <w:tcW w:w="567" w:type="dxa"/>
          </w:tcPr>
          <w:p w14:paraId="22D9B0DE" w14:textId="75AF0F20" w:rsidR="00F9499B" w:rsidRPr="00DF4627" w:rsidRDefault="00F9499B" w:rsidP="00F9499B">
            <w:pPr>
              <w:rPr>
                <w:sz w:val="20"/>
                <w:szCs w:val="20"/>
              </w:rPr>
            </w:pPr>
            <w:r w:rsidRPr="00DF4627">
              <w:rPr>
                <w:sz w:val="20"/>
                <w:szCs w:val="20"/>
              </w:rPr>
              <w:t>2243</w:t>
            </w:r>
          </w:p>
        </w:tc>
        <w:tc>
          <w:tcPr>
            <w:tcW w:w="991" w:type="dxa"/>
          </w:tcPr>
          <w:p w14:paraId="1462F11E" w14:textId="6AC9041D" w:rsidR="00F9499B" w:rsidRPr="00DF4627" w:rsidRDefault="00F9499B" w:rsidP="00F9499B">
            <w:pPr>
              <w:rPr>
                <w:sz w:val="20"/>
                <w:szCs w:val="20"/>
              </w:rPr>
            </w:pPr>
            <w:r w:rsidRPr="00DF4627">
              <w:rPr>
                <w:sz w:val="20"/>
                <w:szCs w:val="20"/>
              </w:rPr>
              <w:t>1</w:t>
            </w:r>
          </w:p>
        </w:tc>
      </w:tr>
      <w:tr w:rsidR="00F9499B" w14:paraId="506FC5E8" w14:textId="77777777" w:rsidTr="00FA6AFC">
        <w:tc>
          <w:tcPr>
            <w:tcW w:w="1696" w:type="dxa"/>
          </w:tcPr>
          <w:p w14:paraId="5DBE10E0" w14:textId="38F416CE" w:rsidR="00F9499B" w:rsidRPr="00DF4627" w:rsidRDefault="00F9499B" w:rsidP="00F9499B">
            <w:pPr>
              <w:rPr>
                <w:sz w:val="20"/>
                <w:szCs w:val="20"/>
              </w:rPr>
            </w:pPr>
            <w:r w:rsidRPr="00DF4627">
              <w:rPr>
                <w:sz w:val="20"/>
                <w:szCs w:val="20"/>
              </w:rPr>
              <w:t>D malignant only</w:t>
            </w:r>
          </w:p>
        </w:tc>
        <w:tc>
          <w:tcPr>
            <w:tcW w:w="1276" w:type="dxa"/>
          </w:tcPr>
          <w:p w14:paraId="5F9A5C8E" w14:textId="654DD04D" w:rsidR="00F9499B" w:rsidRPr="00DF4627" w:rsidRDefault="00F9499B" w:rsidP="00F9499B">
            <w:pPr>
              <w:rPr>
                <w:sz w:val="20"/>
                <w:szCs w:val="20"/>
              </w:rPr>
            </w:pPr>
            <w:r w:rsidRPr="00DF4627">
              <w:rPr>
                <w:sz w:val="20"/>
                <w:szCs w:val="20"/>
              </w:rPr>
              <w:t>By biomaterial</w:t>
            </w:r>
          </w:p>
        </w:tc>
        <w:tc>
          <w:tcPr>
            <w:tcW w:w="4820" w:type="dxa"/>
          </w:tcPr>
          <w:p w14:paraId="75559946" w14:textId="580441E7" w:rsidR="00F9499B" w:rsidRPr="00DF4627" w:rsidRDefault="00F9499B" w:rsidP="00F9499B">
            <w:pPr>
              <w:rPr>
                <w:sz w:val="20"/>
                <w:szCs w:val="20"/>
              </w:rPr>
            </w:pPr>
            <w:r w:rsidRPr="00DF4627">
              <w:rPr>
                <w:sz w:val="20"/>
                <w:szCs w:val="20"/>
              </w:rPr>
              <w:t>Normal B cells excluded</w:t>
            </w:r>
          </w:p>
        </w:tc>
        <w:tc>
          <w:tcPr>
            <w:tcW w:w="567" w:type="dxa"/>
          </w:tcPr>
          <w:p w14:paraId="3FDDA51A" w14:textId="3717E4A8" w:rsidR="00F9499B" w:rsidRPr="00DF4627" w:rsidRDefault="00F9499B" w:rsidP="00F9499B">
            <w:pPr>
              <w:rPr>
                <w:sz w:val="20"/>
                <w:szCs w:val="20"/>
              </w:rPr>
            </w:pPr>
            <w:r w:rsidRPr="00DF4627">
              <w:rPr>
                <w:sz w:val="20"/>
                <w:szCs w:val="20"/>
              </w:rPr>
              <w:t>6285</w:t>
            </w:r>
          </w:p>
        </w:tc>
        <w:tc>
          <w:tcPr>
            <w:tcW w:w="991" w:type="dxa"/>
          </w:tcPr>
          <w:p w14:paraId="3513B767" w14:textId="3CAFC34C" w:rsidR="00F9499B" w:rsidRPr="00DF4627" w:rsidRDefault="00F9499B" w:rsidP="00F9499B">
            <w:pPr>
              <w:rPr>
                <w:sz w:val="20"/>
                <w:szCs w:val="20"/>
              </w:rPr>
            </w:pPr>
            <w:r w:rsidRPr="00DF4627">
              <w:rPr>
                <w:sz w:val="20"/>
                <w:szCs w:val="20"/>
              </w:rPr>
              <w:t>1</w:t>
            </w:r>
          </w:p>
        </w:tc>
      </w:tr>
      <w:tr w:rsidR="00F9499B" w14:paraId="36E147F0" w14:textId="77777777" w:rsidTr="00FA6AFC">
        <w:tc>
          <w:tcPr>
            <w:tcW w:w="1696" w:type="dxa"/>
          </w:tcPr>
          <w:p w14:paraId="6B0826CD" w14:textId="7939CDFD" w:rsidR="00F9499B" w:rsidRPr="00DF4627" w:rsidRDefault="00F9499B" w:rsidP="00F9499B">
            <w:pPr>
              <w:rPr>
                <w:sz w:val="20"/>
                <w:szCs w:val="20"/>
              </w:rPr>
            </w:pPr>
            <w:r w:rsidRPr="00DF4627">
              <w:rPr>
                <w:sz w:val="20"/>
                <w:szCs w:val="20"/>
              </w:rPr>
              <w:t>A confirmed bad</w:t>
            </w:r>
          </w:p>
        </w:tc>
        <w:tc>
          <w:tcPr>
            <w:tcW w:w="1276" w:type="dxa"/>
          </w:tcPr>
          <w:p w14:paraId="32C5784A" w14:textId="4800D07C" w:rsidR="00F9499B" w:rsidRPr="00DF4627" w:rsidRDefault="00F9499B" w:rsidP="00F9499B">
            <w:pPr>
              <w:rPr>
                <w:sz w:val="20"/>
                <w:szCs w:val="20"/>
              </w:rPr>
            </w:pPr>
            <w:r w:rsidRPr="00DF4627">
              <w:rPr>
                <w:sz w:val="20"/>
                <w:szCs w:val="20"/>
              </w:rPr>
              <w:t>By batch</w:t>
            </w:r>
          </w:p>
        </w:tc>
        <w:tc>
          <w:tcPr>
            <w:tcW w:w="4820" w:type="dxa"/>
          </w:tcPr>
          <w:p w14:paraId="49B0ACD9" w14:textId="54CD4D07" w:rsidR="00F9499B" w:rsidRPr="00DF4627" w:rsidRDefault="00F9499B" w:rsidP="00F9499B">
            <w:pPr>
              <w:rPr>
                <w:sz w:val="20"/>
                <w:szCs w:val="20"/>
              </w:rPr>
            </w:pPr>
            <w:r w:rsidRPr="00FA6AFC">
              <w:rPr>
                <w:sz w:val="20"/>
                <w:szCs w:val="20"/>
              </w:rPr>
              <w:t>Outlier batches by an initial FSQN manual screening removed:</w:t>
            </w:r>
            <w:r w:rsidR="00FA6AFC" w:rsidRPr="00FA6AFC">
              <w:rPr>
                <w:sz w:val="20"/>
                <w:szCs w:val="20"/>
              </w:rPr>
              <w:t xml:space="preserve"> GPL14951_FFPE_Unknown, GPL8432_FFPE_Unknown</w:t>
            </w:r>
            <w:r w:rsidR="00FA6AFC">
              <w:rPr>
                <w:sz w:val="20"/>
                <w:szCs w:val="20"/>
              </w:rPr>
              <w:t xml:space="preserve"> and </w:t>
            </w:r>
            <w:r w:rsidR="00FA6AFC" w:rsidRPr="00FA6AFC">
              <w:rPr>
                <w:sz w:val="20"/>
                <w:szCs w:val="20"/>
              </w:rPr>
              <w:t>GPL13938_FFPE_Unknown</w:t>
            </w:r>
            <w:r w:rsidR="00FA6AFC">
              <w:rPr>
                <w:sz w:val="20"/>
                <w:szCs w:val="20"/>
              </w:rPr>
              <w:t>.</w:t>
            </w:r>
          </w:p>
        </w:tc>
        <w:tc>
          <w:tcPr>
            <w:tcW w:w="567" w:type="dxa"/>
          </w:tcPr>
          <w:p w14:paraId="5CA4856C" w14:textId="3D6DCE3B" w:rsidR="00F9499B" w:rsidRPr="00DF4627" w:rsidRDefault="00F9499B" w:rsidP="00F9499B">
            <w:pPr>
              <w:rPr>
                <w:sz w:val="20"/>
                <w:szCs w:val="20"/>
              </w:rPr>
            </w:pPr>
            <w:r w:rsidRPr="00DF4627">
              <w:rPr>
                <w:sz w:val="20"/>
                <w:szCs w:val="20"/>
              </w:rPr>
              <w:t>5444</w:t>
            </w:r>
          </w:p>
        </w:tc>
        <w:tc>
          <w:tcPr>
            <w:tcW w:w="991" w:type="dxa"/>
          </w:tcPr>
          <w:p w14:paraId="2E9F7892" w14:textId="3DE410B4" w:rsidR="00F9499B" w:rsidRPr="00DF4627" w:rsidRDefault="00F9499B" w:rsidP="00F9499B">
            <w:pPr>
              <w:rPr>
                <w:sz w:val="20"/>
                <w:szCs w:val="20"/>
              </w:rPr>
            </w:pPr>
            <w:r w:rsidRPr="00DF4627">
              <w:rPr>
                <w:sz w:val="20"/>
                <w:szCs w:val="20"/>
              </w:rPr>
              <w:t>1</w:t>
            </w:r>
          </w:p>
        </w:tc>
      </w:tr>
      <w:tr w:rsidR="00F9499B" w14:paraId="4087873E" w14:textId="77777777" w:rsidTr="00FA6AFC">
        <w:tc>
          <w:tcPr>
            <w:tcW w:w="1696" w:type="dxa"/>
          </w:tcPr>
          <w:p w14:paraId="38B54433" w14:textId="01A7A6DE" w:rsidR="00F9499B" w:rsidRPr="00DF4627" w:rsidRDefault="00F9499B" w:rsidP="00F9499B">
            <w:pPr>
              <w:rPr>
                <w:sz w:val="20"/>
                <w:szCs w:val="20"/>
              </w:rPr>
            </w:pPr>
            <w:r w:rsidRPr="00DF4627">
              <w:rPr>
                <w:sz w:val="20"/>
                <w:szCs w:val="20"/>
              </w:rPr>
              <w:t>B extended bad</w:t>
            </w:r>
          </w:p>
        </w:tc>
        <w:tc>
          <w:tcPr>
            <w:tcW w:w="1276" w:type="dxa"/>
          </w:tcPr>
          <w:p w14:paraId="1D0618BE" w14:textId="0F1FF87F" w:rsidR="00F9499B" w:rsidRPr="00DF4627" w:rsidRDefault="00F9499B" w:rsidP="00F9499B">
            <w:pPr>
              <w:rPr>
                <w:sz w:val="20"/>
                <w:szCs w:val="20"/>
              </w:rPr>
            </w:pPr>
            <w:r w:rsidRPr="00DF4627">
              <w:rPr>
                <w:sz w:val="20"/>
                <w:szCs w:val="20"/>
              </w:rPr>
              <w:t>By batch</w:t>
            </w:r>
          </w:p>
        </w:tc>
        <w:tc>
          <w:tcPr>
            <w:tcW w:w="4820" w:type="dxa"/>
          </w:tcPr>
          <w:p w14:paraId="0DEFFE0E" w14:textId="1C8C3E65" w:rsidR="00F9499B" w:rsidRPr="00DF4627" w:rsidRDefault="00F9499B" w:rsidP="00F9499B">
            <w:pPr>
              <w:rPr>
                <w:sz w:val="20"/>
                <w:szCs w:val="20"/>
              </w:rPr>
            </w:pPr>
            <w:r w:rsidRPr="005E4ADA">
              <w:rPr>
                <w:sz w:val="20"/>
                <w:szCs w:val="20"/>
              </w:rPr>
              <w:t xml:space="preserve">Additional outlier batches by an </w:t>
            </w:r>
            <w:r w:rsidR="00906914">
              <w:rPr>
                <w:sz w:val="20"/>
                <w:szCs w:val="20"/>
              </w:rPr>
              <w:t>additional</w:t>
            </w:r>
            <w:r w:rsidRPr="005E4ADA">
              <w:rPr>
                <w:sz w:val="20"/>
                <w:szCs w:val="20"/>
              </w:rPr>
              <w:t xml:space="preserve"> QN manual screening removed</w:t>
            </w:r>
            <w:r w:rsidR="00FA6AFC" w:rsidRPr="005E4ADA">
              <w:rPr>
                <w:sz w:val="20"/>
                <w:szCs w:val="20"/>
              </w:rPr>
              <w:t xml:space="preserve"> from strategy A confirmed bad. The batches removed: GPL6244_FFPE_Unknown, GPL17586_FF_Unknown, GPL20188</w:t>
            </w:r>
            <w:r w:rsidR="00FA6AFC" w:rsidRPr="00FA6AFC">
              <w:rPr>
                <w:sz w:val="20"/>
                <w:szCs w:val="20"/>
              </w:rPr>
              <w:t>_FF_Unknown</w:t>
            </w:r>
            <w:r w:rsidR="00FA6AFC">
              <w:rPr>
                <w:sz w:val="20"/>
                <w:szCs w:val="20"/>
              </w:rPr>
              <w:t xml:space="preserve">, </w:t>
            </w:r>
            <w:r w:rsidR="00FA6AFC" w:rsidRPr="00FA6AFC">
              <w:rPr>
                <w:sz w:val="20"/>
                <w:szCs w:val="20"/>
              </w:rPr>
              <w:lastRenderedPageBreak/>
              <w:t>GPL23541_FF_Unknown</w:t>
            </w:r>
            <w:r w:rsidR="00FA6AFC">
              <w:rPr>
                <w:sz w:val="20"/>
                <w:szCs w:val="20"/>
              </w:rPr>
              <w:t xml:space="preserve">, </w:t>
            </w:r>
            <w:r w:rsidR="00FA6AFC" w:rsidRPr="00FA6AFC">
              <w:rPr>
                <w:sz w:val="20"/>
                <w:szCs w:val="20"/>
              </w:rPr>
              <w:t>GPL887_FFPE_Unknown</w:t>
            </w:r>
            <w:r w:rsidR="00FA6AFC">
              <w:rPr>
                <w:sz w:val="20"/>
                <w:szCs w:val="20"/>
              </w:rPr>
              <w:t xml:space="preserve">, </w:t>
            </w:r>
            <w:r w:rsidR="00FA6AFC" w:rsidRPr="00FA6AFC">
              <w:rPr>
                <w:sz w:val="20"/>
                <w:szCs w:val="20"/>
              </w:rPr>
              <w:t>GPL26356_FF_Unknown</w:t>
            </w:r>
            <w:r w:rsidR="00FA6AFC">
              <w:rPr>
                <w:sz w:val="20"/>
                <w:szCs w:val="20"/>
              </w:rPr>
              <w:t xml:space="preserve">, </w:t>
            </w:r>
            <w:r w:rsidR="00FA6AFC" w:rsidRPr="00FA6AFC">
              <w:rPr>
                <w:sz w:val="20"/>
                <w:szCs w:val="20"/>
              </w:rPr>
              <w:t>GPL17047_FF_Unknown</w:t>
            </w:r>
            <w:r w:rsidR="00FA6AFC">
              <w:rPr>
                <w:sz w:val="20"/>
                <w:szCs w:val="20"/>
              </w:rPr>
              <w:t xml:space="preserve">, </w:t>
            </w:r>
            <w:r w:rsidR="00FA6AFC" w:rsidRPr="00FA6AFC">
              <w:rPr>
                <w:sz w:val="20"/>
                <w:szCs w:val="20"/>
              </w:rPr>
              <w:t>GPL6244_FF_Unknown</w:t>
            </w:r>
          </w:p>
        </w:tc>
        <w:tc>
          <w:tcPr>
            <w:tcW w:w="567" w:type="dxa"/>
          </w:tcPr>
          <w:p w14:paraId="4AF20812" w14:textId="707BF44A" w:rsidR="00F9499B" w:rsidRPr="00DF4627" w:rsidRDefault="00F9499B" w:rsidP="00F9499B">
            <w:pPr>
              <w:rPr>
                <w:sz w:val="20"/>
                <w:szCs w:val="20"/>
              </w:rPr>
            </w:pPr>
            <w:r w:rsidRPr="00DF4627">
              <w:rPr>
                <w:sz w:val="20"/>
                <w:szCs w:val="20"/>
              </w:rPr>
              <w:lastRenderedPageBreak/>
              <w:t>5108</w:t>
            </w:r>
          </w:p>
        </w:tc>
        <w:tc>
          <w:tcPr>
            <w:tcW w:w="991" w:type="dxa"/>
          </w:tcPr>
          <w:p w14:paraId="422C8217" w14:textId="716197EA" w:rsidR="00F9499B" w:rsidRPr="00DF4627" w:rsidRDefault="00F9499B" w:rsidP="00F9499B">
            <w:pPr>
              <w:rPr>
                <w:sz w:val="20"/>
                <w:szCs w:val="20"/>
              </w:rPr>
            </w:pPr>
            <w:r w:rsidRPr="00DF4627">
              <w:rPr>
                <w:sz w:val="20"/>
                <w:szCs w:val="20"/>
              </w:rPr>
              <w:t>1</w:t>
            </w:r>
          </w:p>
        </w:tc>
      </w:tr>
      <w:tr w:rsidR="00F9499B" w14:paraId="6134454A" w14:textId="77777777" w:rsidTr="00FA6AFC">
        <w:tc>
          <w:tcPr>
            <w:tcW w:w="1696" w:type="dxa"/>
          </w:tcPr>
          <w:p w14:paraId="2A5C3C07" w14:textId="4CA6693D" w:rsidR="00F9499B" w:rsidRPr="00DF4627" w:rsidRDefault="00F9499B" w:rsidP="00F9499B">
            <w:pPr>
              <w:rPr>
                <w:sz w:val="20"/>
                <w:szCs w:val="20"/>
              </w:rPr>
            </w:pPr>
            <w:r w:rsidRPr="00DF4627">
              <w:rPr>
                <w:sz w:val="20"/>
                <w:szCs w:val="20"/>
              </w:rPr>
              <w:t>E1 iterative r1</w:t>
            </w:r>
          </w:p>
        </w:tc>
        <w:tc>
          <w:tcPr>
            <w:tcW w:w="1276" w:type="dxa"/>
          </w:tcPr>
          <w:p w14:paraId="2F779E9A" w14:textId="588CCAC5" w:rsidR="00F9499B" w:rsidRPr="00DF4627" w:rsidRDefault="00F9499B" w:rsidP="00F9499B">
            <w:pPr>
              <w:rPr>
                <w:sz w:val="20"/>
                <w:szCs w:val="20"/>
              </w:rPr>
            </w:pPr>
            <w:r w:rsidRPr="00DF4627">
              <w:rPr>
                <w:sz w:val="20"/>
                <w:szCs w:val="20"/>
              </w:rPr>
              <w:t>By batch</w:t>
            </w:r>
          </w:p>
        </w:tc>
        <w:tc>
          <w:tcPr>
            <w:tcW w:w="4820" w:type="dxa"/>
          </w:tcPr>
          <w:p w14:paraId="1B0C4D6B" w14:textId="01AB68C1" w:rsidR="00F9499B" w:rsidRPr="00DF4627" w:rsidRDefault="00F9499B" w:rsidP="00F9499B">
            <w:pPr>
              <w:rPr>
                <w:sz w:val="20"/>
                <w:szCs w:val="20"/>
              </w:rPr>
            </w:pPr>
            <w:r w:rsidRPr="00DF4627">
              <w:rPr>
                <w:sz w:val="20"/>
                <w:szCs w:val="20"/>
              </w:rPr>
              <w:t xml:space="preserve">One more batch with highest PC distance from the global centroid removed from the strategy A </w:t>
            </w:r>
          </w:p>
        </w:tc>
        <w:tc>
          <w:tcPr>
            <w:tcW w:w="567" w:type="dxa"/>
          </w:tcPr>
          <w:p w14:paraId="4202C2AF" w14:textId="49FA5EAC" w:rsidR="00F9499B" w:rsidRPr="00DF4627" w:rsidRDefault="00F9499B" w:rsidP="00F9499B">
            <w:pPr>
              <w:rPr>
                <w:sz w:val="20"/>
                <w:szCs w:val="20"/>
              </w:rPr>
            </w:pPr>
            <w:r w:rsidRPr="00DF4627">
              <w:rPr>
                <w:sz w:val="20"/>
                <w:szCs w:val="20"/>
              </w:rPr>
              <w:t>5420</w:t>
            </w:r>
          </w:p>
        </w:tc>
        <w:tc>
          <w:tcPr>
            <w:tcW w:w="991" w:type="dxa"/>
          </w:tcPr>
          <w:p w14:paraId="7EF391FB" w14:textId="480DD3A2" w:rsidR="00F9499B" w:rsidRPr="00DF4627" w:rsidRDefault="00F9499B" w:rsidP="00F9499B">
            <w:pPr>
              <w:rPr>
                <w:sz w:val="20"/>
                <w:szCs w:val="20"/>
              </w:rPr>
            </w:pPr>
            <w:r w:rsidRPr="00DF4627">
              <w:rPr>
                <w:sz w:val="20"/>
                <w:szCs w:val="20"/>
              </w:rPr>
              <w:t>1</w:t>
            </w:r>
          </w:p>
        </w:tc>
      </w:tr>
      <w:tr w:rsidR="00F9499B" w14:paraId="46B0F451" w14:textId="77777777" w:rsidTr="00FA6AFC">
        <w:tc>
          <w:tcPr>
            <w:tcW w:w="1696" w:type="dxa"/>
          </w:tcPr>
          <w:p w14:paraId="2D531282" w14:textId="75C14C28" w:rsidR="00F9499B" w:rsidRPr="00DF4627" w:rsidRDefault="00F9499B" w:rsidP="00F9499B">
            <w:pPr>
              <w:rPr>
                <w:sz w:val="20"/>
                <w:szCs w:val="20"/>
              </w:rPr>
            </w:pPr>
            <w:r w:rsidRPr="00DF4627">
              <w:rPr>
                <w:sz w:val="20"/>
                <w:szCs w:val="20"/>
              </w:rPr>
              <w:t>E2 iterative r2</w:t>
            </w:r>
          </w:p>
        </w:tc>
        <w:tc>
          <w:tcPr>
            <w:tcW w:w="1276" w:type="dxa"/>
          </w:tcPr>
          <w:p w14:paraId="66F9CAE8" w14:textId="2C4BCEF8" w:rsidR="00F9499B" w:rsidRPr="00DF4627" w:rsidRDefault="00F9499B" w:rsidP="00F9499B">
            <w:pPr>
              <w:rPr>
                <w:sz w:val="20"/>
                <w:szCs w:val="20"/>
              </w:rPr>
            </w:pPr>
            <w:r w:rsidRPr="00DF4627">
              <w:rPr>
                <w:sz w:val="20"/>
                <w:szCs w:val="20"/>
              </w:rPr>
              <w:t>By batch</w:t>
            </w:r>
          </w:p>
        </w:tc>
        <w:tc>
          <w:tcPr>
            <w:tcW w:w="4820" w:type="dxa"/>
          </w:tcPr>
          <w:p w14:paraId="17EA23A4" w14:textId="33BA3130" w:rsidR="00F9499B" w:rsidRPr="00DF4627" w:rsidRDefault="00F9499B" w:rsidP="00F9499B">
            <w:pPr>
              <w:rPr>
                <w:sz w:val="20"/>
                <w:szCs w:val="20"/>
              </w:rPr>
            </w:pPr>
            <w:r w:rsidRPr="00DF4627">
              <w:rPr>
                <w:sz w:val="20"/>
                <w:szCs w:val="20"/>
              </w:rPr>
              <w:t>One more batch with highest PC distance from the global centroid removed from the strategy E1</w:t>
            </w:r>
          </w:p>
        </w:tc>
        <w:tc>
          <w:tcPr>
            <w:tcW w:w="567" w:type="dxa"/>
          </w:tcPr>
          <w:p w14:paraId="0C65F9A3" w14:textId="79F5A47B" w:rsidR="00F9499B" w:rsidRPr="00DF4627" w:rsidRDefault="00F9499B" w:rsidP="00F9499B">
            <w:pPr>
              <w:rPr>
                <w:sz w:val="20"/>
                <w:szCs w:val="20"/>
              </w:rPr>
            </w:pPr>
            <w:r w:rsidRPr="00DF4627">
              <w:rPr>
                <w:sz w:val="20"/>
                <w:szCs w:val="20"/>
              </w:rPr>
              <w:t>5387</w:t>
            </w:r>
          </w:p>
        </w:tc>
        <w:tc>
          <w:tcPr>
            <w:tcW w:w="991" w:type="dxa"/>
          </w:tcPr>
          <w:p w14:paraId="3F269863" w14:textId="3CAC1D62" w:rsidR="00F9499B" w:rsidRPr="00DF4627" w:rsidRDefault="00F9499B" w:rsidP="00F9499B">
            <w:pPr>
              <w:rPr>
                <w:sz w:val="20"/>
                <w:szCs w:val="20"/>
              </w:rPr>
            </w:pPr>
            <w:r w:rsidRPr="00DF4627">
              <w:rPr>
                <w:sz w:val="20"/>
                <w:szCs w:val="20"/>
              </w:rPr>
              <w:t>1</w:t>
            </w:r>
          </w:p>
        </w:tc>
      </w:tr>
      <w:tr w:rsidR="00F9499B" w14:paraId="30006529" w14:textId="77777777" w:rsidTr="00FA6AFC">
        <w:tc>
          <w:tcPr>
            <w:tcW w:w="1696" w:type="dxa"/>
          </w:tcPr>
          <w:p w14:paraId="0D99A5EA" w14:textId="1391E436" w:rsidR="00F9499B" w:rsidRPr="00DF4627" w:rsidRDefault="00F9499B" w:rsidP="00F9499B">
            <w:pPr>
              <w:rPr>
                <w:sz w:val="20"/>
                <w:szCs w:val="20"/>
              </w:rPr>
            </w:pPr>
            <w:r w:rsidRPr="00DF4627">
              <w:rPr>
                <w:sz w:val="20"/>
                <w:szCs w:val="20"/>
              </w:rPr>
              <w:t>E3 iterative r3</w:t>
            </w:r>
          </w:p>
        </w:tc>
        <w:tc>
          <w:tcPr>
            <w:tcW w:w="1276" w:type="dxa"/>
          </w:tcPr>
          <w:p w14:paraId="5A7EB75B" w14:textId="734FCD0B" w:rsidR="00F9499B" w:rsidRPr="00DF4627" w:rsidRDefault="00F9499B" w:rsidP="00F9499B">
            <w:pPr>
              <w:rPr>
                <w:sz w:val="20"/>
                <w:szCs w:val="20"/>
              </w:rPr>
            </w:pPr>
            <w:r w:rsidRPr="00DF4627">
              <w:rPr>
                <w:sz w:val="20"/>
                <w:szCs w:val="20"/>
              </w:rPr>
              <w:t>By batch</w:t>
            </w:r>
          </w:p>
        </w:tc>
        <w:tc>
          <w:tcPr>
            <w:tcW w:w="4820" w:type="dxa"/>
          </w:tcPr>
          <w:p w14:paraId="4A4D047C" w14:textId="43E1F6EA" w:rsidR="00F9499B" w:rsidRPr="00DF4627" w:rsidRDefault="00F9499B" w:rsidP="00F9499B">
            <w:pPr>
              <w:rPr>
                <w:sz w:val="20"/>
                <w:szCs w:val="20"/>
              </w:rPr>
            </w:pPr>
            <w:r w:rsidRPr="00DF4627">
              <w:rPr>
                <w:sz w:val="20"/>
                <w:szCs w:val="20"/>
              </w:rPr>
              <w:t>One more batch with highest PC distance from the global centroid removed from the strategy E2</w:t>
            </w:r>
          </w:p>
        </w:tc>
        <w:tc>
          <w:tcPr>
            <w:tcW w:w="567" w:type="dxa"/>
          </w:tcPr>
          <w:p w14:paraId="07B1EE81" w14:textId="4A03A884" w:rsidR="00F9499B" w:rsidRPr="00DF4627" w:rsidRDefault="00F9499B" w:rsidP="00F9499B">
            <w:pPr>
              <w:rPr>
                <w:sz w:val="20"/>
                <w:szCs w:val="20"/>
              </w:rPr>
            </w:pPr>
            <w:r w:rsidRPr="00DF4627">
              <w:rPr>
                <w:sz w:val="20"/>
                <w:szCs w:val="20"/>
              </w:rPr>
              <w:t>5256</w:t>
            </w:r>
          </w:p>
        </w:tc>
        <w:tc>
          <w:tcPr>
            <w:tcW w:w="991" w:type="dxa"/>
          </w:tcPr>
          <w:p w14:paraId="50177C17" w14:textId="31F01776" w:rsidR="00F9499B" w:rsidRPr="00DF4627" w:rsidRDefault="00F9499B" w:rsidP="00F9499B">
            <w:pPr>
              <w:rPr>
                <w:sz w:val="20"/>
                <w:szCs w:val="20"/>
              </w:rPr>
            </w:pPr>
            <w:r w:rsidRPr="00DF4627">
              <w:rPr>
                <w:sz w:val="20"/>
                <w:szCs w:val="20"/>
              </w:rPr>
              <w:t>1</w:t>
            </w:r>
          </w:p>
        </w:tc>
      </w:tr>
      <w:tr w:rsidR="006A776D" w14:paraId="5AFC446B" w14:textId="77777777" w:rsidTr="00FA6AFC">
        <w:tc>
          <w:tcPr>
            <w:tcW w:w="1696" w:type="dxa"/>
          </w:tcPr>
          <w:p w14:paraId="412E2339" w14:textId="0CE8B77C" w:rsidR="006A776D" w:rsidRPr="00DF4627" w:rsidRDefault="00926C5C" w:rsidP="00AA49C7">
            <w:pPr>
              <w:rPr>
                <w:sz w:val="20"/>
                <w:szCs w:val="20"/>
              </w:rPr>
            </w:pPr>
            <w:r w:rsidRPr="00DF4627">
              <w:rPr>
                <w:sz w:val="20"/>
                <w:szCs w:val="20"/>
              </w:rPr>
              <w:t xml:space="preserve">H </w:t>
            </w:r>
            <w:r w:rsidR="00C74DD4" w:rsidRPr="00DF4627">
              <w:rPr>
                <w:sz w:val="20"/>
                <w:szCs w:val="20"/>
              </w:rPr>
              <w:t>Affymetrix</w:t>
            </w:r>
            <w:r w:rsidRPr="00DF4627">
              <w:rPr>
                <w:sz w:val="20"/>
                <w:szCs w:val="20"/>
              </w:rPr>
              <w:t xml:space="preserve"> extended</w:t>
            </w:r>
          </w:p>
        </w:tc>
        <w:tc>
          <w:tcPr>
            <w:tcW w:w="1276" w:type="dxa"/>
          </w:tcPr>
          <w:p w14:paraId="220A1182" w14:textId="5212EDD9" w:rsidR="006A776D" w:rsidRPr="00DF4627" w:rsidRDefault="00843113" w:rsidP="00AA49C7">
            <w:pPr>
              <w:rPr>
                <w:sz w:val="20"/>
                <w:szCs w:val="20"/>
              </w:rPr>
            </w:pPr>
            <w:r w:rsidRPr="00DF4627">
              <w:rPr>
                <w:sz w:val="20"/>
                <w:szCs w:val="20"/>
              </w:rPr>
              <w:t>By platform</w:t>
            </w:r>
          </w:p>
        </w:tc>
        <w:tc>
          <w:tcPr>
            <w:tcW w:w="4820" w:type="dxa"/>
          </w:tcPr>
          <w:p w14:paraId="774E6CDC" w14:textId="07C49CFB" w:rsidR="006A776D" w:rsidRPr="00DF4627" w:rsidRDefault="00445898" w:rsidP="00AA49C7">
            <w:pPr>
              <w:rPr>
                <w:sz w:val="20"/>
                <w:szCs w:val="20"/>
              </w:rPr>
            </w:pPr>
            <w:r w:rsidRPr="00DF4627">
              <w:rPr>
                <w:sz w:val="20"/>
                <w:szCs w:val="20"/>
              </w:rPr>
              <w:t xml:space="preserve">All </w:t>
            </w:r>
            <w:r w:rsidR="00C74DD4" w:rsidRPr="00DF4627">
              <w:rPr>
                <w:sz w:val="20"/>
                <w:szCs w:val="20"/>
              </w:rPr>
              <w:t xml:space="preserve">Affymetrix </w:t>
            </w:r>
            <w:r w:rsidR="002D1D86" w:rsidRPr="00DF4627">
              <w:rPr>
                <w:sz w:val="20"/>
                <w:szCs w:val="20"/>
              </w:rPr>
              <w:t>batches included</w:t>
            </w:r>
          </w:p>
        </w:tc>
        <w:tc>
          <w:tcPr>
            <w:tcW w:w="567" w:type="dxa"/>
          </w:tcPr>
          <w:p w14:paraId="16B31C73" w14:textId="6177F266" w:rsidR="006A776D" w:rsidRPr="00DF4627" w:rsidRDefault="00A971C5" w:rsidP="00AA49C7">
            <w:pPr>
              <w:rPr>
                <w:sz w:val="20"/>
                <w:szCs w:val="20"/>
              </w:rPr>
            </w:pPr>
            <w:r>
              <w:rPr>
                <w:sz w:val="20"/>
                <w:szCs w:val="20"/>
              </w:rPr>
              <w:t>3727</w:t>
            </w:r>
          </w:p>
        </w:tc>
        <w:tc>
          <w:tcPr>
            <w:tcW w:w="991" w:type="dxa"/>
          </w:tcPr>
          <w:p w14:paraId="70572A3C" w14:textId="66F5243E" w:rsidR="006A776D" w:rsidRPr="00DF4627" w:rsidRDefault="00F9499B" w:rsidP="00AA49C7">
            <w:pPr>
              <w:rPr>
                <w:sz w:val="20"/>
                <w:szCs w:val="20"/>
              </w:rPr>
            </w:pPr>
            <w:r w:rsidRPr="00DF4627">
              <w:rPr>
                <w:sz w:val="20"/>
                <w:szCs w:val="20"/>
              </w:rPr>
              <w:t>2</w:t>
            </w:r>
          </w:p>
        </w:tc>
      </w:tr>
      <w:tr w:rsidR="006A776D" w14:paraId="203D9170" w14:textId="77777777" w:rsidTr="00FA6AFC">
        <w:tc>
          <w:tcPr>
            <w:tcW w:w="1696" w:type="dxa"/>
          </w:tcPr>
          <w:p w14:paraId="1AD9AA0B" w14:textId="2AB45640" w:rsidR="006A776D" w:rsidRPr="00DF4627" w:rsidRDefault="00C122B7" w:rsidP="00AA49C7">
            <w:pPr>
              <w:rPr>
                <w:sz w:val="20"/>
                <w:szCs w:val="20"/>
              </w:rPr>
            </w:pPr>
            <w:r w:rsidRPr="00DF4627">
              <w:rPr>
                <w:sz w:val="20"/>
                <w:szCs w:val="20"/>
              </w:rPr>
              <w:t>I rare batches removal</w:t>
            </w:r>
          </w:p>
        </w:tc>
        <w:tc>
          <w:tcPr>
            <w:tcW w:w="1276" w:type="dxa"/>
          </w:tcPr>
          <w:p w14:paraId="2B5D346D" w14:textId="577A0DBD" w:rsidR="006A776D" w:rsidRPr="00DF4627" w:rsidRDefault="00843113" w:rsidP="00AA49C7">
            <w:pPr>
              <w:rPr>
                <w:sz w:val="20"/>
                <w:szCs w:val="20"/>
              </w:rPr>
            </w:pPr>
            <w:r w:rsidRPr="00DF4627">
              <w:rPr>
                <w:sz w:val="20"/>
                <w:szCs w:val="20"/>
              </w:rPr>
              <w:t>By batch</w:t>
            </w:r>
          </w:p>
        </w:tc>
        <w:tc>
          <w:tcPr>
            <w:tcW w:w="4820" w:type="dxa"/>
          </w:tcPr>
          <w:p w14:paraId="31B0F791" w14:textId="58160BAA" w:rsidR="006A776D" w:rsidRPr="00DF4627" w:rsidRDefault="002D1D86" w:rsidP="00AA49C7">
            <w:pPr>
              <w:rPr>
                <w:sz w:val="20"/>
                <w:szCs w:val="20"/>
              </w:rPr>
            </w:pPr>
            <w:r w:rsidRPr="00DF4627">
              <w:rPr>
                <w:sz w:val="20"/>
                <w:szCs w:val="20"/>
              </w:rPr>
              <w:t>Batches with less than 50 samples excluded</w:t>
            </w:r>
          </w:p>
        </w:tc>
        <w:tc>
          <w:tcPr>
            <w:tcW w:w="567" w:type="dxa"/>
          </w:tcPr>
          <w:p w14:paraId="6D163177" w14:textId="6496FE9C" w:rsidR="006A776D" w:rsidRPr="00DF4627" w:rsidRDefault="00FA6AFC" w:rsidP="00AA49C7">
            <w:pPr>
              <w:rPr>
                <w:sz w:val="20"/>
                <w:szCs w:val="20"/>
              </w:rPr>
            </w:pPr>
            <w:r>
              <w:rPr>
                <w:sz w:val="20"/>
                <w:szCs w:val="20"/>
              </w:rPr>
              <w:t>6803</w:t>
            </w:r>
          </w:p>
        </w:tc>
        <w:tc>
          <w:tcPr>
            <w:tcW w:w="991" w:type="dxa"/>
          </w:tcPr>
          <w:p w14:paraId="0774A07D" w14:textId="657C3B95" w:rsidR="006A776D" w:rsidRPr="00DF4627" w:rsidRDefault="00F9499B" w:rsidP="00AA49C7">
            <w:pPr>
              <w:rPr>
                <w:sz w:val="20"/>
                <w:szCs w:val="20"/>
              </w:rPr>
            </w:pPr>
            <w:r w:rsidRPr="00DF4627">
              <w:rPr>
                <w:sz w:val="20"/>
                <w:szCs w:val="20"/>
              </w:rPr>
              <w:t>2</w:t>
            </w:r>
          </w:p>
        </w:tc>
      </w:tr>
      <w:tr w:rsidR="006A776D" w14:paraId="51EB41DE" w14:textId="77777777" w:rsidTr="00FA6AFC">
        <w:tc>
          <w:tcPr>
            <w:tcW w:w="1696" w:type="dxa"/>
          </w:tcPr>
          <w:p w14:paraId="750127BD" w14:textId="3A07E765" w:rsidR="006A776D" w:rsidRPr="00DF4627" w:rsidRDefault="00744732" w:rsidP="00AA49C7">
            <w:pPr>
              <w:rPr>
                <w:sz w:val="20"/>
                <w:szCs w:val="20"/>
              </w:rPr>
            </w:pPr>
            <w:r w:rsidRPr="00DF4627">
              <w:rPr>
                <w:sz w:val="20"/>
                <w:szCs w:val="20"/>
              </w:rPr>
              <w:t>K FFPE only</w:t>
            </w:r>
          </w:p>
        </w:tc>
        <w:tc>
          <w:tcPr>
            <w:tcW w:w="1276" w:type="dxa"/>
          </w:tcPr>
          <w:p w14:paraId="485E6463" w14:textId="19330E5B" w:rsidR="006A776D" w:rsidRPr="00DF4627" w:rsidRDefault="00076AB7" w:rsidP="00AA49C7">
            <w:pPr>
              <w:rPr>
                <w:sz w:val="20"/>
                <w:szCs w:val="20"/>
              </w:rPr>
            </w:pPr>
            <w:r w:rsidRPr="00DF4627">
              <w:rPr>
                <w:sz w:val="20"/>
                <w:szCs w:val="20"/>
              </w:rPr>
              <w:t>By biomaterial</w:t>
            </w:r>
          </w:p>
        </w:tc>
        <w:tc>
          <w:tcPr>
            <w:tcW w:w="4820" w:type="dxa"/>
          </w:tcPr>
          <w:p w14:paraId="683E0500" w14:textId="724E6E24" w:rsidR="006A776D" w:rsidRPr="00DF4627" w:rsidRDefault="002D1D86" w:rsidP="00AA49C7">
            <w:pPr>
              <w:rPr>
                <w:sz w:val="20"/>
                <w:szCs w:val="20"/>
              </w:rPr>
            </w:pPr>
            <w:r w:rsidRPr="00DF4627">
              <w:rPr>
                <w:sz w:val="20"/>
                <w:szCs w:val="20"/>
              </w:rPr>
              <w:t>FFPE batches included</w:t>
            </w:r>
          </w:p>
        </w:tc>
        <w:tc>
          <w:tcPr>
            <w:tcW w:w="567" w:type="dxa"/>
          </w:tcPr>
          <w:p w14:paraId="2E52C571" w14:textId="3044E669" w:rsidR="006A776D" w:rsidRPr="00DF4627" w:rsidRDefault="00744732" w:rsidP="00AA49C7">
            <w:pPr>
              <w:rPr>
                <w:sz w:val="20"/>
                <w:szCs w:val="20"/>
              </w:rPr>
            </w:pPr>
            <w:r w:rsidRPr="00DF4627">
              <w:rPr>
                <w:sz w:val="20"/>
                <w:szCs w:val="20"/>
              </w:rPr>
              <w:t>3000???</w:t>
            </w:r>
          </w:p>
        </w:tc>
        <w:tc>
          <w:tcPr>
            <w:tcW w:w="991" w:type="dxa"/>
          </w:tcPr>
          <w:p w14:paraId="386D3DDE" w14:textId="6A06B3E5" w:rsidR="006A776D" w:rsidRPr="00DF4627" w:rsidRDefault="00F9499B" w:rsidP="00AA49C7">
            <w:pPr>
              <w:rPr>
                <w:sz w:val="20"/>
                <w:szCs w:val="20"/>
              </w:rPr>
            </w:pPr>
            <w:r w:rsidRPr="00DF4627">
              <w:rPr>
                <w:sz w:val="20"/>
                <w:szCs w:val="20"/>
              </w:rPr>
              <w:t>3</w:t>
            </w:r>
          </w:p>
        </w:tc>
      </w:tr>
      <w:tr w:rsidR="006A776D" w14:paraId="06BF47DF" w14:textId="77777777" w:rsidTr="00FA6AFC">
        <w:tc>
          <w:tcPr>
            <w:tcW w:w="1696" w:type="dxa"/>
          </w:tcPr>
          <w:p w14:paraId="494AC1C8" w14:textId="10C26E12" w:rsidR="006A776D" w:rsidRPr="00DF4627" w:rsidRDefault="00744732" w:rsidP="00AA49C7">
            <w:pPr>
              <w:rPr>
                <w:sz w:val="20"/>
                <w:szCs w:val="20"/>
              </w:rPr>
            </w:pPr>
            <w:r w:rsidRPr="00DF4627">
              <w:rPr>
                <w:sz w:val="20"/>
                <w:szCs w:val="20"/>
              </w:rPr>
              <w:t>J FF only</w:t>
            </w:r>
          </w:p>
        </w:tc>
        <w:tc>
          <w:tcPr>
            <w:tcW w:w="1276" w:type="dxa"/>
          </w:tcPr>
          <w:p w14:paraId="53F8F138" w14:textId="43337C0A" w:rsidR="006A776D" w:rsidRPr="00DF4627" w:rsidRDefault="00076AB7" w:rsidP="00AA49C7">
            <w:pPr>
              <w:rPr>
                <w:sz w:val="20"/>
                <w:szCs w:val="20"/>
              </w:rPr>
            </w:pPr>
            <w:r w:rsidRPr="00DF4627">
              <w:rPr>
                <w:sz w:val="20"/>
                <w:szCs w:val="20"/>
              </w:rPr>
              <w:t>By biomaterial</w:t>
            </w:r>
          </w:p>
        </w:tc>
        <w:tc>
          <w:tcPr>
            <w:tcW w:w="4820" w:type="dxa"/>
          </w:tcPr>
          <w:p w14:paraId="104AC9D6" w14:textId="1B860024" w:rsidR="006A776D" w:rsidRPr="00DF4627" w:rsidRDefault="00FA7FCD" w:rsidP="00AA49C7">
            <w:pPr>
              <w:rPr>
                <w:sz w:val="20"/>
                <w:szCs w:val="20"/>
              </w:rPr>
            </w:pPr>
            <w:r w:rsidRPr="00DF4627">
              <w:rPr>
                <w:sz w:val="20"/>
                <w:szCs w:val="20"/>
              </w:rPr>
              <w:t>All batches classified as FF included</w:t>
            </w:r>
          </w:p>
        </w:tc>
        <w:tc>
          <w:tcPr>
            <w:tcW w:w="567" w:type="dxa"/>
          </w:tcPr>
          <w:p w14:paraId="202DDE14" w14:textId="77661A62" w:rsidR="006A776D" w:rsidRPr="00DF4627" w:rsidRDefault="00BA7F58" w:rsidP="00AA49C7">
            <w:pPr>
              <w:rPr>
                <w:sz w:val="20"/>
                <w:szCs w:val="20"/>
              </w:rPr>
            </w:pPr>
            <w:r w:rsidRPr="00DF4627">
              <w:rPr>
                <w:sz w:val="20"/>
                <w:szCs w:val="20"/>
              </w:rPr>
              <w:t>3167</w:t>
            </w:r>
          </w:p>
        </w:tc>
        <w:tc>
          <w:tcPr>
            <w:tcW w:w="991" w:type="dxa"/>
          </w:tcPr>
          <w:p w14:paraId="1AAD55BF" w14:textId="1E304032" w:rsidR="006A776D" w:rsidRPr="00DF4627" w:rsidRDefault="00F9499B" w:rsidP="00AA49C7">
            <w:pPr>
              <w:rPr>
                <w:sz w:val="20"/>
                <w:szCs w:val="20"/>
              </w:rPr>
            </w:pPr>
            <w:r w:rsidRPr="00DF4627">
              <w:rPr>
                <w:sz w:val="20"/>
                <w:szCs w:val="20"/>
              </w:rPr>
              <w:t>3</w:t>
            </w:r>
          </w:p>
        </w:tc>
      </w:tr>
    </w:tbl>
    <w:p w14:paraId="266D07A5" w14:textId="77777777" w:rsidR="00C724A5" w:rsidRDefault="00C724A5" w:rsidP="00AA49C7"/>
    <w:p w14:paraId="785CE195" w14:textId="77777777" w:rsidR="00181C67" w:rsidRPr="00AA49C7" w:rsidRDefault="00181C67" w:rsidP="00AA49C7"/>
    <w:p w14:paraId="48AE8767" w14:textId="77777777" w:rsidR="00176F5D" w:rsidRDefault="00176F5D" w:rsidP="00176F5D"/>
    <w:p w14:paraId="6A8D4545" w14:textId="4E9E79EA" w:rsidR="00176F5D" w:rsidRDefault="00176F5D" w:rsidP="00176F5D">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Missing expression</w:t>
      </w:r>
      <w:r w:rsidR="008C2002">
        <w:rPr>
          <w:rFonts w:ascii="Times New Roman" w:eastAsia="Times New Roman" w:hAnsi="Times New Roman" w:cs="Times New Roman"/>
          <w:b/>
          <w:bCs/>
          <w:color w:val="000000" w:themeColor="text1"/>
          <w:sz w:val="24"/>
          <w:szCs w:val="24"/>
        </w:rPr>
        <w:t xml:space="preserve"> values imputation</w:t>
      </w:r>
    </w:p>
    <w:p w14:paraId="57353C79" w14:textId="1CE85615" w:rsidR="00641B00" w:rsidRDefault="00F12015" w:rsidP="00641B00">
      <w:del w:id="4073" w:author="Reviewer (Claude)" w:date="2026-06-28T10:00:00Z">
        <w:r>
          <w:delText xml:space="preserve">For the multiplatform batch </w:delText>
        </w:r>
        <w:r w:rsidR="00A567CA">
          <w:delText xml:space="preserve">correction that we performed,</w:delText>
        </w:r>
        <w:r>
          <w:delText xml:space="preserve"> we expected thousands of genes to have </w:delText>
        </w:r>
        <w:r w:rsidR="00A567CA">
          <w:delText xml:space="preserve">N/A values between different batches (Supplementary Figure X - statistics of N/A genes in the initial dataset). </w:delText>
        </w:r>
        <w:r w:rsidR="00791A1D">
          <w:delText xml:space="preserve">Initially we employed 4 approaches to imputation of missing </w:delText>
        </w:r>
        <w:r>
          <w:delText xml:space="preserve">gene expression values</w:delText>
        </w:r>
        <w:r w:rsidR="00E33300">
          <w:delText xml:space="preserve">: strict, KNN, </w:delText>
        </w:r>
        <w:r w:rsidR="00E33300">
          <w:delText xml:space="preserve">softimpute</w:delText>
        </w:r>
        <w:r w:rsidR="00E33300">
          <w:delText xml:space="preserve"> and </w:delText>
        </w:r>
        <w:r w:rsidR="00E33300">
          <w:delText xml:space="preserve">missforest</w:delText>
        </w:r>
        <w:r w:rsidR="00E33300">
          <w:delText xml:space="preserve">. The strict approach was to exclude all genes that have N/A in at least one sample of a given prior batch removal strategy. </w:delText>
        </w:r>
        <w:r w:rsidR="00E7627C">
          <w:delText xml:space="preserve">Missforest</w:delText>
        </w:r>
        <w:r w:rsidR="00E7627C">
          <w:delText xml:space="preserve"> was excluded because it ran for more than 48 hours on an 8 CPU server with </w:delText>
        </w:r>
        <w:r w:rsidR="00DB51A5">
          <w:delText xml:space="preserve">64 RAM without completion, and therefore we considered it unacceptable for </w:delText>
        </w:r>
        <w:r w:rsidR="006445E9">
          <w:delText xml:space="preserve">the batch correction pipeline we have developed.</w:delText>
        </w:r>
      </w:del>
      <w:ins w:id="4074" w:author="Reviewer (Claude)" w:date="2026-06-28T10:00:00Z">
        <w:r>
          <w:t xml:space="preserve">Multi-platform batch correction introduced extensive missing expression values because different microarray platforms interrogate different gene sets (Supplementary Figure X). We initially evaluated four imputation approaches: strict NA exclusion, KNN, softimpute, and missForest. The strict approach excluded all genes with at least one NA value across any sample in a given strategy subset. MissForest was excluded from the benchmark after exceeding 48 hours of computation time on an 8-core, 64 GB RAM server without convergence, and was therefore deemed impractical for pipeline-scale application.</w:t>
        </w:r>
      </w:ins>
      <w:proofErr w:type="spellStart"/>
      <w:proofErr w:type="spellEnd"/>
      <w:proofErr w:type="spellStart"/>
      <w:proofErr w:type="spellEnd"/>
      <w:proofErr w:type="spellStart"/>
      <w:proofErr w:type="spellEnd"/>
    </w:p>
    <w:p w14:paraId="7733FDFB" w14:textId="29121155" w:rsidR="00D36CFF" w:rsidRDefault="00D36CFF" w:rsidP="00641B00">
      <w:r>
        <w:t xml:space="preserve">We ran KNN </w:t>
      </w:r>
      <w:r w:rsidR="007E2394">
        <w:t xml:space="preserve">imputation using the parameters … according to … and </w:t>
      </w:r>
      <w:proofErr w:type="spellStart"/>
      <w:r w:rsidR="007E2394">
        <w:t>softimpute</w:t>
      </w:r>
      <w:proofErr w:type="spellEnd"/>
      <w:r w:rsidR="007E2394">
        <w:t xml:space="preserve"> using the parameters according to …</w:t>
      </w:r>
      <w:r w:rsidR="003B418E">
        <w:t xml:space="preserve">, average computation time was </w:t>
      </w:r>
      <w:proofErr w:type="gramStart"/>
      <w:r w:rsidR="003B418E">
        <w:t>… .</w:t>
      </w:r>
      <w:proofErr w:type="gramEnd"/>
    </w:p>
    <w:p w14:paraId="5A8A7F3C" w14:textId="77777777" w:rsidR="006F4B5E" w:rsidRDefault="006F4B5E" w:rsidP="00641B00"/>
    <w:p w14:paraId="4B33A635" w14:textId="71E937A4" w:rsidR="006F4B5E" w:rsidRDefault="006F4B5E" w:rsidP="00641B00">
      <w:del w:id="4075" w:author="Reviewer (Claude)" w:date="2026-06-28T10:00:00Z">
        <w:r>
          <w:delText xml:space="preserve">Both KNN and </w:delText>
        </w:r>
        <w:r>
          <w:delText xml:space="preserve">Softimpute</w:delText>
        </w:r>
        <w:r>
          <w:delText xml:space="preserve"> imputation were applied only to those genes that has less than 20% samples with NA values </w:delText>
        </w:r>
        <w:r>
          <w:delText xml:space="preserve">in order to</w:delText>
        </w:r>
        <w:r>
          <w:delText xml:space="preserve"> increase reliability.</w:delText>
        </w:r>
      </w:del>
      <w:ins w:id="4076" w:author="Reviewer (Claude)" w:date="2026-06-28T10:00:00Z">
        <w:r>
          <w:t xml:space="preserve">Both KNN and softimpute imputation were applied exclusively to genes for which fewer than 20% of samples had NA expression values, to ensure sufficient observed data for reliable imputation.</w:t>
        </w:r>
      </w:ins>
      <w:proofErr w:type="spellStart"/>
      <w:proofErr w:type="spellEnd"/>
      <w:proofErr w:type="gramStart"/>
      <w:proofErr w:type="gramEnd"/>
    </w:p>
    <w:p w14:paraId="305DD18A" w14:textId="77777777" w:rsidR="00641B00" w:rsidRDefault="00641B00" w:rsidP="00641B00">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Harmonization methods</w:t>
      </w:r>
    </w:p>
    <w:p w14:paraId="4A5B493C" w14:textId="2A39B5B1" w:rsidR="00427B82" w:rsidRPr="00427B82" w:rsidRDefault="00427B82" w:rsidP="00641B00">
      <w:pPr>
        <w:rPr>
          <w:i/>
          <w:iCs/>
          <w:del w:id="4077" w:author="Reviewer (Claude)" w:date="2026-06-28T10:00:00Z"/>
        </w:rPr>
      </w:pPr>
      <w:del w:id="4078" w:author="Reviewer (Claude)" w:date="2026-06-28T10:00:00Z">
        <w:r w:rsidRPr="00427B82">
          <w:rPr>
            <w:i/>
            <w:iCs/>
          </w:rPr>
          <w:delText xml:space="preserve">Take a default Shambhala</w:delText>
        </w:r>
        <w:r w:rsidR="009304A7">
          <w:rPr>
            <w:i/>
            <w:iCs/>
          </w:rPr>
          <w:delText xml:space="preserve"> with standard P and Q </w:delText>
        </w:r>
        <w:r w:rsidR="00312A36">
          <w:rPr>
            <w:i/>
            <w:iCs/>
          </w:rPr>
          <w:delText xml:space="preserve">datasets</w:delText>
        </w:r>
        <w:r w:rsidRPr="00427B82">
          <w:rPr>
            <w:i/>
            <w:iCs/>
          </w:rPr>
          <w:delText xml:space="preserve">. </w:delText>
        </w:r>
      </w:del>
    </w:p>
    <w:p w14:paraId="705E4A8D" w14:textId="77777777" w:rsidR="00427B82" w:rsidRDefault="00427B82" w:rsidP="00641B00"/>
    <w:p w14:paraId="7546F7F9" w14:textId="0F436FC9" w:rsidR="004E6B09" w:rsidRDefault="001014C0" w:rsidP="00641B00">
      <w:del w:id="4079" w:author="Reviewer (Claude)" w:date="2026-06-28T10:00:00Z">
        <w:r>
          <w:delText xml:space="preserve">We performed an extensive literature search and identified </w:delText>
        </w:r>
        <w:r w:rsidR="002B3C69">
          <w:delText xml:space="preserve">38 harmonization methods that can be in theory applied </w:delText>
        </w:r>
        <w:r w:rsidR="00D972E3">
          <w:delText xml:space="preserve">to the GC lymphoma dataset. We then </w:delText>
        </w:r>
        <w:r w:rsidR="00164A29">
          <w:delText xml:space="preserve">implemented </w:delText>
        </w:r>
        <w:r w:rsidR="002949CA">
          <w:delText xml:space="preserve">33 of </w:delText>
        </w:r>
        <w:r w:rsidR="00164A29">
          <w:delText xml:space="preserve">these methods in </w:delText>
        </w:r>
        <w:r w:rsidR="00273172">
          <w:delText xml:space="preserve">a </w:delText>
        </w:r>
        <w:r w:rsidR="003B4BCB">
          <w:delText xml:space="preserve">p</w:delText>
        </w:r>
        <w:r w:rsidR="00273172">
          <w:delText xml:space="preserve">ython 3.11 virtual environment in </w:delText>
        </w:r>
        <w:r w:rsidR="00273172">
          <w:delText xml:space="preserve">Jupyterhub</w:delText>
        </w:r>
        <w:r w:rsidR="00273172">
          <w:delText xml:space="preserve"> via python functions</w:delText>
        </w:r>
        <w:r w:rsidR="003B4BCB">
          <w:delText xml:space="preserve">. We avoided python re-implementation of those methods that </w:delText>
        </w:r>
        <w:r w:rsidR="00427B82">
          <w:delText xml:space="preserve">were available as </w:delText>
        </w:r>
        <w:r w:rsidR="00467055">
          <w:delText xml:space="preserve">R libraries but used python scripts for the standard and easy for implementation methods including median scaling</w:delText>
        </w:r>
        <w:r w:rsidR="00C16C8B">
          <w:delText xml:space="preserve"> and quantile normalization.</w:delText>
        </w:r>
        <w:r w:rsidR="002949CA">
          <w:delText xml:space="preserve"> The 5 methods failed implementation and were documented as failed with the corresponding reasons (Table N).</w:delText>
        </w:r>
        <w:r w:rsidR="001F6858">
          <w:delText xml:space="preserve"> For each method we assigned a “harshness score” (low, medium, high) which indicated degree of data transformation</w:delText>
        </w:r>
        <w:r w:rsidR="005921CC">
          <w:delText xml:space="preserve">: low harshness methods employed only linear transformations such as median scaling, high harshness ones utilized </w:delText>
        </w:r>
        <w:r w:rsidR="002765FC">
          <w:delText xml:space="preserve">data distribution and/or dimensionality changes such as quantile or rank normalization, </w:delText>
        </w:r>
        <w:r w:rsidR="004E6B09">
          <w:delText xml:space="preserve">and medium harshness methods transformed data in an intermediate ways according to the literature.</w:delText>
        </w:r>
        <w:r w:rsidR="00812FB7">
          <w:delText xml:space="preserve"> As in the case of </w:delText>
        </w:r>
        <w:r w:rsidR="00812FB7">
          <w:lastRenderedPageBreak/>
          <w:delText xml:space="preserve">prior batch removal strategies, harmonization methods were added in three iterations</w:delText>
        </w:r>
        <w:r w:rsidR="004146F9">
          <w:delText xml:space="preserve">, and each next iteration more methods were failed </w:delText>
        </w:r>
        <w:r w:rsidR="00A534D8">
          <w:delText xml:space="preserve">at the implementation step.</w:delText>
        </w:r>
      </w:del>
      <w:ins w:id="4080" w:author="Reviewer (Claude)" w:date="2026-06-28T10:00:00Z">
        <w:r>
          <w:t xml:space="preserve">Through systematic literature search, we identified 38 harmonization methods potentially applicable to the GC lymphoma dataset. We implemented 31 of these methods in a Python 3.11 virtual environment, preferring native R package wrappers via rpy2 where R-specific implementations existed, and implementing standard methods (median scaling, quantile normalization) as custom Python functions. Seven methods failed implementation and are documented with reasons in Table N. Each implemented method was assigned a qualitative harshness score (low, medium, or high) reflecting the degree of data transformation imposed: low-harshness methods apply linear transformations (e.g., median scaling); high-harshness methods alter data distributions or dimensionality (e.g., quantile normalization, rank transformation); medium-harshness methods transform data to an intermediate degree. Harmonization methods were incorporated across three development iterations; each successive iteration had a higher implementation failure rate owing to increasing algorithmic complexity.</w:t>
        </w:r>
      </w:ins>
      <w:proofErr w:type="spellStart"/>
      <w:proofErr w:type="spellEnd"/>
    </w:p>
    <w:p w14:paraId="3DB3C061" w14:textId="77777777" w:rsidR="0068215B" w:rsidRDefault="0068215B" w:rsidP="00641B00"/>
    <w:p w14:paraId="24368DDD" w14:textId="77777777" w:rsidR="00DF0B7B" w:rsidRDefault="0068215B" w:rsidP="00641B00">
      <w:r>
        <w:t>Table N. Harmonization methods utilized in this study.</w:t>
      </w:r>
    </w:p>
    <w:tbl>
      <w:tblPr>
        <w:tblStyle w:val="TableGrid"/>
        <w:tblW w:w="0" w:type="auto"/>
        <w:tblLook w:val="04A0" w:firstRow="1" w:lastRow="0" w:firstColumn="1" w:lastColumn="0" w:noHBand="0" w:noVBand="1"/>
      </w:tblPr>
      <w:tblGrid>
        <w:gridCol w:w="2151"/>
        <w:gridCol w:w="1388"/>
        <w:gridCol w:w="1341"/>
        <w:gridCol w:w="1535"/>
        <w:gridCol w:w="1536"/>
        <w:gridCol w:w="1399"/>
      </w:tblGrid>
      <w:tr w:rsidR="00812FB7" w14:paraId="52021668" w14:textId="77777777" w:rsidTr="007360C7">
        <w:tc>
          <w:tcPr>
            <w:tcW w:w="2151" w:type="dxa"/>
          </w:tcPr>
          <w:p w14:paraId="270B2362" w14:textId="3BA704FC" w:rsidR="00812FB7" w:rsidRPr="00292762" w:rsidRDefault="00A534D8" w:rsidP="00641B00">
            <w:pPr>
              <w:rPr>
                <w:sz w:val="20"/>
                <w:szCs w:val="20"/>
              </w:rPr>
            </w:pPr>
            <w:r w:rsidRPr="00292762">
              <w:rPr>
                <w:sz w:val="20"/>
                <w:szCs w:val="20"/>
              </w:rPr>
              <w:t>Method name</w:t>
            </w:r>
          </w:p>
        </w:tc>
        <w:tc>
          <w:tcPr>
            <w:tcW w:w="1388" w:type="dxa"/>
          </w:tcPr>
          <w:p w14:paraId="7159258A" w14:textId="69F80988" w:rsidR="00812FB7" w:rsidRPr="00292762" w:rsidRDefault="00A534D8" w:rsidP="00641B00">
            <w:pPr>
              <w:rPr>
                <w:sz w:val="20"/>
                <w:szCs w:val="20"/>
              </w:rPr>
            </w:pPr>
            <w:r w:rsidRPr="00292762">
              <w:rPr>
                <w:sz w:val="20"/>
                <w:szCs w:val="20"/>
              </w:rPr>
              <w:t>Method harshness</w:t>
            </w:r>
          </w:p>
        </w:tc>
        <w:tc>
          <w:tcPr>
            <w:tcW w:w="1341" w:type="dxa"/>
          </w:tcPr>
          <w:p w14:paraId="04020F28" w14:textId="1044912E" w:rsidR="00812FB7" w:rsidRPr="00292762" w:rsidRDefault="00705259" w:rsidP="00641B00">
            <w:pPr>
              <w:rPr>
                <w:sz w:val="20"/>
                <w:szCs w:val="20"/>
              </w:rPr>
            </w:pPr>
            <w:r w:rsidRPr="00292762">
              <w:rPr>
                <w:sz w:val="20"/>
                <w:szCs w:val="20"/>
              </w:rPr>
              <w:t xml:space="preserve">Method </w:t>
            </w:r>
            <w:r w:rsidR="00CD1FA1">
              <w:rPr>
                <w:sz w:val="20"/>
                <w:szCs w:val="20"/>
              </w:rPr>
              <w:t>full name</w:t>
            </w:r>
          </w:p>
        </w:tc>
        <w:tc>
          <w:tcPr>
            <w:tcW w:w="1535" w:type="dxa"/>
          </w:tcPr>
          <w:p w14:paraId="5E0C13EC" w14:textId="32DA1C6D" w:rsidR="00812FB7" w:rsidRPr="00292762" w:rsidRDefault="00292762" w:rsidP="00641B00">
            <w:pPr>
              <w:rPr>
                <w:sz w:val="20"/>
                <w:szCs w:val="20"/>
              </w:rPr>
            </w:pPr>
            <w:r w:rsidRPr="00292762">
              <w:rPr>
                <w:sz w:val="20"/>
                <w:szCs w:val="20"/>
              </w:rPr>
              <w:t xml:space="preserve">Implementation </w:t>
            </w:r>
            <w:r w:rsidR="00C4722D">
              <w:rPr>
                <w:sz w:val="20"/>
                <w:szCs w:val="20"/>
              </w:rPr>
              <w:t>done</w:t>
            </w:r>
          </w:p>
        </w:tc>
        <w:tc>
          <w:tcPr>
            <w:tcW w:w="1536" w:type="dxa"/>
          </w:tcPr>
          <w:p w14:paraId="10652CE3" w14:textId="1B0C5BBE" w:rsidR="00812FB7" w:rsidRPr="00292762" w:rsidRDefault="00292762" w:rsidP="00641B00">
            <w:pPr>
              <w:rPr>
                <w:sz w:val="20"/>
                <w:szCs w:val="20"/>
              </w:rPr>
            </w:pPr>
            <w:r w:rsidRPr="00292762">
              <w:rPr>
                <w:sz w:val="20"/>
                <w:szCs w:val="20"/>
              </w:rPr>
              <w:t>Implementation failure reason</w:t>
            </w:r>
          </w:p>
        </w:tc>
        <w:tc>
          <w:tcPr>
            <w:tcW w:w="1399" w:type="dxa"/>
          </w:tcPr>
          <w:p w14:paraId="1477C660" w14:textId="69AF66CC" w:rsidR="00812FB7" w:rsidRPr="00292762" w:rsidRDefault="00705259" w:rsidP="00641B00">
            <w:pPr>
              <w:rPr>
                <w:sz w:val="20"/>
                <w:szCs w:val="20"/>
              </w:rPr>
            </w:pPr>
            <w:r w:rsidRPr="00292762">
              <w:rPr>
                <w:sz w:val="20"/>
                <w:szCs w:val="20"/>
              </w:rPr>
              <w:t>Reference</w:t>
            </w:r>
          </w:p>
        </w:tc>
      </w:tr>
      <w:tr w:rsidR="00812FB7" w14:paraId="74341941" w14:textId="77777777" w:rsidTr="007360C7">
        <w:tc>
          <w:tcPr>
            <w:tcW w:w="2151" w:type="dxa"/>
          </w:tcPr>
          <w:p w14:paraId="35228333" w14:textId="4D1D98E4" w:rsidR="00812FB7" w:rsidRPr="00292762" w:rsidRDefault="00C1352C" w:rsidP="00641B00">
            <w:pPr>
              <w:rPr>
                <w:sz w:val="20"/>
                <w:szCs w:val="20"/>
              </w:rPr>
            </w:pPr>
            <w:r>
              <w:rPr>
                <w:sz w:val="20"/>
                <w:szCs w:val="20"/>
              </w:rPr>
              <w:t>01_raw</w:t>
            </w:r>
          </w:p>
        </w:tc>
        <w:tc>
          <w:tcPr>
            <w:tcW w:w="1388" w:type="dxa"/>
          </w:tcPr>
          <w:p w14:paraId="08101931" w14:textId="77777777" w:rsidR="00812FB7" w:rsidRPr="00292762" w:rsidRDefault="00812FB7" w:rsidP="00641B00">
            <w:pPr>
              <w:rPr>
                <w:sz w:val="20"/>
                <w:szCs w:val="20"/>
              </w:rPr>
            </w:pPr>
          </w:p>
        </w:tc>
        <w:tc>
          <w:tcPr>
            <w:tcW w:w="1341" w:type="dxa"/>
          </w:tcPr>
          <w:p w14:paraId="6CA32239" w14:textId="77777777" w:rsidR="00812FB7" w:rsidRPr="00292762" w:rsidRDefault="00812FB7" w:rsidP="00641B00">
            <w:pPr>
              <w:rPr>
                <w:sz w:val="20"/>
                <w:szCs w:val="20"/>
              </w:rPr>
            </w:pPr>
          </w:p>
        </w:tc>
        <w:tc>
          <w:tcPr>
            <w:tcW w:w="1535" w:type="dxa"/>
          </w:tcPr>
          <w:p w14:paraId="4964D21A" w14:textId="47E9EFEA" w:rsidR="00812FB7" w:rsidRPr="00292762" w:rsidRDefault="00C4722D" w:rsidP="00641B00">
            <w:pPr>
              <w:rPr>
                <w:sz w:val="20"/>
                <w:szCs w:val="20"/>
              </w:rPr>
            </w:pPr>
            <w:r>
              <w:rPr>
                <w:sz w:val="20"/>
                <w:szCs w:val="20"/>
              </w:rPr>
              <w:t>Yes</w:t>
            </w:r>
          </w:p>
        </w:tc>
        <w:tc>
          <w:tcPr>
            <w:tcW w:w="1536" w:type="dxa"/>
          </w:tcPr>
          <w:p w14:paraId="3BDD10C7" w14:textId="77777777" w:rsidR="00812FB7" w:rsidRPr="00292762" w:rsidRDefault="00812FB7" w:rsidP="00641B00">
            <w:pPr>
              <w:rPr>
                <w:sz w:val="20"/>
                <w:szCs w:val="20"/>
              </w:rPr>
            </w:pPr>
          </w:p>
        </w:tc>
        <w:tc>
          <w:tcPr>
            <w:tcW w:w="1399" w:type="dxa"/>
          </w:tcPr>
          <w:p w14:paraId="2AD97A43" w14:textId="77777777" w:rsidR="00812FB7" w:rsidRPr="00292762" w:rsidRDefault="00812FB7" w:rsidP="00641B00">
            <w:pPr>
              <w:rPr>
                <w:sz w:val="20"/>
                <w:szCs w:val="20"/>
              </w:rPr>
            </w:pPr>
          </w:p>
        </w:tc>
      </w:tr>
      <w:tr w:rsidR="00C4722D" w14:paraId="464E14DC" w14:textId="77777777" w:rsidTr="007360C7">
        <w:tc>
          <w:tcPr>
            <w:tcW w:w="2151" w:type="dxa"/>
          </w:tcPr>
          <w:p w14:paraId="0DB9C64E" w14:textId="6E38FEA7" w:rsidR="00C4722D" w:rsidRPr="00292762" w:rsidRDefault="00C4722D" w:rsidP="00C4722D">
            <w:pPr>
              <w:rPr>
                <w:sz w:val="20"/>
                <w:szCs w:val="20"/>
              </w:rPr>
            </w:pPr>
            <w:r>
              <w:rPr>
                <w:sz w:val="20"/>
                <w:szCs w:val="20"/>
              </w:rPr>
              <w:t>02_median_scaling</w:t>
            </w:r>
          </w:p>
        </w:tc>
        <w:tc>
          <w:tcPr>
            <w:tcW w:w="1388" w:type="dxa"/>
          </w:tcPr>
          <w:p w14:paraId="2AF96332" w14:textId="77777777" w:rsidR="00C4722D" w:rsidRPr="00292762" w:rsidRDefault="00C4722D" w:rsidP="00C4722D">
            <w:pPr>
              <w:rPr>
                <w:sz w:val="20"/>
                <w:szCs w:val="20"/>
              </w:rPr>
            </w:pPr>
          </w:p>
        </w:tc>
        <w:tc>
          <w:tcPr>
            <w:tcW w:w="1341" w:type="dxa"/>
          </w:tcPr>
          <w:p w14:paraId="3C5F4C3B" w14:textId="77777777" w:rsidR="00C4722D" w:rsidRPr="00292762" w:rsidRDefault="00C4722D" w:rsidP="00C4722D">
            <w:pPr>
              <w:rPr>
                <w:sz w:val="20"/>
                <w:szCs w:val="20"/>
              </w:rPr>
            </w:pPr>
          </w:p>
        </w:tc>
        <w:tc>
          <w:tcPr>
            <w:tcW w:w="1535" w:type="dxa"/>
          </w:tcPr>
          <w:p w14:paraId="2EFC4FD2" w14:textId="21E71821" w:rsidR="00C4722D" w:rsidRPr="00292762" w:rsidRDefault="00C4722D" w:rsidP="00C4722D">
            <w:pPr>
              <w:rPr>
                <w:sz w:val="20"/>
                <w:szCs w:val="20"/>
              </w:rPr>
            </w:pPr>
            <w:r>
              <w:rPr>
                <w:sz w:val="20"/>
                <w:szCs w:val="20"/>
              </w:rPr>
              <w:t>Yes</w:t>
            </w:r>
          </w:p>
        </w:tc>
        <w:tc>
          <w:tcPr>
            <w:tcW w:w="1536" w:type="dxa"/>
          </w:tcPr>
          <w:p w14:paraId="208F03B5" w14:textId="77777777" w:rsidR="00C4722D" w:rsidRPr="00292762" w:rsidRDefault="00C4722D" w:rsidP="00C4722D">
            <w:pPr>
              <w:rPr>
                <w:sz w:val="20"/>
                <w:szCs w:val="20"/>
              </w:rPr>
            </w:pPr>
          </w:p>
        </w:tc>
        <w:tc>
          <w:tcPr>
            <w:tcW w:w="1399" w:type="dxa"/>
          </w:tcPr>
          <w:p w14:paraId="298DF71E" w14:textId="77777777" w:rsidR="00C4722D" w:rsidRPr="00292762" w:rsidRDefault="00C4722D" w:rsidP="00C4722D">
            <w:pPr>
              <w:rPr>
                <w:sz w:val="20"/>
                <w:szCs w:val="20"/>
              </w:rPr>
            </w:pPr>
          </w:p>
        </w:tc>
      </w:tr>
      <w:tr w:rsidR="00C4722D" w14:paraId="3FDA40C2" w14:textId="77777777" w:rsidTr="007360C7">
        <w:tc>
          <w:tcPr>
            <w:tcW w:w="2151" w:type="dxa"/>
          </w:tcPr>
          <w:p w14:paraId="3C832965" w14:textId="78836126" w:rsidR="00C4722D" w:rsidRPr="00292762" w:rsidRDefault="00C4722D" w:rsidP="00C4722D">
            <w:pPr>
              <w:rPr>
                <w:sz w:val="20"/>
                <w:szCs w:val="20"/>
              </w:rPr>
            </w:pPr>
            <w:r>
              <w:rPr>
                <w:sz w:val="20"/>
                <w:szCs w:val="20"/>
              </w:rPr>
              <w:t>03_limma</w:t>
            </w:r>
          </w:p>
        </w:tc>
        <w:tc>
          <w:tcPr>
            <w:tcW w:w="1388" w:type="dxa"/>
          </w:tcPr>
          <w:p w14:paraId="0ED7C9A2" w14:textId="77777777" w:rsidR="00C4722D" w:rsidRPr="00292762" w:rsidRDefault="00C4722D" w:rsidP="00C4722D">
            <w:pPr>
              <w:rPr>
                <w:sz w:val="20"/>
                <w:szCs w:val="20"/>
              </w:rPr>
            </w:pPr>
          </w:p>
        </w:tc>
        <w:tc>
          <w:tcPr>
            <w:tcW w:w="1341" w:type="dxa"/>
          </w:tcPr>
          <w:p w14:paraId="075EF956" w14:textId="77777777" w:rsidR="00C4722D" w:rsidRPr="00292762" w:rsidRDefault="00C4722D" w:rsidP="00C4722D">
            <w:pPr>
              <w:rPr>
                <w:sz w:val="20"/>
                <w:szCs w:val="20"/>
              </w:rPr>
            </w:pPr>
          </w:p>
        </w:tc>
        <w:tc>
          <w:tcPr>
            <w:tcW w:w="1535" w:type="dxa"/>
          </w:tcPr>
          <w:p w14:paraId="61901588" w14:textId="39956CFA" w:rsidR="00C4722D" w:rsidRPr="00292762" w:rsidRDefault="00C4722D" w:rsidP="00C4722D">
            <w:pPr>
              <w:rPr>
                <w:sz w:val="20"/>
                <w:szCs w:val="20"/>
              </w:rPr>
            </w:pPr>
            <w:r>
              <w:rPr>
                <w:sz w:val="20"/>
                <w:szCs w:val="20"/>
              </w:rPr>
              <w:t>Yes</w:t>
            </w:r>
          </w:p>
        </w:tc>
        <w:tc>
          <w:tcPr>
            <w:tcW w:w="1536" w:type="dxa"/>
          </w:tcPr>
          <w:p w14:paraId="6F96F292" w14:textId="77777777" w:rsidR="00C4722D" w:rsidRPr="00292762" w:rsidRDefault="00C4722D" w:rsidP="00C4722D">
            <w:pPr>
              <w:rPr>
                <w:sz w:val="20"/>
                <w:szCs w:val="20"/>
              </w:rPr>
            </w:pPr>
          </w:p>
        </w:tc>
        <w:tc>
          <w:tcPr>
            <w:tcW w:w="1399" w:type="dxa"/>
          </w:tcPr>
          <w:p w14:paraId="0CE4C806" w14:textId="77777777" w:rsidR="00C4722D" w:rsidRPr="00292762" w:rsidRDefault="00C4722D" w:rsidP="00C4722D">
            <w:pPr>
              <w:rPr>
                <w:sz w:val="20"/>
                <w:szCs w:val="20"/>
              </w:rPr>
            </w:pPr>
          </w:p>
        </w:tc>
      </w:tr>
      <w:tr w:rsidR="00C4722D" w14:paraId="16A4B701" w14:textId="77777777" w:rsidTr="007360C7">
        <w:tc>
          <w:tcPr>
            <w:tcW w:w="2151" w:type="dxa"/>
          </w:tcPr>
          <w:p w14:paraId="32F31D42" w14:textId="53FFCFE9" w:rsidR="00C4722D" w:rsidRPr="00292762" w:rsidRDefault="00C4722D" w:rsidP="00C4722D">
            <w:pPr>
              <w:rPr>
                <w:sz w:val="20"/>
                <w:szCs w:val="20"/>
              </w:rPr>
            </w:pPr>
            <w:r>
              <w:rPr>
                <w:sz w:val="20"/>
                <w:szCs w:val="20"/>
              </w:rPr>
              <w:t>04_sva</w:t>
            </w:r>
          </w:p>
        </w:tc>
        <w:tc>
          <w:tcPr>
            <w:tcW w:w="1388" w:type="dxa"/>
          </w:tcPr>
          <w:p w14:paraId="33B62B18" w14:textId="77777777" w:rsidR="00C4722D" w:rsidRPr="00292762" w:rsidRDefault="00C4722D" w:rsidP="00C4722D">
            <w:pPr>
              <w:rPr>
                <w:sz w:val="20"/>
                <w:szCs w:val="20"/>
              </w:rPr>
            </w:pPr>
          </w:p>
        </w:tc>
        <w:tc>
          <w:tcPr>
            <w:tcW w:w="1341" w:type="dxa"/>
          </w:tcPr>
          <w:p w14:paraId="6EA00172" w14:textId="77777777" w:rsidR="00C4722D" w:rsidRPr="00292762" w:rsidRDefault="00C4722D" w:rsidP="00C4722D">
            <w:pPr>
              <w:rPr>
                <w:sz w:val="20"/>
                <w:szCs w:val="20"/>
              </w:rPr>
            </w:pPr>
          </w:p>
        </w:tc>
        <w:tc>
          <w:tcPr>
            <w:tcW w:w="1535" w:type="dxa"/>
          </w:tcPr>
          <w:p w14:paraId="0B64686E" w14:textId="34827522" w:rsidR="00C4722D" w:rsidRPr="00292762" w:rsidRDefault="00C4722D" w:rsidP="00C4722D">
            <w:pPr>
              <w:rPr>
                <w:sz w:val="20"/>
                <w:szCs w:val="20"/>
              </w:rPr>
            </w:pPr>
            <w:r>
              <w:rPr>
                <w:sz w:val="20"/>
                <w:szCs w:val="20"/>
              </w:rPr>
              <w:t>Yes</w:t>
            </w:r>
          </w:p>
        </w:tc>
        <w:tc>
          <w:tcPr>
            <w:tcW w:w="1536" w:type="dxa"/>
          </w:tcPr>
          <w:p w14:paraId="2606FABC" w14:textId="77777777" w:rsidR="00C4722D" w:rsidRPr="00292762" w:rsidRDefault="00C4722D" w:rsidP="00C4722D">
            <w:pPr>
              <w:rPr>
                <w:sz w:val="20"/>
                <w:szCs w:val="20"/>
              </w:rPr>
            </w:pPr>
          </w:p>
        </w:tc>
        <w:tc>
          <w:tcPr>
            <w:tcW w:w="1399" w:type="dxa"/>
          </w:tcPr>
          <w:p w14:paraId="74CDCFAB" w14:textId="77777777" w:rsidR="00C4722D" w:rsidRPr="00292762" w:rsidRDefault="00C4722D" w:rsidP="00C4722D">
            <w:pPr>
              <w:rPr>
                <w:sz w:val="20"/>
                <w:szCs w:val="20"/>
              </w:rPr>
            </w:pPr>
          </w:p>
        </w:tc>
      </w:tr>
      <w:tr w:rsidR="00C4722D" w14:paraId="2D1B8B70" w14:textId="77777777" w:rsidTr="007360C7">
        <w:tc>
          <w:tcPr>
            <w:tcW w:w="2151" w:type="dxa"/>
          </w:tcPr>
          <w:p w14:paraId="480D59C9" w14:textId="70FFFA1B" w:rsidR="00C4722D" w:rsidRPr="00292762" w:rsidRDefault="00C4722D" w:rsidP="00C4722D">
            <w:pPr>
              <w:rPr>
                <w:sz w:val="20"/>
                <w:szCs w:val="20"/>
              </w:rPr>
            </w:pPr>
            <w:r>
              <w:rPr>
                <w:sz w:val="20"/>
                <w:szCs w:val="20"/>
              </w:rPr>
              <w:t>05_combat</w:t>
            </w:r>
          </w:p>
        </w:tc>
        <w:tc>
          <w:tcPr>
            <w:tcW w:w="1388" w:type="dxa"/>
          </w:tcPr>
          <w:p w14:paraId="433A453E" w14:textId="77777777" w:rsidR="00C4722D" w:rsidRPr="00292762" w:rsidRDefault="00C4722D" w:rsidP="00C4722D">
            <w:pPr>
              <w:rPr>
                <w:sz w:val="20"/>
                <w:szCs w:val="20"/>
              </w:rPr>
            </w:pPr>
          </w:p>
        </w:tc>
        <w:tc>
          <w:tcPr>
            <w:tcW w:w="1341" w:type="dxa"/>
          </w:tcPr>
          <w:p w14:paraId="2D7F3178" w14:textId="77777777" w:rsidR="00C4722D" w:rsidRPr="00292762" w:rsidRDefault="00C4722D" w:rsidP="00C4722D">
            <w:pPr>
              <w:rPr>
                <w:sz w:val="20"/>
                <w:szCs w:val="20"/>
              </w:rPr>
            </w:pPr>
          </w:p>
        </w:tc>
        <w:tc>
          <w:tcPr>
            <w:tcW w:w="1535" w:type="dxa"/>
          </w:tcPr>
          <w:p w14:paraId="03998930" w14:textId="0BD469AE" w:rsidR="00C4722D" w:rsidRPr="00292762" w:rsidRDefault="00C4722D" w:rsidP="00C4722D">
            <w:pPr>
              <w:rPr>
                <w:sz w:val="20"/>
                <w:szCs w:val="20"/>
              </w:rPr>
            </w:pPr>
            <w:r>
              <w:rPr>
                <w:sz w:val="20"/>
                <w:szCs w:val="20"/>
              </w:rPr>
              <w:t>Yes</w:t>
            </w:r>
          </w:p>
        </w:tc>
        <w:tc>
          <w:tcPr>
            <w:tcW w:w="1536" w:type="dxa"/>
          </w:tcPr>
          <w:p w14:paraId="34309994" w14:textId="77777777" w:rsidR="00C4722D" w:rsidRPr="00292762" w:rsidRDefault="00C4722D" w:rsidP="00C4722D">
            <w:pPr>
              <w:rPr>
                <w:sz w:val="20"/>
                <w:szCs w:val="20"/>
              </w:rPr>
            </w:pPr>
          </w:p>
        </w:tc>
        <w:tc>
          <w:tcPr>
            <w:tcW w:w="1399" w:type="dxa"/>
          </w:tcPr>
          <w:p w14:paraId="4780A3DF" w14:textId="77777777" w:rsidR="00C4722D" w:rsidRPr="00292762" w:rsidRDefault="00C4722D" w:rsidP="00C4722D">
            <w:pPr>
              <w:rPr>
                <w:sz w:val="20"/>
                <w:szCs w:val="20"/>
              </w:rPr>
            </w:pPr>
          </w:p>
        </w:tc>
      </w:tr>
      <w:tr w:rsidR="00C4722D" w14:paraId="5C261C4B" w14:textId="77777777" w:rsidTr="007360C7">
        <w:tc>
          <w:tcPr>
            <w:tcW w:w="2151" w:type="dxa"/>
          </w:tcPr>
          <w:p w14:paraId="14C110F8" w14:textId="4A01AA76" w:rsidR="00C4722D" w:rsidRPr="00292762" w:rsidRDefault="00C4722D" w:rsidP="00C4722D">
            <w:pPr>
              <w:rPr>
                <w:sz w:val="20"/>
                <w:szCs w:val="20"/>
              </w:rPr>
            </w:pPr>
            <w:r>
              <w:rPr>
                <w:sz w:val="20"/>
                <w:szCs w:val="20"/>
              </w:rPr>
              <w:t>06_combat_seq</w:t>
            </w:r>
          </w:p>
        </w:tc>
        <w:tc>
          <w:tcPr>
            <w:tcW w:w="1388" w:type="dxa"/>
          </w:tcPr>
          <w:p w14:paraId="4DB4C64C" w14:textId="77777777" w:rsidR="00C4722D" w:rsidRPr="00292762" w:rsidRDefault="00C4722D" w:rsidP="00C4722D">
            <w:pPr>
              <w:rPr>
                <w:sz w:val="20"/>
                <w:szCs w:val="20"/>
              </w:rPr>
            </w:pPr>
          </w:p>
        </w:tc>
        <w:tc>
          <w:tcPr>
            <w:tcW w:w="1341" w:type="dxa"/>
          </w:tcPr>
          <w:p w14:paraId="2B282109" w14:textId="77777777" w:rsidR="00C4722D" w:rsidRPr="00292762" w:rsidRDefault="00C4722D" w:rsidP="00C4722D">
            <w:pPr>
              <w:rPr>
                <w:sz w:val="20"/>
                <w:szCs w:val="20"/>
              </w:rPr>
            </w:pPr>
          </w:p>
        </w:tc>
        <w:tc>
          <w:tcPr>
            <w:tcW w:w="1535" w:type="dxa"/>
          </w:tcPr>
          <w:p w14:paraId="3D881E6D" w14:textId="6EE6E0E5" w:rsidR="00C4722D" w:rsidRPr="00292762" w:rsidRDefault="00C4722D" w:rsidP="00C4722D">
            <w:pPr>
              <w:rPr>
                <w:sz w:val="20"/>
                <w:szCs w:val="20"/>
              </w:rPr>
            </w:pPr>
            <w:r>
              <w:rPr>
                <w:sz w:val="20"/>
                <w:szCs w:val="20"/>
              </w:rPr>
              <w:t>Yes</w:t>
            </w:r>
          </w:p>
        </w:tc>
        <w:tc>
          <w:tcPr>
            <w:tcW w:w="1536" w:type="dxa"/>
          </w:tcPr>
          <w:p w14:paraId="2A04125E" w14:textId="77777777" w:rsidR="00C4722D" w:rsidRPr="00292762" w:rsidRDefault="00C4722D" w:rsidP="00C4722D">
            <w:pPr>
              <w:rPr>
                <w:sz w:val="20"/>
                <w:szCs w:val="20"/>
              </w:rPr>
            </w:pPr>
          </w:p>
        </w:tc>
        <w:tc>
          <w:tcPr>
            <w:tcW w:w="1399" w:type="dxa"/>
          </w:tcPr>
          <w:p w14:paraId="794160A9" w14:textId="77777777" w:rsidR="00C4722D" w:rsidRPr="00292762" w:rsidRDefault="00C4722D" w:rsidP="00C4722D">
            <w:pPr>
              <w:rPr>
                <w:sz w:val="20"/>
                <w:szCs w:val="20"/>
              </w:rPr>
            </w:pPr>
          </w:p>
        </w:tc>
      </w:tr>
      <w:tr w:rsidR="00C4722D" w14:paraId="50738CDF" w14:textId="77777777" w:rsidTr="007360C7">
        <w:tc>
          <w:tcPr>
            <w:tcW w:w="2151" w:type="dxa"/>
          </w:tcPr>
          <w:p w14:paraId="3D184E7A" w14:textId="5ABF8D04" w:rsidR="00C4722D" w:rsidRPr="00292762" w:rsidRDefault="00C4722D" w:rsidP="00C4722D">
            <w:pPr>
              <w:rPr>
                <w:sz w:val="20"/>
                <w:szCs w:val="20"/>
              </w:rPr>
            </w:pPr>
            <w:r>
              <w:rPr>
                <w:sz w:val="20"/>
                <w:szCs w:val="20"/>
              </w:rPr>
              <w:t>07_pycombat</w:t>
            </w:r>
          </w:p>
        </w:tc>
        <w:tc>
          <w:tcPr>
            <w:tcW w:w="1388" w:type="dxa"/>
          </w:tcPr>
          <w:p w14:paraId="68876101" w14:textId="77777777" w:rsidR="00C4722D" w:rsidRPr="00292762" w:rsidRDefault="00C4722D" w:rsidP="00C4722D">
            <w:pPr>
              <w:rPr>
                <w:sz w:val="20"/>
                <w:szCs w:val="20"/>
              </w:rPr>
            </w:pPr>
          </w:p>
        </w:tc>
        <w:tc>
          <w:tcPr>
            <w:tcW w:w="1341" w:type="dxa"/>
          </w:tcPr>
          <w:p w14:paraId="2CA15688" w14:textId="77777777" w:rsidR="00C4722D" w:rsidRPr="00292762" w:rsidRDefault="00C4722D" w:rsidP="00C4722D">
            <w:pPr>
              <w:rPr>
                <w:sz w:val="20"/>
                <w:szCs w:val="20"/>
              </w:rPr>
            </w:pPr>
          </w:p>
        </w:tc>
        <w:tc>
          <w:tcPr>
            <w:tcW w:w="1535" w:type="dxa"/>
          </w:tcPr>
          <w:p w14:paraId="448159DA" w14:textId="2A4EA33C" w:rsidR="00C4722D" w:rsidRPr="00292762" w:rsidRDefault="00C4722D" w:rsidP="00C4722D">
            <w:pPr>
              <w:rPr>
                <w:sz w:val="20"/>
                <w:szCs w:val="20"/>
              </w:rPr>
            </w:pPr>
            <w:r>
              <w:rPr>
                <w:sz w:val="20"/>
                <w:szCs w:val="20"/>
              </w:rPr>
              <w:t>Yes</w:t>
            </w:r>
          </w:p>
        </w:tc>
        <w:tc>
          <w:tcPr>
            <w:tcW w:w="1536" w:type="dxa"/>
          </w:tcPr>
          <w:p w14:paraId="3160CDBF" w14:textId="77777777" w:rsidR="00C4722D" w:rsidRPr="00292762" w:rsidRDefault="00C4722D" w:rsidP="00C4722D">
            <w:pPr>
              <w:rPr>
                <w:sz w:val="20"/>
                <w:szCs w:val="20"/>
              </w:rPr>
            </w:pPr>
          </w:p>
        </w:tc>
        <w:tc>
          <w:tcPr>
            <w:tcW w:w="1399" w:type="dxa"/>
          </w:tcPr>
          <w:p w14:paraId="69C1F226" w14:textId="77777777" w:rsidR="00C4722D" w:rsidRPr="00292762" w:rsidRDefault="00C4722D" w:rsidP="00C4722D">
            <w:pPr>
              <w:rPr>
                <w:sz w:val="20"/>
                <w:szCs w:val="20"/>
              </w:rPr>
            </w:pPr>
          </w:p>
        </w:tc>
      </w:tr>
      <w:tr w:rsidR="00C4722D" w14:paraId="26DF24D4" w14:textId="77777777" w:rsidTr="007360C7">
        <w:tc>
          <w:tcPr>
            <w:tcW w:w="2151" w:type="dxa"/>
          </w:tcPr>
          <w:p w14:paraId="096EB071" w14:textId="4F4B830B" w:rsidR="00C4722D" w:rsidRPr="00292762" w:rsidRDefault="00C4722D" w:rsidP="00C4722D">
            <w:pPr>
              <w:rPr>
                <w:sz w:val="20"/>
                <w:szCs w:val="20"/>
              </w:rPr>
            </w:pPr>
            <w:r>
              <w:rPr>
                <w:sz w:val="20"/>
                <w:szCs w:val="20"/>
              </w:rPr>
              <w:t>08_inmoose_combatseq</w:t>
            </w:r>
          </w:p>
        </w:tc>
        <w:tc>
          <w:tcPr>
            <w:tcW w:w="1388" w:type="dxa"/>
          </w:tcPr>
          <w:p w14:paraId="76738ACE" w14:textId="77777777" w:rsidR="00C4722D" w:rsidRPr="00292762" w:rsidRDefault="00C4722D" w:rsidP="00C4722D">
            <w:pPr>
              <w:rPr>
                <w:sz w:val="20"/>
                <w:szCs w:val="20"/>
              </w:rPr>
            </w:pPr>
          </w:p>
        </w:tc>
        <w:tc>
          <w:tcPr>
            <w:tcW w:w="1341" w:type="dxa"/>
          </w:tcPr>
          <w:p w14:paraId="49A10409" w14:textId="77777777" w:rsidR="00C4722D" w:rsidRPr="00292762" w:rsidRDefault="00C4722D" w:rsidP="00C4722D">
            <w:pPr>
              <w:rPr>
                <w:sz w:val="20"/>
                <w:szCs w:val="20"/>
              </w:rPr>
            </w:pPr>
          </w:p>
        </w:tc>
        <w:tc>
          <w:tcPr>
            <w:tcW w:w="1535" w:type="dxa"/>
          </w:tcPr>
          <w:p w14:paraId="4124A935" w14:textId="25D8F9CF" w:rsidR="00C4722D" w:rsidRPr="00292762" w:rsidRDefault="00C4722D" w:rsidP="00C4722D">
            <w:pPr>
              <w:rPr>
                <w:sz w:val="20"/>
                <w:szCs w:val="20"/>
              </w:rPr>
            </w:pPr>
            <w:r>
              <w:rPr>
                <w:sz w:val="20"/>
                <w:szCs w:val="20"/>
              </w:rPr>
              <w:t>Yes</w:t>
            </w:r>
          </w:p>
        </w:tc>
        <w:tc>
          <w:tcPr>
            <w:tcW w:w="1536" w:type="dxa"/>
          </w:tcPr>
          <w:p w14:paraId="367C2B39" w14:textId="77777777" w:rsidR="00C4722D" w:rsidRPr="00292762" w:rsidRDefault="00C4722D" w:rsidP="00C4722D">
            <w:pPr>
              <w:rPr>
                <w:sz w:val="20"/>
                <w:szCs w:val="20"/>
              </w:rPr>
            </w:pPr>
          </w:p>
        </w:tc>
        <w:tc>
          <w:tcPr>
            <w:tcW w:w="1399" w:type="dxa"/>
          </w:tcPr>
          <w:p w14:paraId="549302CC" w14:textId="77777777" w:rsidR="00C4722D" w:rsidRPr="00292762" w:rsidRDefault="00C4722D" w:rsidP="00C4722D">
            <w:pPr>
              <w:rPr>
                <w:sz w:val="20"/>
                <w:szCs w:val="20"/>
              </w:rPr>
            </w:pPr>
          </w:p>
        </w:tc>
      </w:tr>
      <w:tr w:rsidR="00C4722D" w14:paraId="6589257E" w14:textId="77777777" w:rsidTr="007360C7">
        <w:tc>
          <w:tcPr>
            <w:tcW w:w="2151" w:type="dxa"/>
          </w:tcPr>
          <w:p w14:paraId="59948EE3" w14:textId="0BADFDFC" w:rsidR="00C4722D" w:rsidRPr="00292762" w:rsidRDefault="00C4722D" w:rsidP="00C4722D">
            <w:pPr>
              <w:rPr>
                <w:sz w:val="20"/>
                <w:szCs w:val="20"/>
              </w:rPr>
            </w:pPr>
            <w:r>
              <w:rPr>
                <w:sz w:val="20"/>
                <w:szCs w:val="20"/>
              </w:rPr>
              <w:t>09_ruv</w:t>
            </w:r>
          </w:p>
        </w:tc>
        <w:tc>
          <w:tcPr>
            <w:tcW w:w="1388" w:type="dxa"/>
          </w:tcPr>
          <w:p w14:paraId="333A8B4F" w14:textId="77777777" w:rsidR="00C4722D" w:rsidRPr="00292762" w:rsidRDefault="00C4722D" w:rsidP="00C4722D">
            <w:pPr>
              <w:rPr>
                <w:sz w:val="20"/>
                <w:szCs w:val="20"/>
              </w:rPr>
            </w:pPr>
          </w:p>
        </w:tc>
        <w:tc>
          <w:tcPr>
            <w:tcW w:w="1341" w:type="dxa"/>
          </w:tcPr>
          <w:p w14:paraId="67FF1E4D" w14:textId="77777777" w:rsidR="00C4722D" w:rsidRPr="00292762" w:rsidRDefault="00C4722D" w:rsidP="00C4722D">
            <w:pPr>
              <w:rPr>
                <w:sz w:val="20"/>
                <w:szCs w:val="20"/>
              </w:rPr>
            </w:pPr>
          </w:p>
        </w:tc>
        <w:tc>
          <w:tcPr>
            <w:tcW w:w="1535" w:type="dxa"/>
          </w:tcPr>
          <w:p w14:paraId="413A708D" w14:textId="0FF438D8" w:rsidR="00C4722D" w:rsidRPr="00292762" w:rsidRDefault="00C4722D" w:rsidP="00C4722D">
            <w:pPr>
              <w:rPr>
                <w:sz w:val="20"/>
                <w:szCs w:val="20"/>
              </w:rPr>
            </w:pPr>
            <w:r>
              <w:rPr>
                <w:sz w:val="20"/>
                <w:szCs w:val="20"/>
              </w:rPr>
              <w:t>Yes</w:t>
            </w:r>
          </w:p>
        </w:tc>
        <w:tc>
          <w:tcPr>
            <w:tcW w:w="1536" w:type="dxa"/>
          </w:tcPr>
          <w:p w14:paraId="79FC9F5F" w14:textId="77777777" w:rsidR="00C4722D" w:rsidRPr="00292762" w:rsidRDefault="00C4722D" w:rsidP="00C4722D">
            <w:pPr>
              <w:rPr>
                <w:sz w:val="20"/>
                <w:szCs w:val="20"/>
              </w:rPr>
            </w:pPr>
          </w:p>
        </w:tc>
        <w:tc>
          <w:tcPr>
            <w:tcW w:w="1399" w:type="dxa"/>
          </w:tcPr>
          <w:p w14:paraId="6B7AEAA8" w14:textId="77777777" w:rsidR="00C4722D" w:rsidRPr="00292762" w:rsidRDefault="00C4722D" w:rsidP="00C4722D">
            <w:pPr>
              <w:rPr>
                <w:sz w:val="20"/>
                <w:szCs w:val="20"/>
              </w:rPr>
            </w:pPr>
          </w:p>
        </w:tc>
      </w:tr>
      <w:tr w:rsidR="00C4722D" w14:paraId="1AE3987C" w14:textId="77777777" w:rsidTr="007360C7">
        <w:tc>
          <w:tcPr>
            <w:tcW w:w="2151" w:type="dxa"/>
          </w:tcPr>
          <w:p w14:paraId="5970335B" w14:textId="796604E1" w:rsidR="00C4722D" w:rsidRPr="00292762" w:rsidRDefault="00C4722D" w:rsidP="00C4722D">
            <w:pPr>
              <w:rPr>
                <w:sz w:val="20"/>
                <w:szCs w:val="20"/>
              </w:rPr>
            </w:pPr>
            <w:r>
              <w:rPr>
                <w:sz w:val="20"/>
                <w:szCs w:val="20"/>
              </w:rPr>
              <w:t>10_mnn</w:t>
            </w:r>
          </w:p>
        </w:tc>
        <w:tc>
          <w:tcPr>
            <w:tcW w:w="1388" w:type="dxa"/>
          </w:tcPr>
          <w:p w14:paraId="406F0911" w14:textId="77777777" w:rsidR="00C4722D" w:rsidRPr="00292762" w:rsidRDefault="00C4722D" w:rsidP="00C4722D">
            <w:pPr>
              <w:rPr>
                <w:sz w:val="20"/>
                <w:szCs w:val="20"/>
              </w:rPr>
            </w:pPr>
          </w:p>
        </w:tc>
        <w:tc>
          <w:tcPr>
            <w:tcW w:w="1341" w:type="dxa"/>
          </w:tcPr>
          <w:p w14:paraId="7EBBB74D" w14:textId="77777777" w:rsidR="00C4722D" w:rsidRPr="00292762" w:rsidRDefault="00C4722D" w:rsidP="00C4722D">
            <w:pPr>
              <w:rPr>
                <w:sz w:val="20"/>
                <w:szCs w:val="20"/>
              </w:rPr>
            </w:pPr>
          </w:p>
        </w:tc>
        <w:tc>
          <w:tcPr>
            <w:tcW w:w="1535" w:type="dxa"/>
          </w:tcPr>
          <w:p w14:paraId="0273F4EB" w14:textId="27356440" w:rsidR="00C4722D" w:rsidRPr="00292762" w:rsidRDefault="00C4722D" w:rsidP="00C4722D">
            <w:pPr>
              <w:rPr>
                <w:sz w:val="20"/>
                <w:szCs w:val="20"/>
              </w:rPr>
            </w:pPr>
            <w:r>
              <w:rPr>
                <w:sz w:val="20"/>
                <w:szCs w:val="20"/>
              </w:rPr>
              <w:t>Yes</w:t>
            </w:r>
          </w:p>
        </w:tc>
        <w:tc>
          <w:tcPr>
            <w:tcW w:w="1536" w:type="dxa"/>
          </w:tcPr>
          <w:p w14:paraId="35879D16" w14:textId="77777777" w:rsidR="00C4722D" w:rsidRPr="00292762" w:rsidRDefault="00C4722D" w:rsidP="00C4722D">
            <w:pPr>
              <w:rPr>
                <w:sz w:val="20"/>
                <w:szCs w:val="20"/>
              </w:rPr>
            </w:pPr>
          </w:p>
        </w:tc>
        <w:tc>
          <w:tcPr>
            <w:tcW w:w="1399" w:type="dxa"/>
          </w:tcPr>
          <w:p w14:paraId="2EA213F0" w14:textId="77777777" w:rsidR="00C4722D" w:rsidRPr="00292762" w:rsidRDefault="00C4722D" w:rsidP="00C4722D">
            <w:pPr>
              <w:rPr>
                <w:sz w:val="20"/>
                <w:szCs w:val="20"/>
              </w:rPr>
            </w:pPr>
          </w:p>
        </w:tc>
      </w:tr>
      <w:tr w:rsidR="00C4722D" w14:paraId="0623EE3A" w14:textId="77777777" w:rsidTr="007360C7">
        <w:tc>
          <w:tcPr>
            <w:tcW w:w="2151" w:type="dxa"/>
          </w:tcPr>
          <w:p w14:paraId="285D8CAA" w14:textId="0562300C" w:rsidR="00C4722D" w:rsidRPr="00292762" w:rsidRDefault="00C4722D" w:rsidP="00C4722D">
            <w:pPr>
              <w:rPr>
                <w:sz w:val="20"/>
                <w:szCs w:val="20"/>
              </w:rPr>
            </w:pPr>
            <w:r>
              <w:rPr>
                <w:sz w:val="20"/>
                <w:szCs w:val="20"/>
              </w:rPr>
              <w:t>11_harmony</w:t>
            </w:r>
          </w:p>
        </w:tc>
        <w:tc>
          <w:tcPr>
            <w:tcW w:w="1388" w:type="dxa"/>
          </w:tcPr>
          <w:p w14:paraId="27EA1167" w14:textId="77777777" w:rsidR="00C4722D" w:rsidRPr="00292762" w:rsidRDefault="00C4722D" w:rsidP="00C4722D">
            <w:pPr>
              <w:rPr>
                <w:sz w:val="20"/>
                <w:szCs w:val="20"/>
              </w:rPr>
            </w:pPr>
          </w:p>
        </w:tc>
        <w:tc>
          <w:tcPr>
            <w:tcW w:w="1341" w:type="dxa"/>
          </w:tcPr>
          <w:p w14:paraId="59AA665F" w14:textId="77777777" w:rsidR="00C4722D" w:rsidRPr="00292762" w:rsidRDefault="00C4722D" w:rsidP="00C4722D">
            <w:pPr>
              <w:rPr>
                <w:sz w:val="20"/>
                <w:szCs w:val="20"/>
              </w:rPr>
            </w:pPr>
          </w:p>
        </w:tc>
        <w:tc>
          <w:tcPr>
            <w:tcW w:w="1535" w:type="dxa"/>
          </w:tcPr>
          <w:p w14:paraId="79262F10" w14:textId="4653C46A" w:rsidR="00C4722D" w:rsidRPr="00292762" w:rsidRDefault="00C4722D" w:rsidP="00C4722D">
            <w:pPr>
              <w:rPr>
                <w:sz w:val="20"/>
                <w:szCs w:val="20"/>
              </w:rPr>
            </w:pPr>
            <w:r>
              <w:rPr>
                <w:sz w:val="20"/>
                <w:szCs w:val="20"/>
              </w:rPr>
              <w:t>Yes</w:t>
            </w:r>
          </w:p>
        </w:tc>
        <w:tc>
          <w:tcPr>
            <w:tcW w:w="1536" w:type="dxa"/>
          </w:tcPr>
          <w:p w14:paraId="48E86FE0" w14:textId="77777777" w:rsidR="00C4722D" w:rsidRPr="00292762" w:rsidRDefault="00C4722D" w:rsidP="00C4722D">
            <w:pPr>
              <w:rPr>
                <w:sz w:val="20"/>
                <w:szCs w:val="20"/>
              </w:rPr>
            </w:pPr>
          </w:p>
        </w:tc>
        <w:tc>
          <w:tcPr>
            <w:tcW w:w="1399" w:type="dxa"/>
          </w:tcPr>
          <w:p w14:paraId="1818AFFB" w14:textId="77777777" w:rsidR="00C4722D" w:rsidRPr="00292762" w:rsidRDefault="00C4722D" w:rsidP="00C4722D">
            <w:pPr>
              <w:rPr>
                <w:sz w:val="20"/>
                <w:szCs w:val="20"/>
              </w:rPr>
            </w:pPr>
          </w:p>
        </w:tc>
      </w:tr>
      <w:tr w:rsidR="00C4722D" w14:paraId="2B453F6E" w14:textId="77777777" w:rsidTr="007360C7">
        <w:tc>
          <w:tcPr>
            <w:tcW w:w="2151" w:type="dxa"/>
          </w:tcPr>
          <w:p w14:paraId="2B76E9D5" w14:textId="7ED946E4" w:rsidR="00C4722D" w:rsidRPr="00292762" w:rsidRDefault="00C4722D" w:rsidP="00C4722D">
            <w:pPr>
              <w:rPr>
                <w:sz w:val="20"/>
                <w:szCs w:val="20"/>
              </w:rPr>
            </w:pPr>
            <w:r>
              <w:rPr>
                <w:sz w:val="20"/>
                <w:szCs w:val="20"/>
              </w:rPr>
              <w:t>12_scanorama</w:t>
            </w:r>
          </w:p>
        </w:tc>
        <w:tc>
          <w:tcPr>
            <w:tcW w:w="1388" w:type="dxa"/>
          </w:tcPr>
          <w:p w14:paraId="0BF56427" w14:textId="77777777" w:rsidR="00C4722D" w:rsidRPr="00292762" w:rsidRDefault="00C4722D" w:rsidP="00C4722D">
            <w:pPr>
              <w:rPr>
                <w:sz w:val="20"/>
                <w:szCs w:val="20"/>
              </w:rPr>
            </w:pPr>
          </w:p>
        </w:tc>
        <w:tc>
          <w:tcPr>
            <w:tcW w:w="1341" w:type="dxa"/>
          </w:tcPr>
          <w:p w14:paraId="600FE27D" w14:textId="77777777" w:rsidR="00C4722D" w:rsidRPr="00292762" w:rsidRDefault="00C4722D" w:rsidP="00C4722D">
            <w:pPr>
              <w:rPr>
                <w:sz w:val="20"/>
                <w:szCs w:val="20"/>
              </w:rPr>
            </w:pPr>
          </w:p>
        </w:tc>
        <w:tc>
          <w:tcPr>
            <w:tcW w:w="1535" w:type="dxa"/>
          </w:tcPr>
          <w:p w14:paraId="5C70C9B3" w14:textId="16A2F632" w:rsidR="00C4722D" w:rsidRPr="00292762" w:rsidRDefault="00C4722D" w:rsidP="00C4722D">
            <w:pPr>
              <w:rPr>
                <w:sz w:val="20"/>
                <w:szCs w:val="20"/>
              </w:rPr>
            </w:pPr>
            <w:r>
              <w:rPr>
                <w:sz w:val="20"/>
                <w:szCs w:val="20"/>
              </w:rPr>
              <w:t>Yes</w:t>
            </w:r>
          </w:p>
        </w:tc>
        <w:tc>
          <w:tcPr>
            <w:tcW w:w="1536" w:type="dxa"/>
          </w:tcPr>
          <w:p w14:paraId="6DF6AE44" w14:textId="77777777" w:rsidR="00C4722D" w:rsidRPr="00292762" w:rsidRDefault="00C4722D" w:rsidP="00C4722D">
            <w:pPr>
              <w:rPr>
                <w:sz w:val="20"/>
                <w:szCs w:val="20"/>
              </w:rPr>
            </w:pPr>
          </w:p>
        </w:tc>
        <w:tc>
          <w:tcPr>
            <w:tcW w:w="1399" w:type="dxa"/>
          </w:tcPr>
          <w:p w14:paraId="2B886988" w14:textId="77777777" w:rsidR="00C4722D" w:rsidRPr="00292762" w:rsidRDefault="00C4722D" w:rsidP="00C4722D">
            <w:pPr>
              <w:rPr>
                <w:sz w:val="20"/>
                <w:szCs w:val="20"/>
              </w:rPr>
            </w:pPr>
          </w:p>
        </w:tc>
      </w:tr>
      <w:tr w:rsidR="00C4722D" w14:paraId="1902A742" w14:textId="77777777" w:rsidTr="007360C7">
        <w:tc>
          <w:tcPr>
            <w:tcW w:w="2151" w:type="dxa"/>
          </w:tcPr>
          <w:p w14:paraId="1A9F1B35" w14:textId="28393E68" w:rsidR="00C4722D" w:rsidRPr="00292762" w:rsidRDefault="00C4722D" w:rsidP="00C4722D">
            <w:pPr>
              <w:rPr>
                <w:sz w:val="20"/>
                <w:szCs w:val="20"/>
              </w:rPr>
            </w:pPr>
            <w:r>
              <w:rPr>
                <w:sz w:val="20"/>
                <w:szCs w:val="20"/>
              </w:rPr>
              <w:t>13_fsmvn</w:t>
            </w:r>
          </w:p>
        </w:tc>
        <w:tc>
          <w:tcPr>
            <w:tcW w:w="1388" w:type="dxa"/>
          </w:tcPr>
          <w:p w14:paraId="64E3753A" w14:textId="77777777" w:rsidR="00C4722D" w:rsidRPr="00292762" w:rsidRDefault="00C4722D" w:rsidP="00C4722D">
            <w:pPr>
              <w:rPr>
                <w:sz w:val="20"/>
                <w:szCs w:val="20"/>
              </w:rPr>
            </w:pPr>
          </w:p>
        </w:tc>
        <w:tc>
          <w:tcPr>
            <w:tcW w:w="1341" w:type="dxa"/>
          </w:tcPr>
          <w:p w14:paraId="05151C06" w14:textId="77777777" w:rsidR="00C4722D" w:rsidRPr="00292762" w:rsidRDefault="00C4722D" w:rsidP="00C4722D">
            <w:pPr>
              <w:rPr>
                <w:sz w:val="20"/>
                <w:szCs w:val="20"/>
              </w:rPr>
            </w:pPr>
          </w:p>
        </w:tc>
        <w:tc>
          <w:tcPr>
            <w:tcW w:w="1535" w:type="dxa"/>
          </w:tcPr>
          <w:p w14:paraId="15E0BF84" w14:textId="04CB8DEC" w:rsidR="00C4722D" w:rsidRPr="00292762" w:rsidRDefault="00C4722D" w:rsidP="00C4722D">
            <w:pPr>
              <w:rPr>
                <w:sz w:val="20"/>
                <w:szCs w:val="20"/>
              </w:rPr>
            </w:pPr>
            <w:r>
              <w:rPr>
                <w:sz w:val="20"/>
                <w:szCs w:val="20"/>
              </w:rPr>
              <w:t>Yes</w:t>
            </w:r>
          </w:p>
        </w:tc>
        <w:tc>
          <w:tcPr>
            <w:tcW w:w="1536" w:type="dxa"/>
          </w:tcPr>
          <w:p w14:paraId="6A1FDA4E" w14:textId="77777777" w:rsidR="00C4722D" w:rsidRPr="00292762" w:rsidRDefault="00C4722D" w:rsidP="00C4722D">
            <w:pPr>
              <w:rPr>
                <w:sz w:val="20"/>
                <w:szCs w:val="20"/>
              </w:rPr>
            </w:pPr>
          </w:p>
        </w:tc>
        <w:tc>
          <w:tcPr>
            <w:tcW w:w="1399" w:type="dxa"/>
          </w:tcPr>
          <w:p w14:paraId="6306DABE" w14:textId="77777777" w:rsidR="00C4722D" w:rsidRPr="00292762" w:rsidRDefault="00C4722D" w:rsidP="00C4722D">
            <w:pPr>
              <w:rPr>
                <w:sz w:val="20"/>
                <w:szCs w:val="20"/>
              </w:rPr>
            </w:pPr>
          </w:p>
        </w:tc>
      </w:tr>
      <w:tr w:rsidR="00C4722D" w14:paraId="1A0CA272" w14:textId="77777777" w:rsidTr="007360C7">
        <w:tc>
          <w:tcPr>
            <w:tcW w:w="2151" w:type="dxa"/>
          </w:tcPr>
          <w:p w14:paraId="15D74899" w14:textId="4299A745" w:rsidR="00C4722D" w:rsidRPr="00292762" w:rsidRDefault="00C4722D" w:rsidP="00C4722D">
            <w:pPr>
              <w:rPr>
                <w:sz w:val="20"/>
                <w:szCs w:val="20"/>
              </w:rPr>
            </w:pPr>
            <w:r>
              <w:rPr>
                <w:sz w:val="20"/>
                <w:szCs w:val="20"/>
              </w:rPr>
              <w:t>14_qsmooth</w:t>
            </w:r>
          </w:p>
        </w:tc>
        <w:tc>
          <w:tcPr>
            <w:tcW w:w="1388" w:type="dxa"/>
          </w:tcPr>
          <w:p w14:paraId="7F08E334" w14:textId="77777777" w:rsidR="00C4722D" w:rsidRPr="00292762" w:rsidRDefault="00C4722D" w:rsidP="00C4722D">
            <w:pPr>
              <w:rPr>
                <w:sz w:val="20"/>
                <w:szCs w:val="20"/>
              </w:rPr>
            </w:pPr>
          </w:p>
        </w:tc>
        <w:tc>
          <w:tcPr>
            <w:tcW w:w="1341" w:type="dxa"/>
          </w:tcPr>
          <w:p w14:paraId="130148FD" w14:textId="77777777" w:rsidR="00C4722D" w:rsidRPr="00292762" w:rsidRDefault="00C4722D" w:rsidP="00C4722D">
            <w:pPr>
              <w:rPr>
                <w:sz w:val="20"/>
                <w:szCs w:val="20"/>
              </w:rPr>
            </w:pPr>
          </w:p>
        </w:tc>
        <w:tc>
          <w:tcPr>
            <w:tcW w:w="1535" w:type="dxa"/>
          </w:tcPr>
          <w:p w14:paraId="3359D892" w14:textId="10103B3A" w:rsidR="00C4722D" w:rsidRPr="00292762" w:rsidRDefault="00C4722D" w:rsidP="00C4722D">
            <w:pPr>
              <w:rPr>
                <w:sz w:val="20"/>
                <w:szCs w:val="20"/>
              </w:rPr>
            </w:pPr>
            <w:r>
              <w:rPr>
                <w:sz w:val="20"/>
                <w:szCs w:val="20"/>
              </w:rPr>
              <w:t>Yes</w:t>
            </w:r>
          </w:p>
        </w:tc>
        <w:tc>
          <w:tcPr>
            <w:tcW w:w="1536" w:type="dxa"/>
          </w:tcPr>
          <w:p w14:paraId="18D61788" w14:textId="77777777" w:rsidR="00C4722D" w:rsidRPr="00292762" w:rsidRDefault="00C4722D" w:rsidP="00C4722D">
            <w:pPr>
              <w:rPr>
                <w:sz w:val="20"/>
                <w:szCs w:val="20"/>
              </w:rPr>
            </w:pPr>
          </w:p>
        </w:tc>
        <w:tc>
          <w:tcPr>
            <w:tcW w:w="1399" w:type="dxa"/>
          </w:tcPr>
          <w:p w14:paraId="6851829D" w14:textId="77777777" w:rsidR="00C4722D" w:rsidRPr="00292762" w:rsidRDefault="00C4722D" w:rsidP="00C4722D">
            <w:pPr>
              <w:rPr>
                <w:sz w:val="20"/>
                <w:szCs w:val="20"/>
              </w:rPr>
            </w:pPr>
          </w:p>
        </w:tc>
      </w:tr>
      <w:tr w:rsidR="00C4722D" w14:paraId="4DF33B04" w14:textId="77777777" w:rsidTr="007360C7">
        <w:tc>
          <w:tcPr>
            <w:tcW w:w="2151" w:type="dxa"/>
          </w:tcPr>
          <w:p w14:paraId="71C0A7FB" w14:textId="7A7E0CE4" w:rsidR="00C4722D" w:rsidRPr="00292762" w:rsidRDefault="00C4722D" w:rsidP="00C4722D">
            <w:pPr>
              <w:rPr>
                <w:sz w:val="20"/>
                <w:szCs w:val="20"/>
              </w:rPr>
            </w:pPr>
            <w:r>
              <w:rPr>
                <w:sz w:val="20"/>
                <w:szCs w:val="20"/>
              </w:rPr>
              <w:t>15_fsqn_py</w:t>
            </w:r>
          </w:p>
        </w:tc>
        <w:tc>
          <w:tcPr>
            <w:tcW w:w="1388" w:type="dxa"/>
          </w:tcPr>
          <w:p w14:paraId="06F94DB6" w14:textId="77777777" w:rsidR="00C4722D" w:rsidRPr="00292762" w:rsidRDefault="00C4722D" w:rsidP="00C4722D">
            <w:pPr>
              <w:rPr>
                <w:sz w:val="20"/>
                <w:szCs w:val="20"/>
              </w:rPr>
            </w:pPr>
          </w:p>
        </w:tc>
        <w:tc>
          <w:tcPr>
            <w:tcW w:w="1341" w:type="dxa"/>
          </w:tcPr>
          <w:p w14:paraId="2526E675" w14:textId="77777777" w:rsidR="00C4722D" w:rsidRPr="00292762" w:rsidRDefault="00C4722D" w:rsidP="00C4722D">
            <w:pPr>
              <w:rPr>
                <w:sz w:val="20"/>
                <w:szCs w:val="20"/>
              </w:rPr>
            </w:pPr>
          </w:p>
        </w:tc>
        <w:tc>
          <w:tcPr>
            <w:tcW w:w="1535" w:type="dxa"/>
          </w:tcPr>
          <w:p w14:paraId="6063D7D7" w14:textId="59BCE527" w:rsidR="00C4722D" w:rsidRPr="00292762" w:rsidRDefault="00C4722D" w:rsidP="00C4722D">
            <w:pPr>
              <w:rPr>
                <w:sz w:val="20"/>
                <w:szCs w:val="20"/>
              </w:rPr>
            </w:pPr>
            <w:r>
              <w:rPr>
                <w:sz w:val="20"/>
                <w:szCs w:val="20"/>
              </w:rPr>
              <w:t>Yes</w:t>
            </w:r>
          </w:p>
        </w:tc>
        <w:tc>
          <w:tcPr>
            <w:tcW w:w="1536" w:type="dxa"/>
          </w:tcPr>
          <w:p w14:paraId="715C3BED" w14:textId="77777777" w:rsidR="00C4722D" w:rsidRPr="00292762" w:rsidRDefault="00C4722D" w:rsidP="00C4722D">
            <w:pPr>
              <w:rPr>
                <w:sz w:val="20"/>
                <w:szCs w:val="20"/>
              </w:rPr>
            </w:pPr>
          </w:p>
        </w:tc>
        <w:tc>
          <w:tcPr>
            <w:tcW w:w="1399" w:type="dxa"/>
          </w:tcPr>
          <w:p w14:paraId="7A73F7B8" w14:textId="77777777" w:rsidR="00C4722D" w:rsidRPr="00292762" w:rsidRDefault="00C4722D" w:rsidP="00C4722D">
            <w:pPr>
              <w:rPr>
                <w:sz w:val="20"/>
                <w:szCs w:val="20"/>
              </w:rPr>
            </w:pPr>
          </w:p>
        </w:tc>
      </w:tr>
      <w:tr w:rsidR="00C4722D" w14:paraId="67B5CC13" w14:textId="77777777" w:rsidTr="007360C7">
        <w:tc>
          <w:tcPr>
            <w:tcW w:w="2151" w:type="dxa"/>
          </w:tcPr>
          <w:p w14:paraId="47855606" w14:textId="6951AC8A" w:rsidR="00C4722D" w:rsidRPr="00292762" w:rsidRDefault="00C4722D" w:rsidP="00C4722D">
            <w:pPr>
              <w:rPr>
                <w:sz w:val="20"/>
                <w:szCs w:val="20"/>
              </w:rPr>
            </w:pPr>
            <w:r>
              <w:rPr>
                <w:sz w:val="20"/>
                <w:szCs w:val="20"/>
              </w:rPr>
              <w:t>16_fsqn_r</w:t>
            </w:r>
          </w:p>
        </w:tc>
        <w:tc>
          <w:tcPr>
            <w:tcW w:w="1388" w:type="dxa"/>
          </w:tcPr>
          <w:p w14:paraId="6141F001" w14:textId="77777777" w:rsidR="00C4722D" w:rsidRPr="00292762" w:rsidRDefault="00C4722D" w:rsidP="00C4722D">
            <w:pPr>
              <w:rPr>
                <w:sz w:val="20"/>
                <w:szCs w:val="20"/>
              </w:rPr>
            </w:pPr>
          </w:p>
        </w:tc>
        <w:tc>
          <w:tcPr>
            <w:tcW w:w="1341" w:type="dxa"/>
          </w:tcPr>
          <w:p w14:paraId="39A14FAC" w14:textId="77777777" w:rsidR="00C4722D" w:rsidRPr="00292762" w:rsidRDefault="00C4722D" w:rsidP="00C4722D">
            <w:pPr>
              <w:rPr>
                <w:sz w:val="20"/>
                <w:szCs w:val="20"/>
              </w:rPr>
            </w:pPr>
          </w:p>
        </w:tc>
        <w:tc>
          <w:tcPr>
            <w:tcW w:w="1535" w:type="dxa"/>
          </w:tcPr>
          <w:p w14:paraId="7C7A563E" w14:textId="3EAFF524" w:rsidR="00C4722D" w:rsidRPr="00292762" w:rsidRDefault="00C4722D" w:rsidP="00C4722D">
            <w:pPr>
              <w:rPr>
                <w:sz w:val="20"/>
                <w:szCs w:val="20"/>
              </w:rPr>
            </w:pPr>
            <w:r>
              <w:rPr>
                <w:sz w:val="20"/>
                <w:szCs w:val="20"/>
              </w:rPr>
              <w:t>Yes</w:t>
            </w:r>
          </w:p>
        </w:tc>
        <w:tc>
          <w:tcPr>
            <w:tcW w:w="1536" w:type="dxa"/>
          </w:tcPr>
          <w:p w14:paraId="7C4B83C7" w14:textId="77777777" w:rsidR="00C4722D" w:rsidRPr="00292762" w:rsidRDefault="00C4722D" w:rsidP="00C4722D">
            <w:pPr>
              <w:rPr>
                <w:sz w:val="20"/>
                <w:szCs w:val="20"/>
              </w:rPr>
            </w:pPr>
          </w:p>
        </w:tc>
        <w:tc>
          <w:tcPr>
            <w:tcW w:w="1399" w:type="dxa"/>
          </w:tcPr>
          <w:p w14:paraId="780B61D9" w14:textId="77777777" w:rsidR="00C4722D" w:rsidRPr="00292762" w:rsidRDefault="00C4722D" w:rsidP="00C4722D">
            <w:pPr>
              <w:rPr>
                <w:sz w:val="20"/>
                <w:szCs w:val="20"/>
              </w:rPr>
            </w:pPr>
          </w:p>
        </w:tc>
      </w:tr>
      <w:tr w:rsidR="00C4722D" w14:paraId="2D8322FF" w14:textId="77777777" w:rsidTr="007360C7">
        <w:tc>
          <w:tcPr>
            <w:tcW w:w="2151" w:type="dxa"/>
          </w:tcPr>
          <w:p w14:paraId="4462D3B0" w14:textId="47609E3F" w:rsidR="00C4722D" w:rsidRPr="00292762" w:rsidRDefault="00C4722D" w:rsidP="00C4722D">
            <w:pPr>
              <w:rPr>
                <w:sz w:val="20"/>
                <w:szCs w:val="20"/>
              </w:rPr>
            </w:pPr>
            <w:r>
              <w:rPr>
                <w:sz w:val="20"/>
                <w:szCs w:val="20"/>
              </w:rPr>
              <w:t>17_quantile</w:t>
            </w:r>
          </w:p>
        </w:tc>
        <w:tc>
          <w:tcPr>
            <w:tcW w:w="1388" w:type="dxa"/>
          </w:tcPr>
          <w:p w14:paraId="1E5FD82A" w14:textId="77777777" w:rsidR="00C4722D" w:rsidRPr="00292762" w:rsidRDefault="00C4722D" w:rsidP="00C4722D">
            <w:pPr>
              <w:rPr>
                <w:sz w:val="20"/>
                <w:szCs w:val="20"/>
              </w:rPr>
            </w:pPr>
          </w:p>
        </w:tc>
        <w:tc>
          <w:tcPr>
            <w:tcW w:w="1341" w:type="dxa"/>
          </w:tcPr>
          <w:p w14:paraId="5DF472D6" w14:textId="77777777" w:rsidR="00C4722D" w:rsidRPr="00292762" w:rsidRDefault="00C4722D" w:rsidP="00C4722D">
            <w:pPr>
              <w:rPr>
                <w:sz w:val="20"/>
                <w:szCs w:val="20"/>
              </w:rPr>
            </w:pPr>
          </w:p>
        </w:tc>
        <w:tc>
          <w:tcPr>
            <w:tcW w:w="1535" w:type="dxa"/>
          </w:tcPr>
          <w:p w14:paraId="05E662B3" w14:textId="7F5C3619" w:rsidR="00C4722D" w:rsidRPr="00292762" w:rsidRDefault="00C4722D" w:rsidP="00C4722D">
            <w:pPr>
              <w:rPr>
                <w:sz w:val="20"/>
                <w:szCs w:val="20"/>
              </w:rPr>
            </w:pPr>
            <w:r>
              <w:rPr>
                <w:sz w:val="20"/>
                <w:szCs w:val="20"/>
              </w:rPr>
              <w:t>Yes</w:t>
            </w:r>
          </w:p>
        </w:tc>
        <w:tc>
          <w:tcPr>
            <w:tcW w:w="1536" w:type="dxa"/>
          </w:tcPr>
          <w:p w14:paraId="7265102A" w14:textId="77777777" w:rsidR="00C4722D" w:rsidRPr="00292762" w:rsidRDefault="00C4722D" w:rsidP="00C4722D">
            <w:pPr>
              <w:rPr>
                <w:sz w:val="20"/>
                <w:szCs w:val="20"/>
              </w:rPr>
            </w:pPr>
          </w:p>
        </w:tc>
        <w:tc>
          <w:tcPr>
            <w:tcW w:w="1399" w:type="dxa"/>
          </w:tcPr>
          <w:p w14:paraId="2A2A22BB" w14:textId="77777777" w:rsidR="00C4722D" w:rsidRPr="00292762" w:rsidRDefault="00C4722D" w:rsidP="00C4722D">
            <w:pPr>
              <w:rPr>
                <w:sz w:val="20"/>
                <w:szCs w:val="20"/>
              </w:rPr>
            </w:pPr>
          </w:p>
        </w:tc>
      </w:tr>
      <w:tr w:rsidR="00C4722D" w14:paraId="0AEAAC1A" w14:textId="77777777" w:rsidTr="007360C7">
        <w:tc>
          <w:tcPr>
            <w:tcW w:w="2151" w:type="dxa"/>
          </w:tcPr>
          <w:p w14:paraId="1AE259EB" w14:textId="7DD866C5" w:rsidR="00C4722D" w:rsidRPr="00292762" w:rsidRDefault="00C4722D" w:rsidP="00C4722D">
            <w:pPr>
              <w:rPr>
                <w:sz w:val="20"/>
                <w:szCs w:val="20"/>
              </w:rPr>
            </w:pPr>
            <w:r>
              <w:rPr>
                <w:sz w:val="20"/>
                <w:szCs w:val="20"/>
              </w:rPr>
              <w:t>18_rank</w:t>
            </w:r>
          </w:p>
        </w:tc>
        <w:tc>
          <w:tcPr>
            <w:tcW w:w="1388" w:type="dxa"/>
          </w:tcPr>
          <w:p w14:paraId="78A05892" w14:textId="77777777" w:rsidR="00C4722D" w:rsidRPr="00292762" w:rsidRDefault="00C4722D" w:rsidP="00C4722D">
            <w:pPr>
              <w:rPr>
                <w:sz w:val="20"/>
                <w:szCs w:val="20"/>
              </w:rPr>
            </w:pPr>
          </w:p>
        </w:tc>
        <w:tc>
          <w:tcPr>
            <w:tcW w:w="1341" w:type="dxa"/>
          </w:tcPr>
          <w:p w14:paraId="3A72CED4" w14:textId="77777777" w:rsidR="00C4722D" w:rsidRPr="00292762" w:rsidRDefault="00C4722D" w:rsidP="00C4722D">
            <w:pPr>
              <w:rPr>
                <w:sz w:val="20"/>
                <w:szCs w:val="20"/>
              </w:rPr>
            </w:pPr>
          </w:p>
        </w:tc>
        <w:tc>
          <w:tcPr>
            <w:tcW w:w="1535" w:type="dxa"/>
          </w:tcPr>
          <w:p w14:paraId="6175632B" w14:textId="0F945CFD" w:rsidR="00C4722D" w:rsidRPr="00292762" w:rsidRDefault="00C4722D" w:rsidP="00C4722D">
            <w:pPr>
              <w:rPr>
                <w:sz w:val="20"/>
                <w:szCs w:val="20"/>
              </w:rPr>
            </w:pPr>
            <w:r>
              <w:rPr>
                <w:sz w:val="20"/>
                <w:szCs w:val="20"/>
              </w:rPr>
              <w:t>Yes</w:t>
            </w:r>
          </w:p>
        </w:tc>
        <w:tc>
          <w:tcPr>
            <w:tcW w:w="1536" w:type="dxa"/>
          </w:tcPr>
          <w:p w14:paraId="6F6A65C0" w14:textId="77777777" w:rsidR="00C4722D" w:rsidRPr="00292762" w:rsidRDefault="00C4722D" w:rsidP="00C4722D">
            <w:pPr>
              <w:rPr>
                <w:sz w:val="20"/>
                <w:szCs w:val="20"/>
              </w:rPr>
            </w:pPr>
          </w:p>
        </w:tc>
        <w:tc>
          <w:tcPr>
            <w:tcW w:w="1399" w:type="dxa"/>
          </w:tcPr>
          <w:p w14:paraId="5FCE5DA0" w14:textId="77777777" w:rsidR="00C4722D" w:rsidRPr="00292762" w:rsidRDefault="00C4722D" w:rsidP="00C4722D">
            <w:pPr>
              <w:rPr>
                <w:sz w:val="20"/>
                <w:szCs w:val="20"/>
              </w:rPr>
            </w:pPr>
          </w:p>
        </w:tc>
      </w:tr>
      <w:tr w:rsidR="00C4722D" w14:paraId="6A7DB922" w14:textId="77777777" w:rsidTr="007360C7">
        <w:tc>
          <w:tcPr>
            <w:tcW w:w="2151" w:type="dxa"/>
          </w:tcPr>
          <w:p w14:paraId="67D92747" w14:textId="525979ED" w:rsidR="00C4722D" w:rsidRPr="00292762" w:rsidRDefault="00C4722D" w:rsidP="00C4722D">
            <w:pPr>
              <w:rPr>
                <w:sz w:val="20"/>
                <w:szCs w:val="20"/>
              </w:rPr>
            </w:pPr>
            <w:r>
              <w:rPr>
                <w:sz w:val="20"/>
                <w:szCs w:val="20"/>
              </w:rPr>
              <w:t>19_tdm</w:t>
            </w:r>
          </w:p>
        </w:tc>
        <w:tc>
          <w:tcPr>
            <w:tcW w:w="1388" w:type="dxa"/>
          </w:tcPr>
          <w:p w14:paraId="10C4B3B9" w14:textId="77777777" w:rsidR="00C4722D" w:rsidRPr="00292762" w:rsidRDefault="00C4722D" w:rsidP="00C4722D">
            <w:pPr>
              <w:rPr>
                <w:sz w:val="20"/>
                <w:szCs w:val="20"/>
              </w:rPr>
            </w:pPr>
          </w:p>
        </w:tc>
        <w:tc>
          <w:tcPr>
            <w:tcW w:w="1341" w:type="dxa"/>
          </w:tcPr>
          <w:p w14:paraId="652F8D62" w14:textId="77777777" w:rsidR="00C4722D" w:rsidRPr="00292762" w:rsidRDefault="00C4722D" w:rsidP="00C4722D">
            <w:pPr>
              <w:rPr>
                <w:sz w:val="20"/>
                <w:szCs w:val="20"/>
              </w:rPr>
            </w:pPr>
          </w:p>
        </w:tc>
        <w:tc>
          <w:tcPr>
            <w:tcW w:w="1535" w:type="dxa"/>
          </w:tcPr>
          <w:p w14:paraId="6C4FC5E3" w14:textId="49C00BC9" w:rsidR="00C4722D" w:rsidRPr="00292762" w:rsidRDefault="00C4722D" w:rsidP="00C4722D">
            <w:pPr>
              <w:rPr>
                <w:sz w:val="20"/>
                <w:szCs w:val="20"/>
              </w:rPr>
            </w:pPr>
            <w:r>
              <w:rPr>
                <w:sz w:val="20"/>
                <w:szCs w:val="20"/>
              </w:rPr>
              <w:t>Yes</w:t>
            </w:r>
          </w:p>
        </w:tc>
        <w:tc>
          <w:tcPr>
            <w:tcW w:w="1536" w:type="dxa"/>
          </w:tcPr>
          <w:p w14:paraId="4B6774C6" w14:textId="77777777" w:rsidR="00C4722D" w:rsidRPr="00292762" w:rsidRDefault="00C4722D" w:rsidP="00C4722D">
            <w:pPr>
              <w:rPr>
                <w:sz w:val="20"/>
                <w:szCs w:val="20"/>
              </w:rPr>
            </w:pPr>
          </w:p>
        </w:tc>
        <w:tc>
          <w:tcPr>
            <w:tcW w:w="1399" w:type="dxa"/>
          </w:tcPr>
          <w:p w14:paraId="5AF7AB91" w14:textId="77777777" w:rsidR="00C4722D" w:rsidRPr="00292762" w:rsidRDefault="00C4722D" w:rsidP="00C4722D">
            <w:pPr>
              <w:rPr>
                <w:sz w:val="20"/>
                <w:szCs w:val="20"/>
              </w:rPr>
            </w:pPr>
          </w:p>
        </w:tc>
      </w:tr>
      <w:tr w:rsidR="00C4722D" w14:paraId="443D4C78" w14:textId="77777777" w:rsidTr="007360C7">
        <w:tc>
          <w:tcPr>
            <w:tcW w:w="2151" w:type="dxa"/>
          </w:tcPr>
          <w:p w14:paraId="743436EC" w14:textId="323050B7" w:rsidR="00C4722D" w:rsidRPr="00292762" w:rsidRDefault="00C4722D" w:rsidP="00C4722D">
            <w:pPr>
              <w:rPr>
                <w:sz w:val="20"/>
                <w:szCs w:val="20"/>
              </w:rPr>
            </w:pPr>
            <w:r>
              <w:rPr>
                <w:sz w:val="20"/>
                <w:szCs w:val="20"/>
              </w:rPr>
              <w:t>20_shambhala (put here the standard Shambhala)</w:t>
            </w:r>
          </w:p>
        </w:tc>
        <w:tc>
          <w:tcPr>
            <w:tcW w:w="1388" w:type="dxa"/>
          </w:tcPr>
          <w:p w14:paraId="122BF951" w14:textId="77777777" w:rsidR="00C4722D" w:rsidRPr="00292762" w:rsidRDefault="00C4722D" w:rsidP="00C4722D">
            <w:pPr>
              <w:rPr>
                <w:sz w:val="20"/>
                <w:szCs w:val="20"/>
              </w:rPr>
            </w:pPr>
          </w:p>
        </w:tc>
        <w:tc>
          <w:tcPr>
            <w:tcW w:w="1341" w:type="dxa"/>
          </w:tcPr>
          <w:p w14:paraId="3C085C63" w14:textId="77777777" w:rsidR="00C4722D" w:rsidRPr="00292762" w:rsidRDefault="00C4722D" w:rsidP="00C4722D">
            <w:pPr>
              <w:rPr>
                <w:sz w:val="20"/>
                <w:szCs w:val="20"/>
              </w:rPr>
            </w:pPr>
          </w:p>
        </w:tc>
        <w:tc>
          <w:tcPr>
            <w:tcW w:w="1535" w:type="dxa"/>
          </w:tcPr>
          <w:p w14:paraId="27CD1224" w14:textId="6790E87F" w:rsidR="00C4722D" w:rsidRPr="00292762" w:rsidRDefault="00C4722D" w:rsidP="00C4722D">
            <w:pPr>
              <w:rPr>
                <w:sz w:val="20"/>
                <w:szCs w:val="20"/>
              </w:rPr>
            </w:pPr>
            <w:r>
              <w:rPr>
                <w:sz w:val="20"/>
                <w:szCs w:val="20"/>
              </w:rPr>
              <w:t>Yes</w:t>
            </w:r>
          </w:p>
        </w:tc>
        <w:tc>
          <w:tcPr>
            <w:tcW w:w="1536" w:type="dxa"/>
          </w:tcPr>
          <w:p w14:paraId="013DB032" w14:textId="77777777" w:rsidR="00C4722D" w:rsidRPr="00292762" w:rsidRDefault="00C4722D" w:rsidP="00C4722D">
            <w:pPr>
              <w:rPr>
                <w:sz w:val="20"/>
                <w:szCs w:val="20"/>
              </w:rPr>
            </w:pPr>
          </w:p>
        </w:tc>
        <w:tc>
          <w:tcPr>
            <w:tcW w:w="1399" w:type="dxa"/>
          </w:tcPr>
          <w:p w14:paraId="369D1BB9" w14:textId="77777777" w:rsidR="00C4722D" w:rsidRPr="00292762" w:rsidRDefault="00C4722D" w:rsidP="00C4722D">
            <w:pPr>
              <w:rPr>
                <w:sz w:val="20"/>
                <w:szCs w:val="20"/>
              </w:rPr>
            </w:pPr>
          </w:p>
        </w:tc>
      </w:tr>
      <w:tr w:rsidR="00C4722D" w14:paraId="74021A09" w14:textId="77777777" w:rsidTr="007360C7">
        <w:tc>
          <w:tcPr>
            <w:tcW w:w="2151" w:type="dxa"/>
          </w:tcPr>
          <w:p w14:paraId="7EAB68BD" w14:textId="2C1268B6" w:rsidR="00C4722D" w:rsidRPr="00292762" w:rsidRDefault="00C4722D" w:rsidP="00C4722D">
            <w:pPr>
              <w:rPr>
                <w:sz w:val="20"/>
                <w:szCs w:val="20"/>
              </w:rPr>
            </w:pPr>
            <w:r>
              <w:rPr>
                <w:sz w:val="20"/>
                <w:szCs w:val="20"/>
              </w:rPr>
              <w:t>21_harmonizr</w:t>
            </w:r>
          </w:p>
        </w:tc>
        <w:tc>
          <w:tcPr>
            <w:tcW w:w="1388" w:type="dxa"/>
          </w:tcPr>
          <w:p w14:paraId="10DE1000" w14:textId="77777777" w:rsidR="00C4722D" w:rsidRPr="00292762" w:rsidRDefault="00C4722D" w:rsidP="00C4722D">
            <w:pPr>
              <w:rPr>
                <w:sz w:val="20"/>
                <w:szCs w:val="20"/>
              </w:rPr>
            </w:pPr>
          </w:p>
        </w:tc>
        <w:tc>
          <w:tcPr>
            <w:tcW w:w="1341" w:type="dxa"/>
          </w:tcPr>
          <w:p w14:paraId="321894B6" w14:textId="77777777" w:rsidR="00C4722D" w:rsidRPr="00292762" w:rsidRDefault="00C4722D" w:rsidP="00C4722D">
            <w:pPr>
              <w:rPr>
                <w:sz w:val="20"/>
                <w:szCs w:val="20"/>
              </w:rPr>
            </w:pPr>
          </w:p>
        </w:tc>
        <w:tc>
          <w:tcPr>
            <w:tcW w:w="1535" w:type="dxa"/>
          </w:tcPr>
          <w:p w14:paraId="740DD33F" w14:textId="3D343F1B" w:rsidR="00C4722D" w:rsidRPr="00292762" w:rsidRDefault="00C4722D" w:rsidP="00C4722D">
            <w:pPr>
              <w:rPr>
                <w:sz w:val="20"/>
                <w:szCs w:val="20"/>
              </w:rPr>
            </w:pPr>
            <w:r>
              <w:rPr>
                <w:sz w:val="20"/>
                <w:szCs w:val="20"/>
              </w:rPr>
              <w:t>Yes</w:t>
            </w:r>
          </w:p>
        </w:tc>
        <w:tc>
          <w:tcPr>
            <w:tcW w:w="1536" w:type="dxa"/>
          </w:tcPr>
          <w:p w14:paraId="516DFC84" w14:textId="77777777" w:rsidR="00C4722D" w:rsidRPr="00292762" w:rsidRDefault="00C4722D" w:rsidP="00C4722D">
            <w:pPr>
              <w:rPr>
                <w:sz w:val="20"/>
                <w:szCs w:val="20"/>
              </w:rPr>
            </w:pPr>
          </w:p>
        </w:tc>
        <w:tc>
          <w:tcPr>
            <w:tcW w:w="1399" w:type="dxa"/>
          </w:tcPr>
          <w:p w14:paraId="037D2BB3" w14:textId="77777777" w:rsidR="00C4722D" w:rsidRPr="00292762" w:rsidRDefault="00C4722D" w:rsidP="00C4722D">
            <w:pPr>
              <w:rPr>
                <w:sz w:val="20"/>
                <w:szCs w:val="20"/>
              </w:rPr>
            </w:pPr>
          </w:p>
        </w:tc>
      </w:tr>
      <w:tr w:rsidR="00C4722D" w14:paraId="5D37F9A8" w14:textId="77777777" w:rsidTr="007360C7">
        <w:tc>
          <w:tcPr>
            <w:tcW w:w="2151" w:type="dxa"/>
          </w:tcPr>
          <w:p w14:paraId="0FADCB53" w14:textId="3DBDA4C0" w:rsidR="00C4722D" w:rsidRPr="00292762" w:rsidRDefault="00C4722D" w:rsidP="00C4722D">
            <w:pPr>
              <w:rPr>
                <w:sz w:val="20"/>
                <w:szCs w:val="20"/>
              </w:rPr>
            </w:pPr>
            <w:r>
              <w:rPr>
                <w:sz w:val="20"/>
                <w:szCs w:val="20"/>
              </w:rPr>
              <w:t>22_tmm</w:t>
            </w:r>
          </w:p>
        </w:tc>
        <w:tc>
          <w:tcPr>
            <w:tcW w:w="1388" w:type="dxa"/>
          </w:tcPr>
          <w:p w14:paraId="195DF2F7" w14:textId="77777777" w:rsidR="00C4722D" w:rsidRPr="00292762" w:rsidRDefault="00C4722D" w:rsidP="00C4722D">
            <w:pPr>
              <w:rPr>
                <w:sz w:val="20"/>
                <w:szCs w:val="20"/>
              </w:rPr>
            </w:pPr>
          </w:p>
        </w:tc>
        <w:tc>
          <w:tcPr>
            <w:tcW w:w="1341" w:type="dxa"/>
          </w:tcPr>
          <w:p w14:paraId="443EAFF8" w14:textId="77777777" w:rsidR="00C4722D" w:rsidRPr="00292762" w:rsidRDefault="00C4722D" w:rsidP="00C4722D">
            <w:pPr>
              <w:rPr>
                <w:sz w:val="20"/>
                <w:szCs w:val="20"/>
              </w:rPr>
            </w:pPr>
          </w:p>
        </w:tc>
        <w:tc>
          <w:tcPr>
            <w:tcW w:w="1535" w:type="dxa"/>
          </w:tcPr>
          <w:p w14:paraId="33F18673" w14:textId="1865C906" w:rsidR="00C4722D" w:rsidRPr="00292762" w:rsidRDefault="00C4722D" w:rsidP="00C4722D">
            <w:pPr>
              <w:rPr>
                <w:sz w:val="20"/>
                <w:szCs w:val="20"/>
              </w:rPr>
            </w:pPr>
            <w:r>
              <w:rPr>
                <w:sz w:val="20"/>
                <w:szCs w:val="20"/>
              </w:rPr>
              <w:t>Yes</w:t>
            </w:r>
          </w:p>
        </w:tc>
        <w:tc>
          <w:tcPr>
            <w:tcW w:w="1536" w:type="dxa"/>
          </w:tcPr>
          <w:p w14:paraId="53BFBCF2" w14:textId="77777777" w:rsidR="00C4722D" w:rsidRPr="00292762" w:rsidRDefault="00C4722D" w:rsidP="00C4722D">
            <w:pPr>
              <w:rPr>
                <w:sz w:val="20"/>
                <w:szCs w:val="20"/>
              </w:rPr>
            </w:pPr>
          </w:p>
        </w:tc>
        <w:tc>
          <w:tcPr>
            <w:tcW w:w="1399" w:type="dxa"/>
          </w:tcPr>
          <w:p w14:paraId="7DC08194" w14:textId="77777777" w:rsidR="00C4722D" w:rsidRPr="00292762" w:rsidRDefault="00C4722D" w:rsidP="00C4722D">
            <w:pPr>
              <w:rPr>
                <w:sz w:val="20"/>
                <w:szCs w:val="20"/>
              </w:rPr>
            </w:pPr>
          </w:p>
        </w:tc>
      </w:tr>
      <w:tr w:rsidR="00C4722D" w14:paraId="4712E2B7" w14:textId="77777777" w:rsidTr="007360C7">
        <w:tc>
          <w:tcPr>
            <w:tcW w:w="2151" w:type="dxa"/>
          </w:tcPr>
          <w:p w14:paraId="47719BA4" w14:textId="42A35997" w:rsidR="00C4722D" w:rsidRPr="00292762" w:rsidRDefault="00C4722D" w:rsidP="00C4722D">
            <w:pPr>
              <w:rPr>
                <w:sz w:val="20"/>
                <w:szCs w:val="20"/>
              </w:rPr>
            </w:pPr>
            <w:r>
              <w:rPr>
                <w:sz w:val="20"/>
                <w:szCs w:val="20"/>
              </w:rPr>
              <w:t>23_vst</w:t>
            </w:r>
          </w:p>
        </w:tc>
        <w:tc>
          <w:tcPr>
            <w:tcW w:w="1388" w:type="dxa"/>
          </w:tcPr>
          <w:p w14:paraId="6C6CB4D9" w14:textId="77777777" w:rsidR="00C4722D" w:rsidRPr="00292762" w:rsidRDefault="00C4722D" w:rsidP="00C4722D">
            <w:pPr>
              <w:rPr>
                <w:sz w:val="20"/>
                <w:szCs w:val="20"/>
              </w:rPr>
            </w:pPr>
          </w:p>
        </w:tc>
        <w:tc>
          <w:tcPr>
            <w:tcW w:w="1341" w:type="dxa"/>
          </w:tcPr>
          <w:p w14:paraId="2162D39B" w14:textId="77777777" w:rsidR="00C4722D" w:rsidRPr="00292762" w:rsidRDefault="00C4722D" w:rsidP="00C4722D">
            <w:pPr>
              <w:rPr>
                <w:sz w:val="20"/>
                <w:szCs w:val="20"/>
              </w:rPr>
            </w:pPr>
          </w:p>
        </w:tc>
        <w:tc>
          <w:tcPr>
            <w:tcW w:w="1535" w:type="dxa"/>
          </w:tcPr>
          <w:p w14:paraId="675CB500" w14:textId="13DDB955" w:rsidR="00C4722D" w:rsidRPr="00292762" w:rsidRDefault="00C4722D" w:rsidP="00C4722D">
            <w:pPr>
              <w:rPr>
                <w:sz w:val="20"/>
                <w:szCs w:val="20"/>
              </w:rPr>
            </w:pPr>
            <w:r>
              <w:rPr>
                <w:sz w:val="20"/>
                <w:szCs w:val="20"/>
              </w:rPr>
              <w:t>Yes</w:t>
            </w:r>
          </w:p>
        </w:tc>
        <w:tc>
          <w:tcPr>
            <w:tcW w:w="1536" w:type="dxa"/>
          </w:tcPr>
          <w:p w14:paraId="6A98BD14" w14:textId="77777777" w:rsidR="00C4722D" w:rsidRPr="00292762" w:rsidRDefault="00C4722D" w:rsidP="00C4722D">
            <w:pPr>
              <w:rPr>
                <w:sz w:val="20"/>
                <w:szCs w:val="20"/>
              </w:rPr>
            </w:pPr>
          </w:p>
        </w:tc>
        <w:tc>
          <w:tcPr>
            <w:tcW w:w="1399" w:type="dxa"/>
          </w:tcPr>
          <w:p w14:paraId="009AA0AE" w14:textId="77777777" w:rsidR="00C4722D" w:rsidRPr="00292762" w:rsidRDefault="00C4722D" w:rsidP="00C4722D">
            <w:pPr>
              <w:rPr>
                <w:sz w:val="20"/>
                <w:szCs w:val="20"/>
              </w:rPr>
            </w:pPr>
          </w:p>
        </w:tc>
      </w:tr>
      <w:tr w:rsidR="00C4722D" w14:paraId="2505B3D1" w14:textId="77777777" w:rsidTr="007360C7">
        <w:tc>
          <w:tcPr>
            <w:tcW w:w="2151" w:type="dxa"/>
          </w:tcPr>
          <w:p w14:paraId="308B63F6" w14:textId="62EBAB9A" w:rsidR="00C4722D" w:rsidRDefault="00C4722D" w:rsidP="00C4722D">
            <w:pPr>
              <w:rPr>
                <w:sz w:val="20"/>
                <w:szCs w:val="20"/>
              </w:rPr>
            </w:pPr>
            <w:r>
              <w:rPr>
                <w:sz w:val="20"/>
                <w:szCs w:val="20"/>
              </w:rPr>
              <w:t>24</w:t>
            </w:r>
            <w:proofErr w:type="gramStart"/>
            <w:r>
              <w:rPr>
                <w:sz w:val="20"/>
                <w:szCs w:val="20"/>
              </w:rPr>
              <w:t>_ ?</w:t>
            </w:r>
            <w:proofErr w:type="gramEnd"/>
          </w:p>
        </w:tc>
        <w:tc>
          <w:tcPr>
            <w:tcW w:w="1388" w:type="dxa"/>
          </w:tcPr>
          <w:p w14:paraId="6E86AB35" w14:textId="77777777" w:rsidR="00C4722D" w:rsidRPr="00292762" w:rsidRDefault="00C4722D" w:rsidP="00C4722D">
            <w:pPr>
              <w:rPr>
                <w:sz w:val="20"/>
                <w:szCs w:val="20"/>
              </w:rPr>
            </w:pPr>
          </w:p>
        </w:tc>
        <w:tc>
          <w:tcPr>
            <w:tcW w:w="1341" w:type="dxa"/>
          </w:tcPr>
          <w:p w14:paraId="3F62FE19" w14:textId="77777777" w:rsidR="00C4722D" w:rsidRPr="00292762" w:rsidRDefault="00C4722D" w:rsidP="00C4722D">
            <w:pPr>
              <w:rPr>
                <w:sz w:val="20"/>
                <w:szCs w:val="20"/>
              </w:rPr>
            </w:pPr>
          </w:p>
        </w:tc>
        <w:tc>
          <w:tcPr>
            <w:tcW w:w="1535" w:type="dxa"/>
          </w:tcPr>
          <w:p w14:paraId="53BAE9DC" w14:textId="50B9857F" w:rsidR="00C4722D" w:rsidRPr="00292762" w:rsidRDefault="0069454B" w:rsidP="00C4722D">
            <w:pPr>
              <w:rPr>
                <w:sz w:val="20"/>
                <w:szCs w:val="20"/>
              </w:rPr>
            </w:pPr>
            <w:r>
              <w:rPr>
                <w:sz w:val="20"/>
                <w:szCs w:val="20"/>
              </w:rPr>
              <w:t>No</w:t>
            </w:r>
          </w:p>
        </w:tc>
        <w:tc>
          <w:tcPr>
            <w:tcW w:w="1536" w:type="dxa"/>
          </w:tcPr>
          <w:p w14:paraId="44AA8286" w14:textId="77777777" w:rsidR="00C4722D" w:rsidRPr="00292762" w:rsidRDefault="00C4722D" w:rsidP="00C4722D">
            <w:pPr>
              <w:rPr>
                <w:sz w:val="20"/>
                <w:szCs w:val="20"/>
              </w:rPr>
            </w:pPr>
          </w:p>
        </w:tc>
        <w:tc>
          <w:tcPr>
            <w:tcW w:w="1399" w:type="dxa"/>
          </w:tcPr>
          <w:p w14:paraId="5C5E3435" w14:textId="77777777" w:rsidR="00C4722D" w:rsidRPr="00292762" w:rsidRDefault="00C4722D" w:rsidP="00C4722D">
            <w:pPr>
              <w:rPr>
                <w:sz w:val="20"/>
                <w:szCs w:val="20"/>
              </w:rPr>
            </w:pPr>
          </w:p>
        </w:tc>
      </w:tr>
      <w:tr w:rsidR="00C4722D" w14:paraId="014E6068" w14:textId="77777777" w:rsidTr="007360C7">
        <w:tc>
          <w:tcPr>
            <w:tcW w:w="2151" w:type="dxa"/>
          </w:tcPr>
          <w:p w14:paraId="66D0153E" w14:textId="709B4FBD" w:rsidR="00C4722D" w:rsidRDefault="00C4722D" w:rsidP="00C4722D">
            <w:pPr>
              <w:rPr>
                <w:sz w:val="20"/>
                <w:szCs w:val="20"/>
              </w:rPr>
            </w:pPr>
            <w:r>
              <w:rPr>
                <w:sz w:val="20"/>
                <w:szCs w:val="20"/>
              </w:rPr>
              <w:t>25_angel</w:t>
            </w:r>
          </w:p>
        </w:tc>
        <w:tc>
          <w:tcPr>
            <w:tcW w:w="1388" w:type="dxa"/>
          </w:tcPr>
          <w:p w14:paraId="57CBCDD4" w14:textId="77777777" w:rsidR="00C4722D" w:rsidRPr="00292762" w:rsidRDefault="00C4722D" w:rsidP="00C4722D">
            <w:pPr>
              <w:rPr>
                <w:sz w:val="20"/>
                <w:szCs w:val="20"/>
              </w:rPr>
            </w:pPr>
          </w:p>
        </w:tc>
        <w:tc>
          <w:tcPr>
            <w:tcW w:w="1341" w:type="dxa"/>
          </w:tcPr>
          <w:p w14:paraId="40A423D8" w14:textId="77777777" w:rsidR="00C4722D" w:rsidRPr="00292762" w:rsidRDefault="00C4722D" w:rsidP="00C4722D">
            <w:pPr>
              <w:rPr>
                <w:sz w:val="20"/>
                <w:szCs w:val="20"/>
              </w:rPr>
            </w:pPr>
          </w:p>
        </w:tc>
        <w:tc>
          <w:tcPr>
            <w:tcW w:w="1535" w:type="dxa"/>
          </w:tcPr>
          <w:p w14:paraId="73FFE989" w14:textId="0E3B67DC" w:rsidR="00C4722D" w:rsidRPr="00292762" w:rsidRDefault="00C4722D" w:rsidP="00C4722D">
            <w:pPr>
              <w:rPr>
                <w:sz w:val="20"/>
                <w:szCs w:val="20"/>
              </w:rPr>
            </w:pPr>
            <w:r>
              <w:rPr>
                <w:sz w:val="20"/>
                <w:szCs w:val="20"/>
              </w:rPr>
              <w:t>Yes</w:t>
            </w:r>
          </w:p>
        </w:tc>
        <w:tc>
          <w:tcPr>
            <w:tcW w:w="1536" w:type="dxa"/>
          </w:tcPr>
          <w:p w14:paraId="3BAF2554" w14:textId="77777777" w:rsidR="00C4722D" w:rsidRPr="00292762" w:rsidRDefault="00C4722D" w:rsidP="00C4722D">
            <w:pPr>
              <w:rPr>
                <w:sz w:val="20"/>
                <w:szCs w:val="20"/>
              </w:rPr>
            </w:pPr>
          </w:p>
        </w:tc>
        <w:tc>
          <w:tcPr>
            <w:tcW w:w="1399" w:type="dxa"/>
          </w:tcPr>
          <w:p w14:paraId="4937EB65" w14:textId="77777777" w:rsidR="00C4722D" w:rsidRPr="00292762" w:rsidRDefault="00C4722D" w:rsidP="00C4722D">
            <w:pPr>
              <w:rPr>
                <w:sz w:val="20"/>
                <w:szCs w:val="20"/>
              </w:rPr>
            </w:pPr>
          </w:p>
        </w:tc>
      </w:tr>
      <w:tr w:rsidR="00C4722D" w14:paraId="34B84705" w14:textId="77777777" w:rsidTr="007360C7">
        <w:tc>
          <w:tcPr>
            <w:tcW w:w="2151" w:type="dxa"/>
          </w:tcPr>
          <w:p w14:paraId="36D519AC" w14:textId="7E9E28CE" w:rsidR="00C4722D" w:rsidRDefault="00C4722D" w:rsidP="00C4722D">
            <w:pPr>
              <w:rPr>
                <w:sz w:val="20"/>
                <w:szCs w:val="20"/>
              </w:rPr>
            </w:pPr>
            <w:r>
              <w:rPr>
                <w:sz w:val="20"/>
                <w:szCs w:val="20"/>
              </w:rPr>
              <w:t>26_xpn</w:t>
            </w:r>
          </w:p>
        </w:tc>
        <w:tc>
          <w:tcPr>
            <w:tcW w:w="1388" w:type="dxa"/>
          </w:tcPr>
          <w:p w14:paraId="2846B58D" w14:textId="77777777" w:rsidR="00C4722D" w:rsidRPr="00292762" w:rsidRDefault="00C4722D" w:rsidP="00C4722D">
            <w:pPr>
              <w:rPr>
                <w:sz w:val="20"/>
                <w:szCs w:val="20"/>
              </w:rPr>
            </w:pPr>
          </w:p>
        </w:tc>
        <w:tc>
          <w:tcPr>
            <w:tcW w:w="1341" w:type="dxa"/>
          </w:tcPr>
          <w:p w14:paraId="3BAFADE7" w14:textId="77777777" w:rsidR="00C4722D" w:rsidRPr="00292762" w:rsidRDefault="00C4722D" w:rsidP="00C4722D">
            <w:pPr>
              <w:rPr>
                <w:sz w:val="20"/>
                <w:szCs w:val="20"/>
              </w:rPr>
            </w:pPr>
          </w:p>
        </w:tc>
        <w:tc>
          <w:tcPr>
            <w:tcW w:w="1535" w:type="dxa"/>
          </w:tcPr>
          <w:p w14:paraId="5DAF3BED" w14:textId="180C1D12" w:rsidR="00C4722D" w:rsidRPr="00292762" w:rsidRDefault="00C4722D" w:rsidP="00C4722D">
            <w:pPr>
              <w:rPr>
                <w:sz w:val="20"/>
                <w:szCs w:val="20"/>
              </w:rPr>
            </w:pPr>
            <w:r>
              <w:rPr>
                <w:sz w:val="20"/>
                <w:szCs w:val="20"/>
              </w:rPr>
              <w:t>Yes</w:t>
            </w:r>
          </w:p>
        </w:tc>
        <w:tc>
          <w:tcPr>
            <w:tcW w:w="1536" w:type="dxa"/>
          </w:tcPr>
          <w:p w14:paraId="269AD81A" w14:textId="77777777" w:rsidR="00C4722D" w:rsidRPr="00292762" w:rsidRDefault="00C4722D" w:rsidP="00C4722D">
            <w:pPr>
              <w:rPr>
                <w:sz w:val="20"/>
                <w:szCs w:val="20"/>
              </w:rPr>
            </w:pPr>
          </w:p>
        </w:tc>
        <w:tc>
          <w:tcPr>
            <w:tcW w:w="1399" w:type="dxa"/>
          </w:tcPr>
          <w:p w14:paraId="1D613198" w14:textId="77777777" w:rsidR="00C4722D" w:rsidRPr="00292762" w:rsidRDefault="00C4722D" w:rsidP="00C4722D">
            <w:pPr>
              <w:rPr>
                <w:sz w:val="20"/>
                <w:szCs w:val="20"/>
              </w:rPr>
            </w:pPr>
          </w:p>
        </w:tc>
      </w:tr>
      <w:tr w:rsidR="00C4722D" w14:paraId="42A0E8B3" w14:textId="77777777" w:rsidTr="007360C7">
        <w:tc>
          <w:tcPr>
            <w:tcW w:w="2151" w:type="dxa"/>
          </w:tcPr>
          <w:p w14:paraId="1C896A81" w14:textId="0F76E850" w:rsidR="00C4722D" w:rsidRDefault="00C4722D" w:rsidP="00C4722D">
            <w:pPr>
              <w:rPr>
                <w:sz w:val="20"/>
                <w:szCs w:val="20"/>
              </w:rPr>
            </w:pPr>
            <w:r>
              <w:rPr>
                <w:sz w:val="20"/>
                <w:szCs w:val="20"/>
              </w:rPr>
              <w:t>27_dwd</w:t>
            </w:r>
          </w:p>
        </w:tc>
        <w:tc>
          <w:tcPr>
            <w:tcW w:w="1388" w:type="dxa"/>
          </w:tcPr>
          <w:p w14:paraId="5EC7889D" w14:textId="77777777" w:rsidR="00C4722D" w:rsidRPr="00292762" w:rsidRDefault="00C4722D" w:rsidP="00C4722D">
            <w:pPr>
              <w:rPr>
                <w:sz w:val="20"/>
                <w:szCs w:val="20"/>
              </w:rPr>
            </w:pPr>
          </w:p>
        </w:tc>
        <w:tc>
          <w:tcPr>
            <w:tcW w:w="1341" w:type="dxa"/>
          </w:tcPr>
          <w:p w14:paraId="27D0E041" w14:textId="77777777" w:rsidR="00C4722D" w:rsidRPr="00292762" w:rsidRDefault="00C4722D" w:rsidP="00C4722D">
            <w:pPr>
              <w:rPr>
                <w:sz w:val="20"/>
                <w:szCs w:val="20"/>
              </w:rPr>
            </w:pPr>
          </w:p>
        </w:tc>
        <w:tc>
          <w:tcPr>
            <w:tcW w:w="1535" w:type="dxa"/>
          </w:tcPr>
          <w:p w14:paraId="1337E2B3" w14:textId="23C3ED38" w:rsidR="00C4722D" w:rsidRPr="00292762" w:rsidRDefault="00C4722D" w:rsidP="00C4722D">
            <w:pPr>
              <w:rPr>
                <w:sz w:val="20"/>
                <w:szCs w:val="20"/>
              </w:rPr>
            </w:pPr>
            <w:r>
              <w:rPr>
                <w:sz w:val="20"/>
                <w:szCs w:val="20"/>
              </w:rPr>
              <w:t>Yes</w:t>
            </w:r>
          </w:p>
        </w:tc>
        <w:tc>
          <w:tcPr>
            <w:tcW w:w="1536" w:type="dxa"/>
          </w:tcPr>
          <w:p w14:paraId="6200B2A2" w14:textId="77777777" w:rsidR="00C4722D" w:rsidRPr="00292762" w:rsidRDefault="00C4722D" w:rsidP="00C4722D">
            <w:pPr>
              <w:rPr>
                <w:sz w:val="20"/>
                <w:szCs w:val="20"/>
              </w:rPr>
            </w:pPr>
          </w:p>
        </w:tc>
        <w:tc>
          <w:tcPr>
            <w:tcW w:w="1399" w:type="dxa"/>
          </w:tcPr>
          <w:p w14:paraId="4FD1E73D" w14:textId="77777777" w:rsidR="00C4722D" w:rsidRPr="00292762" w:rsidRDefault="00C4722D" w:rsidP="00C4722D">
            <w:pPr>
              <w:rPr>
                <w:sz w:val="20"/>
                <w:szCs w:val="20"/>
              </w:rPr>
            </w:pPr>
          </w:p>
        </w:tc>
      </w:tr>
      <w:tr w:rsidR="00C4722D" w14:paraId="4CCB96CA" w14:textId="77777777" w:rsidTr="007360C7">
        <w:tc>
          <w:tcPr>
            <w:tcW w:w="2151" w:type="dxa"/>
          </w:tcPr>
          <w:p w14:paraId="320BF731" w14:textId="0C36FE71" w:rsidR="00C4722D" w:rsidRDefault="00C4722D" w:rsidP="00C4722D">
            <w:pPr>
              <w:rPr>
                <w:sz w:val="20"/>
                <w:szCs w:val="20"/>
              </w:rPr>
            </w:pPr>
            <w:r>
              <w:rPr>
                <w:sz w:val="20"/>
                <w:szCs w:val="20"/>
              </w:rPr>
              <w:t>28_npn</w:t>
            </w:r>
          </w:p>
        </w:tc>
        <w:tc>
          <w:tcPr>
            <w:tcW w:w="1388" w:type="dxa"/>
          </w:tcPr>
          <w:p w14:paraId="1016D650" w14:textId="77777777" w:rsidR="00C4722D" w:rsidRPr="00292762" w:rsidRDefault="00C4722D" w:rsidP="00C4722D">
            <w:pPr>
              <w:rPr>
                <w:sz w:val="20"/>
                <w:szCs w:val="20"/>
              </w:rPr>
            </w:pPr>
          </w:p>
        </w:tc>
        <w:tc>
          <w:tcPr>
            <w:tcW w:w="1341" w:type="dxa"/>
          </w:tcPr>
          <w:p w14:paraId="572887CA" w14:textId="77777777" w:rsidR="00C4722D" w:rsidRPr="00292762" w:rsidRDefault="00C4722D" w:rsidP="00C4722D">
            <w:pPr>
              <w:rPr>
                <w:sz w:val="20"/>
                <w:szCs w:val="20"/>
              </w:rPr>
            </w:pPr>
          </w:p>
        </w:tc>
        <w:tc>
          <w:tcPr>
            <w:tcW w:w="1535" w:type="dxa"/>
          </w:tcPr>
          <w:p w14:paraId="48EE2A39" w14:textId="2E70413B" w:rsidR="00C4722D" w:rsidRPr="00292762" w:rsidRDefault="00C4722D" w:rsidP="00C4722D">
            <w:pPr>
              <w:rPr>
                <w:sz w:val="20"/>
                <w:szCs w:val="20"/>
              </w:rPr>
            </w:pPr>
            <w:r>
              <w:rPr>
                <w:sz w:val="20"/>
                <w:szCs w:val="20"/>
              </w:rPr>
              <w:t>Yes</w:t>
            </w:r>
          </w:p>
        </w:tc>
        <w:tc>
          <w:tcPr>
            <w:tcW w:w="1536" w:type="dxa"/>
          </w:tcPr>
          <w:p w14:paraId="73D69E60" w14:textId="77777777" w:rsidR="00C4722D" w:rsidRPr="00292762" w:rsidRDefault="00C4722D" w:rsidP="00C4722D">
            <w:pPr>
              <w:rPr>
                <w:sz w:val="20"/>
                <w:szCs w:val="20"/>
              </w:rPr>
            </w:pPr>
          </w:p>
        </w:tc>
        <w:tc>
          <w:tcPr>
            <w:tcW w:w="1399" w:type="dxa"/>
          </w:tcPr>
          <w:p w14:paraId="0B86C8A2" w14:textId="77777777" w:rsidR="00C4722D" w:rsidRPr="00292762" w:rsidRDefault="00C4722D" w:rsidP="00C4722D">
            <w:pPr>
              <w:rPr>
                <w:sz w:val="20"/>
                <w:szCs w:val="20"/>
              </w:rPr>
            </w:pPr>
          </w:p>
        </w:tc>
      </w:tr>
      <w:tr w:rsidR="00C4722D" w14:paraId="744E6423" w14:textId="77777777" w:rsidTr="007360C7">
        <w:tc>
          <w:tcPr>
            <w:tcW w:w="2151" w:type="dxa"/>
          </w:tcPr>
          <w:p w14:paraId="3964961B" w14:textId="39A7CEAB" w:rsidR="00C4722D" w:rsidRDefault="00C4722D" w:rsidP="00C4722D">
            <w:pPr>
              <w:rPr>
                <w:sz w:val="20"/>
                <w:szCs w:val="20"/>
              </w:rPr>
            </w:pPr>
            <w:r>
              <w:rPr>
                <w:sz w:val="20"/>
                <w:szCs w:val="20"/>
              </w:rPr>
              <w:t>29_combat_ref</w:t>
            </w:r>
          </w:p>
        </w:tc>
        <w:tc>
          <w:tcPr>
            <w:tcW w:w="1388" w:type="dxa"/>
          </w:tcPr>
          <w:p w14:paraId="62DF51AA" w14:textId="77777777" w:rsidR="00C4722D" w:rsidRPr="00292762" w:rsidRDefault="00C4722D" w:rsidP="00C4722D">
            <w:pPr>
              <w:rPr>
                <w:sz w:val="20"/>
                <w:szCs w:val="20"/>
              </w:rPr>
            </w:pPr>
          </w:p>
        </w:tc>
        <w:tc>
          <w:tcPr>
            <w:tcW w:w="1341" w:type="dxa"/>
          </w:tcPr>
          <w:p w14:paraId="2C4CC804" w14:textId="77777777" w:rsidR="00C4722D" w:rsidRPr="00292762" w:rsidRDefault="00C4722D" w:rsidP="00C4722D">
            <w:pPr>
              <w:rPr>
                <w:sz w:val="20"/>
                <w:szCs w:val="20"/>
              </w:rPr>
            </w:pPr>
          </w:p>
        </w:tc>
        <w:tc>
          <w:tcPr>
            <w:tcW w:w="1535" w:type="dxa"/>
          </w:tcPr>
          <w:p w14:paraId="18A21274" w14:textId="23833DA4" w:rsidR="00C4722D" w:rsidRPr="00292762" w:rsidRDefault="00C4722D" w:rsidP="00C4722D">
            <w:pPr>
              <w:rPr>
                <w:sz w:val="20"/>
                <w:szCs w:val="20"/>
              </w:rPr>
            </w:pPr>
            <w:r>
              <w:rPr>
                <w:sz w:val="20"/>
                <w:szCs w:val="20"/>
              </w:rPr>
              <w:t>Yes</w:t>
            </w:r>
          </w:p>
        </w:tc>
        <w:tc>
          <w:tcPr>
            <w:tcW w:w="1536" w:type="dxa"/>
          </w:tcPr>
          <w:p w14:paraId="1CAAAD2E" w14:textId="77777777" w:rsidR="00C4722D" w:rsidRPr="00292762" w:rsidRDefault="00C4722D" w:rsidP="00C4722D">
            <w:pPr>
              <w:rPr>
                <w:sz w:val="20"/>
                <w:szCs w:val="20"/>
              </w:rPr>
            </w:pPr>
          </w:p>
        </w:tc>
        <w:tc>
          <w:tcPr>
            <w:tcW w:w="1399" w:type="dxa"/>
          </w:tcPr>
          <w:p w14:paraId="5AC28AA9" w14:textId="77777777" w:rsidR="00C4722D" w:rsidRPr="00292762" w:rsidRDefault="00C4722D" w:rsidP="00C4722D">
            <w:pPr>
              <w:rPr>
                <w:sz w:val="20"/>
                <w:szCs w:val="20"/>
              </w:rPr>
            </w:pPr>
          </w:p>
        </w:tc>
      </w:tr>
      <w:tr w:rsidR="00C4722D" w14:paraId="6B60F898" w14:textId="77777777" w:rsidTr="007360C7">
        <w:tc>
          <w:tcPr>
            <w:tcW w:w="2151" w:type="dxa"/>
          </w:tcPr>
          <w:p w14:paraId="7E647E62" w14:textId="749F4FAC" w:rsidR="00C4722D" w:rsidRDefault="00C4722D" w:rsidP="00C4722D">
            <w:pPr>
              <w:rPr>
                <w:sz w:val="20"/>
                <w:szCs w:val="20"/>
              </w:rPr>
            </w:pPr>
            <w:r>
              <w:rPr>
                <w:sz w:val="20"/>
                <w:szCs w:val="20"/>
              </w:rPr>
              <w:t>30</w:t>
            </w:r>
            <w:proofErr w:type="gramStart"/>
            <w:r>
              <w:rPr>
                <w:sz w:val="20"/>
                <w:szCs w:val="20"/>
              </w:rPr>
              <w:t>_ ?</w:t>
            </w:r>
            <w:proofErr w:type="gramEnd"/>
          </w:p>
        </w:tc>
        <w:tc>
          <w:tcPr>
            <w:tcW w:w="1388" w:type="dxa"/>
          </w:tcPr>
          <w:p w14:paraId="7051768D" w14:textId="77777777" w:rsidR="00C4722D" w:rsidRPr="00292762" w:rsidRDefault="00C4722D" w:rsidP="00C4722D">
            <w:pPr>
              <w:rPr>
                <w:sz w:val="20"/>
                <w:szCs w:val="20"/>
              </w:rPr>
            </w:pPr>
          </w:p>
        </w:tc>
        <w:tc>
          <w:tcPr>
            <w:tcW w:w="1341" w:type="dxa"/>
          </w:tcPr>
          <w:p w14:paraId="003DF04B" w14:textId="77777777" w:rsidR="00C4722D" w:rsidRPr="00292762" w:rsidRDefault="00C4722D" w:rsidP="00C4722D">
            <w:pPr>
              <w:rPr>
                <w:sz w:val="20"/>
                <w:szCs w:val="20"/>
              </w:rPr>
            </w:pPr>
          </w:p>
        </w:tc>
        <w:tc>
          <w:tcPr>
            <w:tcW w:w="1535" w:type="dxa"/>
          </w:tcPr>
          <w:p w14:paraId="63382477" w14:textId="4ACF450B" w:rsidR="00C4722D" w:rsidRPr="00292762" w:rsidRDefault="0069454B" w:rsidP="00C4722D">
            <w:pPr>
              <w:rPr>
                <w:sz w:val="20"/>
                <w:szCs w:val="20"/>
              </w:rPr>
            </w:pPr>
            <w:r>
              <w:rPr>
                <w:sz w:val="20"/>
                <w:szCs w:val="20"/>
              </w:rPr>
              <w:t>No</w:t>
            </w:r>
          </w:p>
        </w:tc>
        <w:tc>
          <w:tcPr>
            <w:tcW w:w="1536" w:type="dxa"/>
          </w:tcPr>
          <w:p w14:paraId="7BDBE469" w14:textId="77777777" w:rsidR="00C4722D" w:rsidRPr="00292762" w:rsidRDefault="00C4722D" w:rsidP="00C4722D">
            <w:pPr>
              <w:rPr>
                <w:sz w:val="20"/>
                <w:szCs w:val="20"/>
              </w:rPr>
            </w:pPr>
          </w:p>
        </w:tc>
        <w:tc>
          <w:tcPr>
            <w:tcW w:w="1399" w:type="dxa"/>
          </w:tcPr>
          <w:p w14:paraId="3DD6900C" w14:textId="77777777" w:rsidR="00C4722D" w:rsidRPr="00292762" w:rsidRDefault="00C4722D" w:rsidP="00C4722D">
            <w:pPr>
              <w:rPr>
                <w:sz w:val="20"/>
                <w:szCs w:val="20"/>
              </w:rPr>
            </w:pPr>
          </w:p>
        </w:tc>
      </w:tr>
      <w:tr w:rsidR="00C4722D" w14:paraId="2FD7E861" w14:textId="77777777" w:rsidTr="007360C7">
        <w:tc>
          <w:tcPr>
            <w:tcW w:w="2151" w:type="dxa"/>
          </w:tcPr>
          <w:p w14:paraId="022DD011" w14:textId="2706B409" w:rsidR="00C4722D" w:rsidRDefault="00C4722D" w:rsidP="00C4722D">
            <w:pPr>
              <w:rPr>
                <w:sz w:val="20"/>
                <w:szCs w:val="20"/>
              </w:rPr>
            </w:pPr>
            <w:r>
              <w:rPr>
                <w:sz w:val="20"/>
                <w:szCs w:val="20"/>
              </w:rPr>
              <w:t>31_ruv3prps</w:t>
            </w:r>
          </w:p>
        </w:tc>
        <w:tc>
          <w:tcPr>
            <w:tcW w:w="1388" w:type="dxa"/>
          </w:tcPr>
          <w:p w14:paraId="3293BE6B" w14:textId="77777777" w:rsidR="00C4722D" w:rsidRPr="00292762" w:rsidRDefault="00C4722D" w:rsidP="00C4722D">
            <w:pPr>
              <w:rPr>
                <w:sz w:val="20"/>
                <w:szCs w:val="20"/>
              </w:rPr>
            </w:pPr>
          </w:p>
        </w:tc>
        <w:tc>
          <w:tcPr>
            <w:tcW w:w="1341" w:type="dxa"/>
          </w:tcPr>
          <w:p w14:paraId="68FCE916" w14:textId="77777777" w:rsidR="00C4722D" w:rsidRPr="00292762" w:rsidRDefault="00C4722D" w:rsidP="00C4722D">
            <w:pPr>
              <w:rPr>
                <w:sz w:val="20"/>
                <w:szCs w:val="20"/>
              </w:rPr>
            </w:pPr>
          </w:p>
        </w:tc>
        <w:tc>
          <w:tcPr>
            <w:tcW w:w="1535" w:type="dxa"/>
          </w:tcPr>
          <w:p w14:paraId="4986D625" w14:textId="4BE0DC1B" w:rsidR="00C4722D" w:rsidRPr="00292762" w:rsidRDefault="00C4722D" w:rsidP="00C4722D">
            <w:pPr>
              <w:rPr>
                <w:sz w:val="20"/>
                <w:szCs w:val="20"/>
              </w:rPr>
            </w:pPr>
            <w:r>
              <w:rPr>
                <w:sz w:val="20"/>
                <w:szCs w:val="20"/>
              </w:rPr>
              <w:t>Yes</w:t>
            </w:r>
          </w:p>
        </w:tc>
        <w:tc>
          <w:tcPr>
            <w:tcW w:w="1536" w:type="dxa"/>
          </w:tcPr>
          <w:p w14:paraId="54D22B86" w14:textId="77777777" w:rsidR="00C4722D" w:rsidRPr="00292762" w:rsidRDefault="00C4722D" w:rsidP="00C4722D">
            <w:pPr>
              <w:rPr>
                <w:sz w:val="20"/>
                <w:szCs w:val="20"/>
              </w:rPr>
            </w:pPr>
          </w:p>
        </w:tc>
        <w:tc>
          <w:tcPr>
            <w:tcW w:w="1399" w:type="dxa"/>
          </w:tcPr>
          <w:p w14:paraId="1DDC849B" w14:textId="77777777" w:rsidR="00C4722D" w:rsidRPr="00292762" w:rsidRDefault="00C4722D" w:rsidP="00C4722D">
            <w:pPr>
              <w:rPr>
                <w:sz w:val="20"/>
                <w:szCs w:val="20"/>
              </w:rPr>
            </w:pPr>
          </w:p>
        </w:tc>
      </w:tr>
      <w:tr w:rsidR="00C4722D" w14:paraId="483F7268" w14:textId="77777777" w:rsidTr="007360C7">
        <w:tc>
          <w:tcPr>
            <w:tcW w:w="2151" w:type="dxa"/>
          </w:tcPr>
          <w:p w14:paraId="019CF663" w14:textId="39F414BC" w:rsidR="00C4722D" w:rsidRDefault="00C4722D" w:rsidP="00C4722D">
            <w:pPr>
              <w:rPr>
                <w:sz w:val="20"/>
                <w:szCs w:val="20"/>
              </w:rPr>
            </w:pPr>
            <w:r>
              <w:rPr>
                <w:sz w:val="20"/>
                <w:szCs w:val="20"/>
              </w:rPr>
              <w:t>32_?</w:t>
            </w:r>
          </w:p>
        </w:tc>
        <w:tc>
          <w:tcPr>
            <w:tcW w:w="1388" w:type="dxa"/>
          </w:tcPr>
          <w:p w14:paraId="7DA4E138" w14:textId="77777777" w:rsidR="00C4722D" w:rsidRPr="00292762" w:rsidRDefault="00C4722D" w:rsidP="00C4722D">
            <w:pPr>
              <w:rPr>
                <w:sz w:val="20"/>
                <w:szCs w:val="20"/>
              </w:rPr>
            </w:pPr>
          </w:p>
        </w:tc>
        <w:tc>
          <w:tcPr>
            <w:tcW w:w="1341" w:type="dxa"/>
          </w:tcPr>
          <w:p w14:paraId="39611675" w14:textId="77777777" w:rsidR="00C4722D" w:rsidRPr="00292762" w:rsidRDefault="00C4722D" w:rsidP="00C4722D">
            <w:pPr>
              <w:rPr>
                <w:sz w:val="20"/>
                <w:szCs w:val="20"/>
              </w:rPr>
            </w:pPr>
          </w:p>
        </w:tc>
        <w:tc>
          <w:tcPr>
            <w:tcW w:w="1535" w:type="dxa"/>
          </w:tcPr>
          <w:p w14:paraId="5CA76822" w14:textId="7C96DFF9" w:rsidR="00C4722D" w:rsidRPr="00292762" w:rsidRDefault="0069454B" w:rsidP="00C4722D">
            <w:pPr>
              <w:rPr>
                <w:sz w:val="20"/>
                <w:szCs w:val="20"/>
              </w:rPr>
            </w:pPr>
            <w:r>
              <w:rPr>
                <w:sz w:val="20"/>
                <w:szCs w:val="20"/>
              </w:rPr>
              <w:t>No</w:t>
            </w:r>
          </w:p>
        </w:tc>
        <w:tc>
          <w:tcPr>
            <w:tcW w:w="1536" w:type="dxa"/>
          </w:tcPr>
          <w:p w14:paraId="1D52D431" w14:textId="77777777" w:rsidR="00C4722D" w:rsidRPr="00292762" w:rsidRDefault="00C4722D" w:rsidP="00C4722D">
            <w:pPr>
              <w:rPr>
                <w:sz w:val="20"/>
                <w:szCs w:val="20"/>
              </w:rPr>
            </w:pPr>
          </w:p>
        </w:tc>
        <w:tc>
          <w:tcPr>
            <w:tcW w:w="1399" w:type="dxa"/>
          </w:tcPr>
          <w:p w14:paraId="0DA32E9A" w14:textId="77777777" w:rsidR="00C4722D" w:rsidRPr="00292762" w:rsidRDefault="00C4722D" w:rsidP="00C4722D">
            <w:pPr>
              <w:rPr>
                <w:sz w:val="20"/>
                <w:szCs w:val="20"/>
              </w:rPr>
            </w:pPr>
          </w:p>
        </w:tc>
      </w:tr>
      <w:tr w:rsidR="00C4722D" w14:paraId="46D97F92" w14:textId="77777777" w:rsidTr="007360C7">
        <w:tc>
          <w:tcPr>
            <w:tcW w:w="2151" w:type="dxa"/>
          </w:tcPr>
          <w:p w14:paraId="4514DCEB" w14:textId="605C55E9" w:rsidR="00C4722D" w:rsidRDefault="00C4722D" w:rsidP="00C4722D">
            <w:pPr>
              <w:rPr>
                <w:sz w:val="20"/>
                <w:szCs w:val="20"/>
              </w:rPr>
            </w:pPr>
            <w:r>
              <w:rPr>
                <w:sz w:val="20"/>
                <w:szCs w:val="20"/>
              </w:rPr>
              <w:t>33_amdbnorm</w:t>
            </w:r>
          </w:p>
        </w:tc>
        <w:tc>
          <w:tcPr>
            <w:tcW w:w="1388" w:type="dxa"/>
          </w:tcPr>
          <w:p w14:paraId="4C6BF4BE" w14:textId="77777777" w:rsidR="00C4722D" w:rsidRPr="00292762" w:rsidRDefault="00C4722D" w:rsidP="00C4722D">
            <w:pPr>
              <w:rPr>
                <w:sz w:val="20"/>
                <w:szCs w:val="20"/>
              </w:rPr>
            </w:pPr>
          </w:p>
        </w:tc>
        <w:tc>
          <w:tcPr>
            <w:tcW w:w="1341" w:type="dxa"/>
          </w:tcPr>
          <w:p w14:paraId="649900E7" w14:textId="77777777" w:rsidR="00C4722D" w:rsidRPr="00292762" w:rsidRDefault="00C4722D" w:rsidP="00C4722D">
            <w:pPr>
              <w:rPr>
                <w:sz w:val="20"/>
                <w:szCs w:val="20"/>
              </w:rPr>
            </w:pPr>
          </w:p>
        </w:tc>
        <w:tc>
          <w:tcPr>
            <w:tcW w:w="1535" w:type="dxa"/>
          </w:tcPr>
          <w:p w14:paraId="5CC47CA0" w14:textId="2F4D7BCD" w:rsidR="00C4722D" w:rsidRPr="00292762" w:rsidRDefault="00C4722D" w:rsidP="00C4722D">
            <w:pPr>
              <w:rPr>
                <w:sz w:val="20"/>
                <w:szCs w:val="20"/>
              </w:rPr>
            </w:pPr>
            <w:r>
              <w:rPr>
                <w:sz w:val="20"/>
                <w:szCs w:val="20"/>
              </w:rPr>
              <w:t>Yes</w:t>
            </w:r>
          </w:p>
        </w:tc>
        <w:tc>
          <w:tcPr>
            <w:tcW w:w="1536" w:type="dxa"/>
          </w:tcPr>
          <w:p w14:paraId="78EDF6BD" w14:textId="77777777" w:rsidR="00C4722D" w:rsidRPr="00292762" w:rsidRDefault="00C4722D" w:rsidP="00C4722D">
            <w:pPr>
              <w:rPr>
                <w:sz w:val="20"/>
                <w:szCs w:val="20"/>
              </w:rPr>
            </w:pPr>
          </w:p>
        </w:tc>
        <w:tc>
          <w:tcPr>
            <w:tcW w:w="1399" w:type="dxa"/>
          </w:tcPr>
          <w:p w14:paraId="5C1FB116" w14:textId="77777777" w:rsidR="00C4722D" w:rsidRPr="00292762" w:rsidRDefault="00C4722D" w:rsidP="00C4722D">
            <w:pPr>
              <w:rPr>
                <w:sz w:val="20"/>
                <w:szCs w:val="20"/>
              </w:rPr>
            </w:pPr>
          </w:p>
        </w:tc>
      </w:tr>
      <w:tr w:rsidR="00C4722D" w14:paraId="126592B3" w14:textId="77777777" w:rsidTr="007360C7">
        <w:tc>
          <w:tcPr>
            <w:tcW w:w="2151" w:type="dxa"/>
          </w:tcPr>
          <w:p w14:paraId="20FFD111" w14:textId="6CD4FC0C" w:rsidR="00C4722D" w:rsidRDefault="00C4722D" w:rsidP="00C4722D">
            <w:pPr>
              <w:rPr>
                <w:sz w:val="20"/>
                <w:szCs w:val="20"/>
              </w:rPr>
            </w:pPr>
            <w:r>
              <w:rPr>
                <w:sz w:val="20"/>
                <w:szCs w:val="20"/>
              </w:rPr>
              <w:t>34_arsyn</w:t>
            </w:r>
          </w:p>
        </w:tc>
        <w:tc>
          <w:tcPr>
            <w:tcW w:w="1388" w:type="dxa"/>
          </w:tcPr>
          <w:p w14:paraId="11044887" w14:textId="77777777" w:rsidR="00C4722D" w:rsidRPr="00292762" w:rsidRDefault="00C4722D" w:rsidP="00C4722D">
            <w:pPr>
              <w:rPr>
                <w:sz w:val="20"/>
                <w:szCs w:val="20"/>
              </w:rPr>
            </w:pPr>
          </w:p>
        </w:tc>
        <w:tc>
          <w:tcPr>
            <w:tcW w:w="1341" w:type="dxa"/>
          </w:tcPr>
          <w:p w14:paraId="6C5F243A" w14:textId="77777777" w:rsidR="00C4722D" w:rsidRPr="00292762" w:rsidRDefault="00C4722D" w:rsidP="00C4722D">
            <w:pPr>
              <w:rPr>
                <w:sz w:val="20"/>
                <w:szCs w:val="20"/>
              </w:rPr>
            </w:pPr>
          </w:p>
        </w:tc>
        <w:tc>
          <w:tcPr>
            <w:tcW w:w="1535" w:type="dxa"/>
          </w:tcPr>
          <w:p w14:paraId="18FDC653" w14:textId="4A933878" w:rsidR="00C4722D" w:rsidRPr="00292762" w:rsidRDefault="00C4722D" w:rsidP="00C4722D">
            <w:pPr>
              <w:rPr>
                <w:sz w:val="20"/>
                <w:szCs w:val="20"/>
              </w:rPr>
            </w:pPr>
            <w:r>
              <w:rPr>
                <w:sz w:val="20"/>
                <w:szCs w:val="20"/>
              </w:rPr>
              <w:t>Yes</w:t>
            </w:r>
          </w:p>
        </w:tc>
        <w:tc>
          <w:tcPr>
            <w:tcW w:w="1536" w:type="dxa"/>
          </w:tcPr>
          <w:p w14:paraId="5AAE1E5D" w14:textId="77777777" w:rsidR="00C4722D" w:rsidRPr="00292762" w:rsidRDefault="00C4722D" w:rsidP="00C4722D">
            <w:pPr>
              <w:rPr>
                <w:sz w:val="20"/>
                <w:szCs w:val="20"/>
              </w:rPr>
            </w:pPr>
          </w:p>
        </w:tc>
        <w:tc>
          <w:tcPr>
            <w:tcW w:w="1399" w:type="dxa"/>
          </w:tcPr>
          <w:p w14:paraId="64CFC92C" w14:textId="77777777" w:rsidR="00C4722D" w:rsidRPr="00292762" w:rsidRDefault="00C4722D" w:rsidP="00C4722D">
            <w:pPr>
              <w:rPr>
                <w:sz w:val="20"/>
                <w:szCs w:val="20"/>
              </w:rPr>
            </w:pPr>
          </w:p>
        </w:tc>
      </w:tr>
      <w:tr w:rsidR="00C4722D" w14:paraId="7335512E" w14:textId="77777777" w:rsidTr="007360C7">
        <w:tc>
          <w:tcPr>
            <w:tcW w:w="2151" w:type="dxa"/>
          </w:tcPr>
          <w:p w14:paraId="5DB99E37" w14:textId="078D7A6B" w:rsidR="00C4722D" w:rsidRDefault="00C4722D" w:rsidP="00C4722D">
            <w:pPr>
              <w:rPr>
                <w:sz w:val="20"/>
                <w:szCs w:val="20"/>
              </w:rPr>
            </w:pPr>
            <w:r>
              <w:rPr>
                <w:sz w:val="20"/>
                <w:szCs w:val="20"/>
              </w:rPr>
              <w:t>35_?</w:t>
            </w:r>
          </w:p>
        </w:tc>
        <w:tc>
          <w:tcPr>
            <w:tcW w:w="1388" w:type="dxa"/>
          </w:tcPr>
          <w:p w14:paraId="34F77EDF" w14:textId="77777777" w:rsidR="00C4722D" w:rsidRPr="00292762" w:rsidRDefault="00C4722D" w:rsidP="00C4722D">
            <w:pPr>
              <w:rPr>
                <w:sz w:val="20"/>
                <w:szCs w:val="20"/>
              </w:rPr>
            </w:pPr>
          </w:p>
        </w:tc>
        <w:tc>
          <w:tcPr>
            <w:tcW w:w="1341" w:type="dxa"/>
          </w:tcPr>
          <w:p w14:paraId="15CAF127" w14:textId="77777777" w:rsidR="00C4722D" w:rsidRPr="00292762" w:rsidRDefault="00C4722D" w:rsidP="00C4722D">
            <w:pPr>
              <w:rPr>
                <w:sz w:val="20"/>
                <w:szCs w:val="20"/>
              </w:rPr>
            </w:pPr>
          </w:p>
        </w:tc>
        <w:tc>
          <w:tcPr>
            <w:tcW w:w="1535" w:type="dxa"/>
          </w:tcPr>
          <w:p w14:paraId="25922B3A" w14:textId="1267D5C9" w:rsidR="00C4722D" w:rsidRPr="00292762" w:rsidRDefault="0069454B" w:rsidP="00C4722D">
            <w:pPr>
              <w:rPr>
                <w:sz w:val="20"/>
                <w:szCs w:val="20"/>
              </w:rPr>
            </w:pPr>
            <w:r>
              <w:rPr>
                <w:sz w:val="20"/>
                <w:szCs w:val="20"/>
              </w:rPr>
              <w:t>No</w:t>
            </w:r>
          </w:p>
        </w:tc>
        <w:tc>
          <w:tcPr>
            <w:tcW w:w="1536" w:type="dxa"/>
          </w:tcPr>
          <w:p w14:paraId="7391238A" w14:textId="77777777" w:rsidR="00C4722D" w:rsidRPr="00292762" w:rsidRDefault="00C4722D" w:rsidP="00C4722D">
            <w:pPr>
              <w:rPr>
                <w:sz w:val="20"/>
                <w:szCs w:val="20"/>
              </w:rPr>
            </w:pPr>
          </w:p>
        </w:tc>
        <w:tc>
          <w:tcPr>
            <w:tcW w:w="1399" w:type="dxa"/>
          </w:tcPr>
          <w:p w14:paraId="220D4C50" w14:textId="77777777" w:rsidR="00C4722D" w:rsidRPr="00292762" w:rsidRDefault="00C4722D" w:rsidP="00C4722D">
            <w:pPr>
              <w:rPr>
                <w:sz w:val="20"/>
                <w:szCs w:val="20"/>
              </w:rPr>
            </w:pPr>
          </w:p>
        </w:tc>
      </w:tr>
      <w:tr w:rsidR="00C4722D" w14:paraId="4CBA02F6" w14:textId="77777777" w:rsidTr="007360C7">
        <w:tc>
          <w:tcPr>
            <w:tcW w:w="2151" w:type="dxa"/>
          </w:tcPr>
          <w:p w14:paraId="5F7853C9" w14:textId="768897B4" w:rsidR="00C4722D" w:rsidRDefault="00C4722D" w:rsidP="00C4722D">
            <w:pPr>
              <w:rPr>
                <w:sz w:val="20"/>
                <w:szCs w:val="20"/>
              </w:rPr>
            </w:pPr>
            <w:r>
              <w:rPr>
                <w:sz w:val="20"/>
                <w:szCs w:val="20"/>
              </w:rPr>
              <w:t>36_explobatch</w:t>
            </w:r>
          </w:p>
        </w:tc>
        <w:tc>
          <w:tcPr>
            <w:tcW w:w="1388" w:type="dxa"/>
          </w:tcPr>
          <w:p w14:paraId="26332C73" w14:textId="77777777" w:rsidR="00C4722D" w:rsidRPr="00292762" w:rsidRDefault="00C4722D" w:rsidP="00C4722D">
            <w:pPr>
              <w:rPr>
                <w:sz w:val="20"/>
                <w:szCs w:val="20"/>
              </w:rPr>
            </w:pPr>
          </w:p>
        </w:tc>
        <w:tc>
          <w:tcPr>
            <w:tcW w:w="1341" w:type="dxa"/>
          </w:tcPr>
          <w:p w14:paraId="143CF6DF" w14:textId="77777777" w:rsidR="00C4722D" w:rsidRPr="00292762" w:rsidRDefault="00C4722D" w:rsidP="00C4722D">
            <w:pPr>
              <w:rPr>
                <w:sz w:val="20"/>
                <w:szCs w:val="20"/>
              </w:rPr>
            </w:pPr>
          </w:p>
        </w:tc>
        <w:tc>
          <w:tcPr>
            <w:tcW w:w="1535" w:type="dxa"/>
          </w:tcPr>
          <w:p w14:paraId="01D77A3E" w14:textId="10E61597" w:rsidR="00C4722D" w:rsidRPr="00292762" w:rsidRDefault="00C4722D" w:rsidP="00C4722D">
            <w:pPr>
              <w:rPr>
                <w:sz w:val="20"/>
                <w:szCs w:val="20"/>
              </w:rPr>
            </w:pPr>
            <w:r>
              <w:rPr>
                <w:sz w:val="20"/>
                <w:szCs w:val="20"/>
              </w:rPr>
              <w:t>Yes</w:t>
            </w:r>
          </w:p>
        </w:tc>
        <w:tc>
          <w:tcPr>
            <w:tcW w:w="1536" w:type="dxa"/>
          </w:tcPr>
          <w:p w14:paraId="42795CF6" w14:textId="77777777" w:rsidR="00C4722D" w:rsidRPr="00292762" w:rsidRDefault="00C4722D" w:rsidP="00C4722D">
            <w:pPr>
              <w:rPr>
                <w:sz w:val="20"/>
                <w:szCs w:val="20"/>
              </w:rPr>
            </w:pPr>
          </w:p>
        </w:tc>
        <w:tc>
          <w:tcPr>
            <w:tcW w:w="1399" w:type="dxa"/>
          </w:tcPr>
          <w:p w14:paraId="44F02B4D" w14:textId="77777777" w:rsidR="00C4722D" w:rsidRPr="00292762" w:rsidRDefault="00C4722D" w:rsidP="00C4722D">
            <w:pPr>
              <w:rPr>
                <w:sz w:val="20"/>
                <w:szCs w:val="20"/>
              </w:rPr>
            </w:pPr>
          </w:p>
        </w:tc>
      </w:tr>
      <w:tr w:rsidR="00C4722D" w14:paraId="5A2FF250" w14:textId="77777777" w:rsidTr="007360C7">
        <w:tc>
          <w:tcPr>
            <w:tcW w:w="2151" w:type="dxa"/>
          </w:tcPr>
          <w:p w14:paraId="171076FA" w14:textId="3FBF7331" w:rsidR="00C4722D" w:rsidRDefault="00C4722D" w:rsidP="00C4722D">
            <w:pPr>
              <w:rPr>
                <w:sz w:val="20"/>
                <w:szCs w:val="20"/>
              </w:rPr>
            </w:pPr>
            <w:r>
              <w:rPr>
                <w:sz w:val="20"/>
                <w:szCs w:val="20"/>
              </w:rPr>
              <w:t>37_?</w:t>
            </w:r>
          </w:p>
        </w:tc>
        <w:tc>
          <w:tcPr>
            <w:tcW w:w="1388" w:type="dxa"/>
          </w:tcPr>
          <w:p w14:paraId="6DB125F7" w14:textId="77777777" w:rsidR="00C4722D" w:rsidRPr="00292762" w:rsidRDefault="00C4722D" w:rsidP="00C4722D">
            <w:pPr>
              <w:rPr>
                <w:sz w:val="20"/>
                <w:szCs w:val="20"/>
              </w:rPr>
            </w:pPr>
          </w:p>
        </w:tc>
        <w:tc>
          <w:tcPr>
            <w:tcW w:w="1341" w:type="dxa"/>
          </w:tcPr>
          <w:p w14:paraId="400A6A12" w14:textId="77777777" w:rsidR="00C4722D" w:rsidRPr="00292762" w:rsidRDefault="00C4722D" w:rsidP="00C4722D">
            <w:pPr>
              <w:rPr>
                <w:sz w:val="20"/>
                <w:szCs w:val="20"/>
              </w:rPr>
            </w:pPr>
          </w:p>
        </w:tc>
        <w:tc>
          <w:tcPr>
            <w:tcW w:w="1535" w:type="dxa"/>
          </w:tcPr>
          <w:p w14:paraId="6A93F93F" w14:textId="278DA749" w:rsidR="00C4722D" w:rsidRPr="00292762" w:rsidRDefault="0069454B" w:rsidP="00C4722D">
            <w:pPr>
              <w:rPr>
                <w:sz w:val="20"/>
                <w:szCs w:val="20"/>
              </w:rPr>
            </w:pPr>
            <w:r>
              <w:rPr>
                <w:sz w:val="20"/>
                <w:szCs w:val="20"/>
              </w:rPr>
              <w:t>No</w:t>
            </w:r>
          </w:p>
        </w:tc>
        <w:tc>
          <w:tcPr>
            <w:tcW w:w="1536" w:type="dxa"/>
          </w:tcPr>
          <w:p w14:paraId="49CDD561" w14:textId="77777777" w:rsidR="00C4722D" w:rsidRPr="00292762" w:rsidRDefault="00C4722D" w:rsidP="00C4722D">
            <w:pPr>
              <w:rPr>
                <w:sz w:val="20"/>
                <w:szCs w:val="20"/>
              </w:rPr>
            </w:pPr>
          </w:p>
        </w:tc>
        <w:tc>
          <w:tcPr>
            <w:tcW w:w="1399" w:type="dxa"/>
          </w:tcPr>
          <w:p w14:paraId="787FCEDD" w14:textId="77777777" w:rsidR="00C4722D" w:rsidRPr="00292762" w:rsidRDefault="00C4722D" w:rsidP="00C4722D">
            <w:pPr>
              <w:rPr>
                <w:sz w:val="20"/>
                <w:szCs w:val="20"/>
              </w:rPr>
            </w:pPr>
          </w:p>
        </w:tc>
      </w:tr>
      <w:tr w:rsidR="00C4722D" w14:paraId="4F0B37E4" w14:textId="77777777" w:rsidTr="007360C7">
        <w:tc>
          <w:tcPr>
            <w:tcW w:w="2151" w:type="dxa"/>
          </w:tcPr>
          <w:p w14:paraId="7C6FD4D4" w14:textId="7B5681C5" w:rsidR="00C4722D" w:rsidRDefault="00C4722D" w:rsidP="00C4722D">
            <w:pPr>
              <w:rPr>
                <w:sz w:val="20"/>
                <w:szCs w:val="20"/>
              </w:rPr>
            </w:pPr>
            <w:r>
              <w:rPr>
                <w:sz w:val="20"/>
                <w:szCs w:val="20"/>
              </w:rPr>
              <w:t>38_harman</w:t>
            </w:r>
          </w:p>
        </w:tc>
        <w:tc>
          <w:tcPr>
            <w:tcW w:w="1388" w:type="dxa"/>
          </w:tcPr>
          <w:p w14:paraId="6944CD30" w14:textId="77777777" w:rsidR="00C4722D" w:rsidRPr="00292762" w:rsidRDefault="00C4722D" w:rsidP="00C4722D">
            <w:pPr>
              <w:rPr>
                <w:sz w:val="20"/>
                <w:szCs w:val="20"/>
              </w:rPr>
            </w:pPr>
          </w:p>
        </w:tc>
        <w:tc>
          <w:tcPr>
            <w:tcW w:w="1341" w:type="dxa"/>
          </w:tcPr>
          <w:p w14:paraId="0F80942A" w14:textId="77777777" w:rsidR="00C4722D" w:rsidRPr="00292762" w:rsidRDefault="00C4722D" w:rsidP="00C4722D">
            <w:pPr>
              <w:rPr>
                <w:sz w:val="20"/>
                <w:szCs w:val="20"/>
              </w:rPr>
            </w:pPr>
          </w:p>
        </w:tc>
        <w:tc>
          <w:tcPr>
            <w:tcW w:w="1535" w:type="dxa"/>
          </w:tcPr>
          <w:p w14:paraId="52C0CE0C" w14:textId="05B08B79" w:rsidR="00C4722D" w:rsidRPr="00292762" w:rsidRDefault="00C4722D" w:rsidP="00C4722D">
            <w:pPr>
              <w:rPr>
                <w:sz w:val="20"/>
                <w:szCs w:val="20"/>
              </w:rPr>
            </w:pPr>
            <w:r>
              <w:rPr>
                <w:sz w:val="20"/>
                <w:szCs w:val="20"/>
              </w:rPr>
              <w:t>Yes</w:t>
            </w:r>
          </w:p>
        </w:tc>
        <w:tc>
          <w:tcPr>
            <w:tcW w:w="1536" w:type="dxa"/>
          </w:tcPr>
          <w:p w14:paraId="49AD8471" w14:textId="77777777" w:rsidR="00C4722D" w:rsidRPr="00292762" w:rsidRDefault="00C4722D" w:rsidP="00C4722D">
            <w:pPr>
              <w:rPr>
                <w:sz w:val="20"/>
                <w:szCs w:val="20"/>
              </w:rPr>
            </w:pPr>
          </w:p>
        </w:tc>
        <w:tc>
          <w:tcPr>
            <w:tcW w:w="1399" w:type="dxa"/>
          </w:tcPr>
          <w:p w14:paraId="20BEB3FA" w14:textId="77777777" w:rsidR="00C4722D" w:rsidRPr="00292762" w:rsidRDefault="00C4722D" w:rsidP="00C4722D">
            <w:pPr>
              <w:rPr>
                <w:sz w:val="20"/>
                <w:szCs w:val="20"/>
              </w:rPr>
            </w:pPr>
          </w:p>
        </w:tc>
      </w:tr>
    </w:tbl>
    <w:p w14:paraId="0AD382AC" w14:textId="3EAF1298" w:rsidR="00C16C8B" w:rsidRPr="001014C0" w:rsidRDefault="004E6B09" w:rsidP="00641B00">
      <w:r>
        <w:t xml:space="preserve"> </w:t>
      </w:r>
    </w:p>
    <w:p w14:paraId="37F67EC2" w14:textId="77777777" w:rsidR="008C2002" w:rsidRDefault="008C2002" w:rsidP="008C2002"/>
    <w:p w14:paraId="0669AF8C" w14:textId="29E70477" w:rsidR="008C2002" w:rsidRDefault="008C2002" w:rsidP="008C2002">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Post-removal</w:t>
      </w:r>
    </w:p>
    <w:p w14:paraId="7A37C5DC" w14:textId="77777777" w:rsidR="00176F5D" w:rsidRPr="00176F5D" w:rsidRDefault="00176F5D" w:rsidP="00176F5D"/>
    <w:p w14:paraId="17DE55DF" w14:textId="77777777" w:rsidR="00D5529F" w:rsidRDefault="00D5529F" w:rsidP="00D5529F"/>
    <w:p w14:paraId="47910CE6" w14:textId="313A7880" w:rsidR="00D5529F" w:rsidRDefault="008271CC" w:rsidP="00D5529F">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lastRenderedPageBreak/>
        <w:t>Harmonization pipeline architecture</w:t>
      </w:r>
    </w:p>
    <w:p w14:paraId="5388B3D0" w14:textId="4BBB7607" w:rsidR="008C2002" w:rsidRDefault="008271CC" w:rsidP="008C2002">
      <w:pPr>
        <w:rPr>
          <w:del w:id="4081" w:author="Reviewer (Claude)" w:date="2026-06-28T10:00:00Z"/>
        </w:rPr>
      </w:pPr>
      <w:proofErr w:type="spellStart"/>
      <w:del w:id="4082" w:author="Reviewer (Claude)" w:date="2026-06-28T10:00:00Z">
        <w:r>
          <w:delText xml:space="preserve">Yaml</w:delText>
        </w:r>
        <w:r>
          <w:delText xml:space="preserve"> files, python scripts, links to </w:delText>
        </w:r>
        <w:r>
          <w:delText xml:space="preserve">github</w:delText>
        </w:r>
      </w:del>
      <w:proofErr w:type="spellEnd"/>
      <w:proofErr w:type="spellStart"/>
      <w:proofErr w:type="spellEnd"/>
    </w:p>
    <w:p w14:paraId="3E672521" w14:textId="147E566B" w:rsidR="008C2002" w:rsidRDefault="008C2002" w:rsidP="008C2002">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Harmonization quality metrics</w:t>
      </w:r>
    </w:p>
    <w:p w14:paraId="5C896CF6" w14:textId="07505097" w:rsidR="004973A1" w:rsidRPr="002B3F73" w:rsidRDefault="006D7070" w:rsidP="004973A1">
      <w:del w:id="4083" w:author="Reviewer (Claude)" w:date="2026-06-28T10:00:00Z">
        <w:r>
          <w:delText xml:space="preserve">For harmonization quality </w:delText>
        </w:r>
        <w:r w:rsidR="003236CF">
          <w:delText xml:space="preserve">control</w:delText>
        </w:r>
        <w:r>
          <w:delText xml:space="preserve"> we </w:delText>
        </w:r>
        <w:r w:rsidR="000D75FB">
          <w:delText xml:space="preserve">prepared a set of 87 scoring metrics </w:delText>
        </w:r>
        <w:r w:rsidR="00F82C23">
          <w:delText xml:space="preserve">and ~100 additional ones that were not used in scoring. Metrics encompassed the full spectrum of harmonization properties, with the </w:delText>
        </w:r>
        <w:r w:rsidR="00231C7E">
          <w:delText xml:space="preserve">four</w:delText>
        </w:r>
        <w:r w:rsidR="00F82C23">
          <w:delText xml:space="preserve"> </w:delText>
        </w:r>
        <w:r w:rsidR="00C2039D">
          <w:delText xml:space="preserve">major groups: </w:delText>
        </w:r>
        <w:r w:rsidR="00BF4572">
          <w:delText xml:space="preserve">global</w:delText>
        </w:r>
        <w:r w:rsidR="002F2B4C">
          <w:delText xml:space="preserve"> </w:delText>
        </w:r>
        <w:r w:rsidR="0077111D">
          <w:delText xml:space="preserve">inter</w:delText>
        </w:r>
        <w:r w:rsidR="00A53C94">
          <w:delText xml:space="preserve">section, local mixing</w:delText>
        </w:r>
        <w:r w:rsidR="00231C7E">
          <w:delText xml:space="preserve">, </w:delText>
        </w:r>
        <w:r w:rsidR="00A53C94">
          <w:delText xml:space="preserve">distributional similarity</w:delText>
        </w:r>
        <w:r w:rsidR="00231C7E">
          <w:delText xml:space="preserve"> and other metrics</w:delText>
        </w:r>
        <w:r w:rsidR="00850B0F">
          <w:delText xml:space="preserve"> (Table</w:delText>
        </w:r>
        <w:r w:rsidR="003236CF">
          <w:delText xml:space="preserve"> N).</w:delText>
        </w:r>
        <w:r w:rsidR="00BA1C3D">
          <w:delText xml:space="preserve"> Global intersection group defined how well the batch or biology classes overlapped in global PCA </w:delText>
        </w:r>
        <w:r w:rsidR="00E93791">
          <w:delText xml:space="preserve">or analogous </w:delText>
        </w:r>
        <w:r w:rsidR="00BA1C3D">
          <w:delText xml:space="preserve">space</w:delText>
        </w:r>
        <w:r w:rsidR="00E93791">
          <w:delText xml:space="preserve">, whereas local mixing metrics assess how </w:delText>
        </w:r>
        <w:r w:rsidR="00231C7E">
          <w:delText xml:space="preserve">homogeneously</w:delText>
        </w:r>
        <w:r w:rsidR="00E93791">
          <w:delText xml:space="preserve"> the same classes </w:delText>
        </w:r>
        <w:r w:rsidR="00EE537F">
          <w:delText xml:space="preserve">mix in a </w:delText>
        </w:r>
        <w:r w:rsidR="00231C7E">
          <w:delText xml:space="preserve">neighborhood</w:delText>
        </w:r>
        <w:r w:rsidR="00EE537F">
          <w:delText xml:space="preserve"> of each sample.</w:delText>
        </w:r>
        <w:r w:rsidR="00231C7E">
          <w:delText xml:space="preserve"> Distributional </w:delText>
        </w:r>
        <w:r w:rsidR="00B47C3D">
          <w:delText xml:space="preserve">similarity metrics evaluated to what extent gene expression distributions in different batches are </w:delText>
        </w:r>
        <w:r w:rsidR="00522D9C">
          <w:delText xml:space="preserve">like</w:delText>
        </w:r>
        <w:r w:rsidR="00B47C3D">
          <w:delText xml:space="preserve"> each other.</w:delText>
        </w:r>
      </w:del>
      <w:ins w:id="4084" w:author="Reviewer (Claude)" w:date="2026-06-28T10:00:00Z">
        <w:r>
          <w:t xml:space="preserve">For harmonization quality assessment, we assembled a set of 87 polarity-defined scoring metrics together with approximately 100 additional metrics computed but not included in the composite scoring (Table N). The 87 scoring metrics spanned four major groups: (i) global intersection metrics, quantifying the overlap of batch or biology classes in global PCA space; (ii) local mixing metrics, assessing the homogeneity of class intermixing in the neighbourhood of each individual sample; (iii) distributional similarity metrics, evaluating the degree of convergence of per-cohort gene expression distributions after harmonization; and (iv) other metrics, including gene retention rate and entropy-based measures.</w:t>
        </w:r>
      </w:ins>
    </w:p>
    <w:p w14:paraId="0CB3DF40" w14:textId="68E98C6A" w:rsidR="003236CF" w:rsidRDefault="003236CF" w:rsidP="004973A1"/>
    <w:p w14:paraId="78839C1F" w14:textId="29B25864" w:rsidR="003236CF" w:rsidRDefault="003236CF" w:rsidP="004973A1">
      <w:r>
        <w:t>Table N. Metric groups for harmonization quality control.</w:t>
      </w:r>
      <w:r w:rsidR="00953A44">
        <w:t xml:space="preserve"> A “column” here</w:t>
      </w:r>
      <w:r w:rsidR="002E1C6E">
        <w:t xml:space="preserve"> refers to any batch or biology column in the annotation table.</w:t>
      </w:r>
      <w:r w:rsidR="00634CB2">
        <w:t xml:space="preserve"> (</w:t>
      </w:r>
      <w:r w:rsidR="00634CB2" w:rsidRPr="00634CB2">
        <w:rPr>
          <w:i/>
          <w:iCs/>
        </w:rPr>
        <w:t>Maybe move to supplementary</w:t>
      </w:r>
      <w:r w:rsidR="00634CB2">
        <w:t>)</w:t>
      </w:r>
    </w:p>
    <w:p w14:paraId="2BF00C42" w14:textId="77777777" w:rsidR="00B82F45" w:rsidRDefault="00B82F45" w:rsidP="004973A1"/>
    <w:tbl>
      <w:tblPr>
        <w:tblStyle w:val="TableGrid"/>
        <w:tblW w:w="10618" w:type="dxa"/>
        <w:tblLook w:val="04A0" w:firstRow="1" w:lastRow="0" w:firstColumn="1" w:lastColumn="0" w:noHBand="0" w:noVBand="1"/>
      </w:tblPr>
      <w:tblGrid>
        <w:gridCol w:w="1576"/>
        <w:gridCol w:w="1328"/>
        <w:gridCol w:w="750"/>
        <w:gridCol w:w="4143"/>
        <w:gridCol w:w="2821"/>
      </w:tblGrid>
      <w:tr w:rsidR="002A2FAF" w:rsidRPr="00292762" w14:paraId="6955D9A8" w14:textId="77777777" w:rsidTr="00067628">
        <w:trPr>
          <w:trHeight w:val="229"/>
        </w:trPr>
        <w:tc>
          <w:tcPr>
            <w:tcW w:w="1576" w:type="dxa"/>
          </w:tcPr>
          <w:p w14:paraId="52DA799D" w14:textId="299AE93B" w:rsidR="002A2FAF" w:rsidRPr="00292762" w:rsidRDefault="002A2FAF" w:rsidP="002B0D0D">
            <w:pPr>
              <w:rPr>
                <w:sz w:val="20"/>
                <w:szCs w:val="20"/>
              </w:rPr>
            </w:pPr>
            <w:r>
              <w:rPr>
                <w:sz w:val="20"/>
                <w:szCs w:val="20"/>
              </w:rPr>
              <w:t>Metric</w:t>
            </w:r>
            <w:r w:rsidRPr="00292762">
              <w:rPr>
                <w:sz w:val="20"/>
                <w:szCs w:val="20"/>
              </w:rPr>
              <w:t xml:space="preserve"> name</w:t>
            </w:r>
          </w:p>
        </w:tc>
        <w:tc>
          <w:tcPr>
            <w:tcW w:w="1328" w:type="dxa"/>
          </w:tcPr>
          <w:p w14:paraId="22786DC7" w14:textId="33900491" w:rsidR="002A2FAF" w:rsidRPr="00292762" w:rsidRDefault="002A2FAF" w:rsidP="002B0D0D">
            <w:pPr>
              <w:rPr>
                <w:sz w:val="20"/>
                <w:szCs w:val="20"/>
              </w:rPr>
            </w:pPr>
            <w:r w:rsidRPr="00292762">
              <w:rPr>
                <w:sz w:val="20"/>
                <w:szCs w:val="20"/>
              </w:rPr>
              <w:t>Met</w:t>
            </w:r>
            <w:r>
              <w:rPr>
                <w:sz w:val="20"/>
                <w:szCs w:val="20"/>
              </w:rPr>
              <w:t>ric type</w:t>
            </w:r>
          </w:p>
        </w:tc>
        <w:tc>
          <w:tcPr>
            <w:tcW w:w="750" w:type="dxa"/>
          </w:tcPr>
          <w:p w14:paraId="502B7A24" w14:textId="45F17CE0" w:rsidR="002A2FAF" w:rsidRPr="00292762" w:rsidRDefault="002A2FAF" w:rsidP="002B0D0D">
            <w:pPr>
              <w:rPr>
                <w:sz w:val="20"/>
                <w:szCs w:val="20"/>
              </w:rPr>
            </w:pPr>
            <w:r>
              <w:rPr>
                <w:sz w:val="20"/>
                <w:szCs w:val="20"/>
              </w:rPr>
              <w:t>Metric group</w:t>
            </w:r>
          </w:p>
        </w:tc>
        <w:tc>
          <w:tcPr>
            <w:tcW w:w="4143" w:type="dxa"/>
          </w:tcPr>
          <w:p w14:paraId="01183ACC" w14:textId="67B2C48E" w:rsidR="002A2FAF" w:rsidRPr="00292762" w:rsidRDefault="002A2FAF" w:rsidP="002B0D0D">
            <w:pPr>
              <w:rPr>
                <w:sz w:val="20"/>
                <w:szCs w:val="20"/>
              </w:rPr>
            </w:pPr>
            <w:r w:rsidRPr="00292762">
              <w:rPr>
                <w:sz w:val="20"/>
                <w:szCs w:val="20"/>
              </w:rPr>
              <w:t xml:space="preserve">Method </w:t>
            </w:r>
            <w:r>
              <w:rPr>
                <w:sz w:val="20"/>
                <w:szCs w:val="20"/>
              </w:rPr>
              <w:t>definition</w:t>
            </w:r>
          </w:p>
        </w:tc>
        <w:tc>
          <w:tcPr>
            <w:tcW w:w="2821" w:type="dxa"/>
          </w:tcPr>
          <w:p w14:paraId="19944CDF" w14:textId="742B69B0" w:rsidR="002A2FAF" w:rsidRPr="00292762" w:rsidRDefault="002A2FAF" w:rsidP="002B0D0D">
            <w:pPr>
              <w:rPr>
                <w:sz w:val="20"/>
                <w:szCs w:val="20"/>
              </w:rPr>
            </w:pPr>
            <w:r>
              <w:rPr>
                <w:sz w:val="20"/>
                <w:szCs w:val="20"/>
              </w:rPr>
              <w:t>Source</w:t>
            </w:r>
          </w:p>
        </w:tc>
      </w:tr>
      <w:tr w:rsidR="002A2FAF" w:rsidRPr="00292762" w14:paraId="35E76B20" w14:textId="77777777" w:rsidTr="00067628">
        <w:trPr>
          <w:trHeight w:val="672"/>
        </w:trPr>
        <w:tc>
          <w:tcPr>
            <w:tcW w:w="1576" w:type="dxa"/>
          </w:tcPr>
          <w:p w14:paraId="1D8BF4C9" w14:textId="246ECBC0" w:rsidR="002A2FAF" w:rsidRPr="00825205" w:rsidRDefault="002A2FAF" w:rsidP="002B0D0D">
            <w:pPr>
              <w:rPr>
                <w:sz w:val="20"/>
                <w:szCs w:val="20"/>
                <w:vertAlign w:val="superscript"/>
              </w:rPr>
            </w:pPr>
            <w:r>
              <w:rPr>
                <w:sz w:val="20"/>
                <w:szCs w:val="20"/>
              </w:rPr>
              <w:t>PCA R</w:t>
            </w:r>
            <w:r>
              <w:rPr>
                <w:sz w:val="20"/>
                <w:szCs w:val="20"/>
                <w:vertAlign w:val="superscript"/>
              </w:rPr>
              <w:t>2</w:t>
            </w:r>
          </w:p>
        </w:tc>
        <w:tc>
          <w:tcPr>
            <w:tcW w:w="1328" w:type="dxa"/>
          </w:tcPr>
          <w:p w14:paraId="1D3A90B9" w14:textId="69C13487" w:rsidR="002A2FAF" w:rsidRPr="00292762" w:rsidRDefault="002A2FAF" w:rsidP="002B0D0D">
            <w:pPr>
              <w:rPr>
                <w:sz w:val="20"/>
                <w:szCs w:val="20"/>
              </w:rPr>
            </w:pPr>
            <w:r>
              <w:rPr>
                <w:sz w:val="20"/>
                <w:szCs w:val="20"/>
              </w:rPr>
              <w:t>Global</w:t>
            </w:r>
          </w:p>
        </w:tc>
        <w:tc>
          <w:tcPr>
            <w:tcW w:w="750" w:type="dxa"/>
          </w:tcPr>
          <w:p w14:paraId="3DE42605" w14:textId="6C21F729" w:rsidR="002A2FAF" w:rsidRDefault="00E878DD" w:rsidP="002B0D0D">
            <w:pPr>
              <w:rPr>
                <w:sz w:val="20"/>
                <w:szCs w:val="20"/>
              </w:rPr>
            </w:pPr>
            <w:r>
              <w:rPr>
                <w:sz w:val="20"/>
                <w:szCs w:val="20"/>
              </w:rPr>
              <w:t>A</w:t>
            </w:r>
          </w:p>
        </w:tc>
        <w:tc>
          <w:tcPr>
            <w:tcW w:w="4143" w:type="dxa"/>
          </w:tcPr>
          <w:p w14:paraId="6ACECA8B" w14:textId="789316F1" w:rsidR="002A2FAF" w:rsidRPr="00E109AB" w:rsidRDefault="002A2FAF" w:rsidP="002B0D0D">
            <w:pPr>
              <w:rPr>
                <w:sz w:val="20"/>
                <w:szCs w:val="20"/>
              </w:rPr>
            </w:pPr>
            <w:r>
              <w:rPr>
                <w:sz w:val="20"/>
                <w:szCs w:val="20"/>
              </w:rPr>
              <w:t>F</w:t>
            </w:r>
            <w:r w:rsidRPr="007511BE">
              <w:rPr>
                <w:sz w:val="20"/>
                <w:szCs w:val="20"/>
              </w:rPr>
              <w:t xml:space="preserve">raction of variance in principal components </w:t>
            </w:r>
            <w:r>
              <w:rPr>
                <w:sz w:val="20"/>
                <w:szCs w:val="20"/>
              </w:rPr>
              <w:t xml:space="preserve">(PCs) </w:t>
            </w:r>
            <w:r w:rsidRPr="007511BE">
              <w:rPr>
                <w:sz w:val="20"/>
                <w:szCs w:val="20"/>
              </w:rPr>
              <w:t xml:space="preserve">that is attributable to </w:t>
            </w:r>
            <w:r>
              <w:rPr>
                <w:sz w:val="20"/>
                <w:szCs w:val="20"/>
              </w:rPr>
              <w:t>a column</w:t>
            </w:r>
            <w:r w:rsidRPr="007511BE">
              <w:rPr>
                <w:sz w:val="20"/>
                <w:szCs w:val="20"/>
              </w:rPr>
              <w:t xml:space="preserve">, </w:t>
            </w:r>
            <w:r>
              <w:rPr>
                <w:sz w:val="20"/>
                <w:szCs w:val="20"/>
              </w:rPr>
              <w:t>by</w:t>
            </w:r>
            <w:r w:rsidRPr="007511BE">
              <w:rPr>
                <w:sz w:val="20"/>
                <w:szCs w:val="20"/>
              </w:rPr>
              <w:t xml:space="preserve"> one-way ANOVA R</w:t>
            </w:r>
            <w:r w:rsidRPr="003A4113">
              <w:rPr>
                <w:sz w:val="20"/>
                <w:szCs w:val="20"/>
                <w:vertAlign w:val="superscript"/>
              </w:rPr>
              <w:t>2</w:t>
            </w:r>
            <w:r>
              <w:rPr>
                <w:sz w:val="20"/>
                <w:szCs w:val="20"/>
              </w:rPr>
              <w:t>. Calculated per PC and for top 10 PCs average.</w:t>
            </w:r>
          </w:p>
        </w:tc>
        <w:sdt>
          <w:sdtPr>
            <w:rPr>
              <w:color w:val="000000"/>
              <w:sz w:val="20"/>
              <w:szCs w:val="20"/>
            </w:rPr>
            <w:tag w:val="MENDELEY_CITATION_v3_eyJjaXRhdGlvbklEIjoiTUVOREVMRVlfQ0lUQVRJT05fNDgxOWY4ZWUtYzgwOC00Mzc1LWI5MWYtNzVhNmYxZDI1ZWU2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
            <w:id w:val="-293678980"/>
            <w:placeholder>
              <w:docPart w:val="DefaultPlaceholder_-1854013440"/>
            </w:placeholder>
          </w:sdtPr>
          <w:sdtContent>
            <w:tc>
              <w:tcPr>
                <w:tcW w:w="2821" w:type="dxa"/>
              </w:tcPr>
              <w:p w14:paraId="1A3D1F53" w14:textId="7BAAB21E" w:rsidR="002A2FAF" w:rsidRPr="00292762" w:rsidRDefault="009F328A" w:rsidP="002B0D0D">
                <w:pPr>
                  <w:rPr>
                    <w:sz w:val="20"/>
                    <w:szCs w:val="20"/>
                  </w:rPr>
                </w:pPr>
                <w:r w:rsidRPr="009F328A">
                  <w:rPr>
                    <w:color w:val="000000"/>
                    <w:sz w:val="20"/>
                    <w:szCs w:val="20"/>
                  </w:rPr>
                  <w:t>[2]</w:t>
                </w:r>
              </w:p>
            </w:tc>
          </w:sdtContent>
        </w:sdt>
      </w:tr>
      <w:tr w:rsidR="002A2FAF" w:rsidRPr="00292762" w14:paraId="4E59E271" w14:textId="77777777" w:rsidTr="00067628">
        <w:trPr>
          <w:trHeight w:val="229"/>
        </w:trPr>
        <w:tc>
          <w:tcPr>
            <w:tcW w:w="1576" w:type="dxa"/>
          </w:tcPr>
          <w:p w14:paraId="0A057867" w14:textId="5F42E1B4" w:rsidR="002A2FAF" w:rsidRPr="00292762" w:rsidRDefault="002A2FAF" w:rsidP="002B0D0D">
            <w:pPr>
              <w:rPr>
                <w:sz w:val="20"/>
                <w:szCs w:val="20"/>
              </w:rPr>
            </w:pPr>
            <w:r>
              <w:rPr>
                <w:sz w:val="20"/>
                <w:szCs w:val="20"/>
              </w:rPr>
              <w:t>Percentage variance</w:t>
            </w:r>
          </w:p>
        </w:tc>
        <w:tc>
          <w:tcPr>
            <w:tcW w:w="1328" w:type="dxa"/>
          </w:tcPr>
          <w:p w14:paraId="0EE8CFBA" w14:textId="4561AB7B" w:rsidR="002A2FAF" w:rsidRPr="00292762" w:rsidRDefault="002A2FAF" w:rsidP="002B0D0D">
            <w:pPr>
              <w:rPr>
                <w:sz w:val="20"/>
                <w:szCs w:val="20"/>
              </w:rPr>
            </w:pPr>
            <w:r>
              <w:rPr>
                <w:sz w:val="20"/>
                <w:szCs w:val="20"/>
              </w:rPr>
              <w:t>Global</w:t>
            </w:r>
          </w:p>
        </w:tc>
        <w:tc>
          <w:tcPr>
            <w:tcW w:w="750" w:type="dxa"/>
          </w:tcPr>
          <w:p w14:paraId="6B6CDFD0" w14:textId="7FAE4DC6" w:rsidR="002A2FAF" w:rsidRDefault="00355B97" w:rsidP="002B0D0D">
            <w:pPr>
              <w:rPr>
                <w:sz w:val="20"/>
                <w:szCs w:val="20"/>
              </w:rPr>
            </w:pPr>
            <w:r>
              <w:rPr>
                <w:sz w:val="20"/>
                <w:szCs w:val="20"/>
              </w:rPr>
              <w:t>J</w:t>
            </w:r>
          </w:p>
        </w:tc>
        <w:tc>
          <w:tcPr>
            <w:tcW w:w="4143" w:type="dxa"/>
          </w:tcPr>
          <w:p w14:paraId="1475D0EA" w14:textId="713A7A25" w:rsidR="002A2FAF" w:rsidRPr="00292762" w:rsidRDefault="002A2FAF" w:rsidP="002B0D0D">
            <w:pPr>
              <w:rPr>
                <w:sz w:val="20"/>
                <w:szCs w:val="20"/>
              </w:rPr>
            </w:pPr>
            <w:r>
              <w:rPr>
                <w:sz w:val="20"/>
                <w:szCs w:val="20"/>
              </w:rPr>
              <w:t>Percentage of variance explained by each PC.</w:t>
            </w:r>
          </w:p>
        </w:tc>
        <w:tc>
          <w:tcPr>
            <w:tcW w:w="2821" w:type="dxa"/>
          </w:tcPr>
          <w:p w14:paraId="06DC5948" w14:textId="2CCA9D7C" w:rsidR="002A2FAF" w:rsidRPr="00292762" w:rsidRDefault="002A2FAF" w:rsidP="002B0D0D">
            <w:pPr>
              <w:rPr>
                <w:sz w:val="20"/>
                <w:szCs w:val="20"/>
              </w:rPr>
            </w:pPr>
          </w:p>
        </w:tc>
      </w:tr>
      <w:tr w:rsidR="002A2FAF" w:rsidRPr="00292762" w14:paraId="5598123D" w14:textId="77777777" w:rsidTr="00067628">
        <w:trPr>
          <w:trHeight w:val="688"/>
        </w:trPr>
        <w:tc>
          <w:tcPr>
            <w:tcW w:w="1576" w:type="dxa"/>
          </w:tcPr>
          <w:p w14:paraId="6950E73C" w14:textId="746C3918" w:rsidR="002A2FAF" w:rsidRPr="00292762" w:rsidRDefault="002A2FAF" w:rsidP="002B0D0D">
            <w:pPr>
              <w:rPr>
                <w:sz w:val="20"/>
                <w:szCs w:val="20"/>
              </w:rPr>
            </w:pPr>
            <w:r>
              <w:rPr>
                <w:sz w:val="20"/>
                <w:szCs w:val="20"/>
              </w:rPr>
              <w:t>Principal component regression (PCR)</w:t>
            </w:r>
          </w:p>
        </w:tc>
        <w:tc>
          <w:tcPr>
            <w:tcW w:w="1328" w:type="dxa"/>
          </w:tcPr>
          <w:p w14:paraId="5FC3CEFF" w14:textId="6562816D" w:rsidR="002A2FAF" w:rsidRPr="00292762" w:rsidRDefault="002A2FAF" w:rsidP="002B0D0D">
            <w:pPr>
              <w:rPr>
                <w:sz w:val="20"/>
                <w:szCs w:val="20"/>
              </w:rPr>
            </w:pPr>
            <w:r>
              <w:rPr>
                <w:sz w:val="20"/>
                <w:szCs w:val="20"/>
              </w:rPr>
              <w:t>Global</w:t>
            </w:r>
          </w:p>
        </w:tc>
        <w:tc>
          <w:tcPr>
            <w:tcW w:w="750" w:type="dxa"/>
          </w:tcPr>
          <w:p w14:paraId="4F0174FF" w14:textId="5CEAA44E" w:rsidR="002A2FAF" w:rsidRPr="003B7897" w:rsidRDefault="00355B97" w:rsidP="002B0D0D">
            <w:pPr>
              <w:rPr>
                <w:sz w:val="20"/>
                <w:szCs w:val="20"/>
              </w:rPr>
            </w:pPr>
            <w:r>
              <w:rPr>
                <w:sz w:val="20"/>
                <w:szCs w:val="20"/>
              </w:rPr>
              <w:t>A</w:t>
            </w:r>
          </w:p>
        </w:tc>
        <w:tc>
          <w:tcPr>
            <w:tcW w:w="4143" w:type="dxa"/>
          </w:tcPr>
          <w:p w14:paraId="75E9038C" w14:textId="471D6D93" w:rsidR="002A2FAF" w:rsidRPr="00292762" w:rsidRDefault="002A2FAF" w:rsidP="002B0D0D">
            <w:pPr>
              <w:rPr>
                <w:sz w:val="20"/>
                <w:szCs w:val="20"/>
              </w:rPr>
            </w:pPr>
            <w:r w:rsidRPr="003B7897">
              <w:rPr>
                <w:sz w:val="20"/>
                <w:szCs w:val="20"/>
              </w:rPr>
              <w:t xml:space="preserve">Fraction of total PCA variance attributable to </w:t>
            </w:r>
            <w:r>
              <w:rPr>
                <w:sz w:val="20"/>
                <w:szCs w:val="20"/>
              </w:rPr>
              <w:t>a column</w:t>
            </w:r>
            <w:r w:rsidRPr="003B7897">
              <w:rPr>
                <w:sz w:val="20"/>
                <w:szCs w:val="20"/>
              </w:rPr>
              <w:t xml:space="preserve"> labels, where each PC is weighted by its proportion of explained variance.</w:t>
            </w:r>
          </w:p>
        </w:tc>
        <w:tc>
          <w:tcPr>
            <w:tcW w:w="2821" w:type="dxa"/>
          </w:tcPr>
          <w:p w14:paraId="0739F5D1" w14:textId="74087868" w:rsidR="002A2FAF" w:rsidRPr="00292762" w:rsidRDefault="002A2FAF" w:rsidP="002B0D0D">
            <w:pPr>
              <w:rPr>
                <w:sz w:val="20"/>
                <w:szCs w:val="20"/>
              </w:rPr>
            </w:pPr>
            <w:proofErr w:type="spellStart"/>
            <w:r w:rsidRPr="00E6329D">
              <w:rPr>
                <w:sz w:val="20"/>
                <w:szCs w:val="20"/>
              </w:rPr>
              <w:t>Luecken</w:t>
            </w:r>
            <w:proofErr w:type="spellEnd"/>
            <w:r w:rsidRPr="00E6329D">
              <w:rPr>
                <w:sz w:val="20"/>
                <w:szCs w:val="20"/>
              </w:rPr>
              <w:t xml:space="preserve"> MD et al. *Nature Methods* 19(1):41–50. 2022. DOI: 10.1038/s41592-021-01336-8. Also:</w:t>
            </w:r>
          </w:p>
        </w:tc>
      </w:tr>
      <w:tr w:rsidR="002A2FAF" w:rsidRPr="00292762" w14:paraId="6FECD1A6" w14:textId="77777777" w:rsidTr="00067628">
        <w:trPr>
          <w:trHeight w:val="688"/>
        </w:trPr>
        <w:tc>
          <w:tcPr>
            <w:tcW w:w="1576" w:type="dxa"/>
          </w:tcPr>
          <w:p w14:paraId="46009AA8" w14:textId="2D711E78" w:rsidR="002A2FAF" w:rsidRPr="00292762" w:rsidRDefault="002A2FAF" w:rsidP="002B0D0D">
            <w:pPr>
              <w:rPr>
                <w:sz w:val="20"/>
                <w:szCs w:val="20"/>
              </w:rPr>
            </w:pPr>
            <w:r w:rsidRPr="004744F6">
              <w:rPr>
                <w:sz w:val="20"/>
                <w:szCs w:val="20"/>
              </w:rPr>
              <w:t xml:space="preserve">Dispersion </w:t>
            </w:r>
            <w:r>
              <w:rPr>
                <w:sz w:val="20"/>
                <w:szCs w:val="20"/>
              </w:rPr>
              <w:t>s</w:t>
            </w:r>
            <w:r w:rsidRPr="004744F6">
              <w:rPr>
                <w:sz w:val="20"/>
                <w:szCs w:val="20"/>
              </w:rPr>
              <w:t xml:space="preserve">eparability </w:t>
            </w:r>
            <w:r>
              <w:rPr>
                <w:sz w:val="20"/>
                <w:szCs w:val="20"/>
              </w:rPr>
              <w:t>c</w:t>
            </w:r>
            <w:r w:rsidRPr="004744F6">
              <w:rPr>
                <w:sz w:val="20"/>
                <w:szCs w:val="20"/>
              </w:rPr>
              <w:t>riterion</w:t>
            </w:r>
            <w:r>
              <w:rPr>
                <w:sz w:val="20"/>
                <w:szCs w:val="20"/>
              </w:rPr>
              <w:t xml:space="preserve"> (DSC)</w:t>
            </w:r>
          </w:p>
        </w:tc>
        <w:tc>
          <w:tcPr>
            <w:tcW w:w="1328" w:type="dxa"/>
          </w:tcPr>
          <w:p w14:paraId="2039F979" w14:textId="74B0ECBB" w:rsidR="002A2FAF" w:rsidRPr="00292762" w:rsidRDefault="002A2FAF" w:rsidP="002B0D0D">
            <w:pPr>
              <w:rPr>
                <w:sz w:val="20"/>
                <w:szCs w:val="20"/>
              </w:rPr>
            </w:pPr>
            <w:r>
              <w:rPr>
                <w:sz w:val="20"/>
                <w:szCs w:val="20"/>
              </w:rPr>
              <w:t>Global</w:t>
            </w:r>
          </w:p>
        </w:tc>
        <w:tc>
          <w:tcPr>
            <w:tcW w:w="750" w:type="dxa"/>
          </w:tcPr>
          <w:p w14:paraId="1F7D297D" w14:textId="30AE3C72" w:rsidR="002A2FAF" w:rsidRPr="000869DD" w:rsidRDefault="00355B97" w:rsidP="002B0D0D">
            <w:pPr>
              <w:rPr>
                <w:sz w:val="20"/>
                <w:szCs w:val="20"/>
              </w:rPr>
            </w:pPr>
            <w:r>
              <w:rPr>
                <w:sz w:val="20"/>
                <w:szCs w:val="20"/>
              </w:rPr>
              <w:t>A</w:t>
            </w:r>
          </w:p>
        </w:tc>
        <w:tc>
          <w:tcPr>
            <w:tcW w:w="4143" w:type="dxa"/>
          </w:tcPr>
          <w:p w14:paraId="6B2453A6" w14:textId="5CC9AC3C" w:rsidR="002A2FAF" w:rsidRPr="00292762" w:rsidRDefault="002A2FAF" w:rsidP="002B0D0D">
            <w:pPr>
              <w:rPr>
                <w:sz w:val="20"/>
                <w:szCs w:val="20"/>
              </w:rPr>
            </w:pPr>
            <w:r w:rsidRPr="000869DD">
              <w:rPr>
                <w:sz w:val="20"/>
                <w:szCs w:val="20"/>
              </w:rPr>
              <w:t>Ratio of between-group scatter to within-group scatter in the first two PCA dimensions.</w:t>
            </w:r>
            <w:r>
              <w:rPr>
                <w:sz w:val="20"/>
                <w:szCs w:val="20"/>
              </w:rPr>
              <w:t xml:space="preserve"> Scatter is trace of a scatter matrix</w:t>
            </w:r>
            <w:r w:rsidR="00A300A6">
              <w:rPr>
                <w:sz w:val="20"/>
                <w:szCs w:val="20"/>
              </w:rPr>
              <w:t xml:space="preserve"> derived from the top 2 PC coordinates according to </w:t>
            </w:r>
            <w:proofErr w:type="gramStart"/>
            <w:r w:rsidR="00A300A6">
              <w:rPr>
                <w:sz w:val="20"/>
                <w:szCs w:val="20"/>
              </w:rPr>
              <w:t>… .</w:t>
            </w:r>
            <w:proofErr w:type="gramEnd"/>
          </w:p>
        </w:tc>
        <w:tc>
          <w:tcPr>
            <w:tcW w:w="2821" w:type="dxa"/>
          </w:tcPr>
          <w:p w14:paraId="6BA9E616" w14:textId="194D6216" w:rsidR="002A2FAF" w:rsidRPr="00292762" w:rsidRDefault="002A2FAF" w:rsidP="002B0D0D">
            <w:pPr>
              <w:rPr>
                <w:sz w:val="20"/>
                <w:szCs w:val="20"/>
              </w:rPr>
            </w:pPr>
            <w:r w:rsidRPr="000E28B4">
              <w:rPr>
                <w:sz w:val="20"/>
                <w:szCs w:val="20"/>
              </w:rPr>
              <w:t>PCA-Plus paper. *PLOS ONE* (2024). DOI: 10.1371/journal.pone.0295473.</w:t>
            </w:r>
          </w:p>
        </w:tc>
      </w:tr>
      <w:tr w:rsidR="002A2FAF" w:rsidRPr="00292762" w14:paraId="317FB627" w14:textId="77777777" w:rsidTr="00067628">
        <w:trPr>
          <w:trHeight w:val="672"/>
        </w:trPr>
        <w:tc>
          <w:tcPr>
            <w:tcW w:w="1576" w:type="dxa"/>
          </w:tcPr>
          <w:p w14:paraId="45390F8D" w14:textId="6C5611A8" w:rsidR="002A2FAF" w:rsidRPr="004744F6" w:rsidRDefault="002A2FAF" w:rsidP="002B0D0D">
            <w:pPr>
              <w:rPr>
                <w:sz w:val="20"/>
                <w:szCs w:val="20"/>
              </w:rPr>
            </w:pPr>
            <w:proofErr w:type="spellStart"/>
            <w:r w:rsidRPr="00071D35">
              <w:rPr>
                <w:sz w:val="20"/>
                <w:szCs w:val="20"/>
              </w:rPr>
              <w:t>kBET</w:t>
            </w:r>
            <w:proofErr w:type="spellEnd"/>
            <w:r w:rsidRPr="00071D35">
              <w:rPr>
                <w:sz w:val="20"/>
                <w:szCs w:val="20"/>
              </w:rPr>
              <w:t xml:space="preserve"> </w:t>
            </w:r>
            <w:r>
              <w:rPr>
                <w:sz w:val="20"/>
                <w:szCs w:val="20"/>
              </w:rPr>
              <w:t>a</w:t>
            </w:r>
            <w:r w:rsidRPr="00071D35">
              <w:rPr>
                <w:sz w:val="20"/>
                <w:szCs w:val="20"/>
              </w:rPr>
              <w:t xml:space="preserve">cceptance </w:t>
            </w:r>
            <w:r>
              <w:rPr>
                <w:sz w:val="20"/>
                <w:szCs w:val="20"/>
              </w:rPr>
              <w:t>r</w:t>
            </w:r>
            <w:r w:rsidRPr="00071D35">
              <w:rPr>
                <w:sz w:val="20"/>
                <w:szCs w:val="20"/>
              </w:rPr>
              <w:t>ate</w:t>
            </w:r>
            <w:r>
              <w:rPr>
                <w:sz w:val="20"/>
                <w:szCs w:val="20"/>
              </w:rPr>
              <w:t xml:space="preserve"> </w:t>
            </w:r>
          </w:p>
        </w:tc>
        <w:tc>
          <w:tcPr>
            <w:tcW w:w="1328" w:type="dxa"/>
          </w:tcPr>
          <w:p w14:paraId="391669B7" w14:textId="3F198205" w:rsidR="002A2FAF" w:rsidRDefault="002A2FAF" w:rsidP="002B0D0D">
            <w:pPr>
              <w:rPr>
                <w:sz w:val="20"/>
                <w:szCs w:val="20"/>
              </w:rPr>
            </w:pPr>
            <w:r>
              <w:rPr>
                <w:sz w:val="20"/>
                <w:szCs w:val="20"/>
              </w:rPr>
              <w:t>Local</w:t>
            </w:r>
          </w:p>
        </w:tc>
        <w:tc>
          <w:tcPr>
            <w:tcW w:w="750" w:type="dxa"/>
          </w:tcPr>
          <w:p w14:paraId="35441F92" w14:textId="2751C1C6" w:rsidR="002A2FAF" w:rsidRDefault="00355B97" w:rsidP="002B0D0D">
            <w:pPr>
              <w:rPr>
                <w:sz w:val="20"/>
                <w:szCs w:val="20"/>
              </w:rPr>
            </w:pPr>
            <w:r>
              <w:rPr>
                <w:sz w:val="20"/>
                <w:szCs w:val="20"/>
              </w:rPr>
              <w:t>B</w:t>
            </w:r>
          </w:p>
        </w:tc>
        <w:tc>
          <w:tcPr>
            <w:tcW w:w="4143" w:type="dxa"/>
          </w:tcPr>
          <w:p w14:paraId="2BE274FD" w14:textId="507F0DE0" w:rsidR="002A2FAF" w:rsidRPr="000869DD" w:rsidRDefault="002A2FAF" w:rsidP="002B0D0D">
            <w:pPr>
              <w:rPr>
                <w:sz w:val="20"/>
                <w:szCs w:val="20"/>
              </w:rPr>
            </w:pPr>
            <w:r>
              <w:rPr>
                <w:sz w:val="20"/>
                <w:szCs w:val="20"/>
              </w:rPr>
              <w:t>Tests w</w:t>
            </w:r>
            <w:r w:rsidRPr="0046068F">
              <w:rPr>
                <w:sz w:val="20"/>
                <w:szCs w:val="20"/>
              </w:rPr>
              <w:t>hether the local (</w:t>
            </w:r>
            <w:r>
              <w:rPr>
                <w:sz w:val="20"/>
                <w:szCs w:val="20"/>
              </w:rPr>
              <w:t>25</w:t>
            </w:r>
            <w:r w:rsidRPr="0046068F">
              <w:rPr>
                <w:sz w:val="20"/>
                <w:szCs w:val="20"/>
              </w:rPr>
              <w:t>-nearest-neighbor) composition of batch labels around each sample matches the global batch label distribution.</w:t>
            </w:r>
          </w:p>
        </w:tc>
        <w:tc>
          <w:tcPr>
            <w:tcW w:w="2821" w:type="dxa"/>
          </w:tcPr>
          <w:p w14:paraId="29AEC9C8" w14:textId="6E07CB94" w:rsidR="002A2FAF" w:rsidRPr="000E28B4" w:rsidRDefault="002A2FAF" w:rsidP="002B0D0D">
            <w:pPr>
              <w:rPr>
                <w:sz w:val="20"/>
                <w:szCs w:val="20"/>
              </w:rPr>
            </w:pPr>
            <w:r w:rsidRPr="00F568CC">
              <w:rPr>
                <w:sz w:val="20"/>
                <w:szCs w:val="20"/>
              </w:rPr>
              <w:t>Büttner M et al. *Nature Methods* 16(1):43–49. 2019. DOI: 10.1038/s41592-018-0254-1.</w:t>
            </w:r>
          </w:p>
        </w:tc>
      </w:tr>
      <w:tr w:rsidR="002A2FAF" w:rsidRPr="00292762" w14:paraId="70876C36" w14:textId="77777777" w:rsidTr="00067628">
        <w:trPr>
          <w:trHeight w:val="688"/>
        </w:trPr>
        <w:tc>
          <w:tcPr>
            <w:tcW w:w="1576" w:type="dxa"/>
          </w:tcPr>
          <w:p w14:paraId="0B7BCE5D" w14:textId="0A035E3D" w:rsidR="002A2FAF" w:rsidRPr="004744F6" w:rsidRDefault="002A2FAF" w:rsidP="002B0D0D">
            <w:pPr>
              <w:rPr>
                <w:sz w:val="20"/>
                <w:szCs w:val="20"/>
              </w:rPr>
            </w:pPr>
            <w:r w:rsidRPr="008E6556">
              <w:rPr>
                <w:sz w:val="20"/>
                <w:szCs w:val="20"/>
              </w:rPr>
              <w:t xml:space="preserve">Local </w:t>
            </w:r>
            <w:r>
              <w:rPr>
                <w:sz w:val="20"/>
                <w:szCs w:val="20"/>
              </w:rPr>
              <w:t>i</w:t>
            </w:r>
            <w:r w:rsidRPr="008E6556">
              <w:rPr>
                <w:sz w:val="20"/>
                <w:szCs w:val="20"/>
              </w:rPr>
              <w:t xml:space="preserve">nverse </w:t>
            </w:r>
            <w:proofErr w:type="spellStart"/>
            <w:r>
              <w:rPr>
                <w:sz w:val="20"/>
                <w:szCs w:val="20"/>
              </w:rPr>
              <w:t>s</w:t>
            </w:r>
            <w:r w:rsidRPr="008E6556">
              <w:rPr>
                <w:sz w:val="20"/>
                <w:szCs w:val="20"/>
              </w:rPr>
              <w:t>impson's</w:t>
            </w:r>
            <w:proofErr w:type="spellEnd"/>
            <w:r w:rsidRPr="008E6556">
              <w:rPr>
                <w:sz w:val="20"/>
                <w:szCs w:val="20"/>
              </w:rPr>
              <w:t xml:space="preserve"> </w:t>
            </w:r>
            <w:r>
              <w:rPr>
                <w:sz w:val="20"/>
                <w:szCs w:val="20"/>
              </w:rPr>
              <w:t>i</w:t>
            </w:r>
            <w:r w:rsidRPr="008E6556">
              <w:rPr>
                <w:sz w:val="20"/>
                <w:szCs w:val="20"/>
              </w:rPr>
              <w:t>ndex</w:t>
            </w:r>
            <w:r>
              <w:rPr>
                <w:sz w:val="20"/>
                <w:szCs w:val="20"/>
              </w:rPr>
              <w:t xml:space="preserve"> (LISI)</w:t>
            </w:r>
          </w:p>
        </w:tc>
        <w:tc>
          <w:tcPr>
            <w:tcW w:w="1328" w:type="dxa"/>
          </w:tcPr>
          <w:p w14:paraId="27A8713F" w14:textId="0D610E3F" w:rsidR="002A2FAF" w:rsidRDefault="002A2FAF" w:rsidP="002B0D0D">
            <w:pPr>
              <w:rPr>
                <w:sz w:val="20"/>
                <w:szCs w:val="20"/>
              </w:rPr>
            </w:pPr>
            <w:r>
              <w:rPr>
                <w:sz w:val="20"/>
                <w:szCs w:val="20"/>
              </w:rPr>
              <w:t>Local</w:t>
            </w:r>
          </w:p>
        </w:tc>
        <w:tc>
          <w:tcPr>
            <w:tcW w:w="750" w:type="dxa"/>
          </w:tcPr>
          <w:p w14:paraId="36F3D7B9" w14:textId="0683930A" w:rsidR="002A2FAF" w:rsidRPr="00CA49CA" w:rsidRDefault="00355B97" w:rsidP="002B0D0D">
            <w:pPr>
              <w:rPr>
                <w:sz w:val="20"/>
                <w:szCs w:val="20"/>
              </w:rPr>
            </w:pPr>
            <w:r>
              <w:rPr>
                <w:sz w:val="20"/>
                <w:szCs w:val="20"/>
              </w:rPr>
              <w:t>B</w:t>
            </w:r>
          </w:p>
        </w:tc>
        <w:tc>
          <w:tcPr>
            <w:tcW w:w="4143" w:type="dxa"/>
          </w:tcPr>
          <w:p w14:paraId="040D3EDB" w14:textId="3DA67C1A" w:rsidR="002A2FAF" w:rsidRPr="000869DD" w:rsidRDefault="002A2FAF" w:rsidP="002B0D0D">
            <w:pPr>
              <w:rPr>
                <w:sz w:val="20"/>
                <w:szCs w:val="20"/>
              </w:rPr>
            </w:pPr>
            <w:r w:rsidRPr="00CA49CA">
              <w:rPr>
                <w:sz w:val="20"/>
                <w:szCs w:val="20"/>
              </w:rPr>
              <w:t xml:space="preserve">For each sample, how diverse are the batch labels in its </w:t>
            </w:r>
            <w:r>
              <w:rPr>
                <w:sz w:val="20"/>
                <w:szCs w:val="20"/>
              </w:rPr>
              <w:t xml:space="preserve">30 nearest neighbor vicinity, measured by </w:t>
            </w:r>
            <w:r w:rsidRPr="00CA49CA">
              <w:rPr>
                <w:sz w:val="20"/>
                <w:szCs w:val="20"/>
              </w:rPr>
              <w:t>effective number of equally</w:t>
            </w:r>
            <w:r>
              <w:rPr>
                <w:sz w:val="20"/>
                <w:szCs w:val="20"/>
              </w:rPr>
              <w:t xml:space="preserve"> </w:t>
            </w:r>
            <w:r w:rsidRPr="00CA49CA">
              <w:rPr>
                <w:sz w:val="20"/>
                <w:szCs w:val="20"/>
              </w:rPr>
              <w:t>present batches</w:t>
            </w:r>
            <w:r>
              <w:rPr>
                <w:sz w:val="20"/>
                <w:szCs w:val="20"/>
              </w:rPr>
              <w:t>.</w:t>
            </w:r>
          </w:p>
        </w:tc>
        <w:tc>
          <w:tcPr>
            <w:tcW w:w="2821" w:type="dxa"/>
          </w:tcPr>
          <w:p w14:paraId="0B30F72F" w14:textId="762938D2" w:rsidR="002A2FAF" w:rsidRPr="000E28B4" w:rsidRDefault="002A2FAF" w:rsidP="002B0D0D">
            <w:pPr>
              <w:rPr>
                <w:sz w:val="20"/>
                <w:szCs w:val="20"/>
              </w:rPr>
            </w:pPr>
            <w:r w:rsidRPr="00E112A0">
              <w:rPr>
                <w:sz w:val="20"/>
                <w:szCs w:val="20"/>
              </w:rPr>
              <w:t>Korsunsky I et al. *Nature Methods* 16(12):1289–1296. 2019. DOI: 10.1038/s41592-019-0619-0.</w:t>
            </w:r>
          </w:p>
        </w:tc>
      </w:tr>
      <w:tr w:rsidR="002A2FAF" w:rsidRPr="00292762" w14:paraId="1BC68332" w14:textId="77777777" w:rsidTr="00067628">
        <w:trPr>
          <w:trHeight w:val="1147"/>
        </w:trPr>
        <w:tc>
          <w:tcPr>
            <w:tcW w:w="1576" w:type="dxa"/>
          </w:tcPr>
          <w:p w14:paraId="164F3EEB" w14:textId="72CA23A7" w:rsidR="002A2FAF" w:rsidRPr="004744F6" w:rsidRDefault="002A2FAF" w:rsidP="002B0D0D">
            <w:pPr>
              <w:rPr>
                <w:sz w:val="20"/>
                <w:szCs w:val="20"/>
              </w:rPr>
            </w:pPr>
            <w:r w:rsidRPr="0025740F">
              <w:rPr>
                <w:sz w:val="20"/>
                <w:szCs w:val="20"/>
              </w:rPr>
              <w:t xml:space="preserve">Average </w:t>
            </w:r>
            <w:r>
              <w:rPr>
                <w:sz w:val="20"/>
                <w:szCs w:val="20"/>
              </w:rPr>
              <w:t>s</w:t>
            </w:r>
            <w:r w:rsidRPr="0025740F">
              <w:rPr>
                <w:sz w:val="20"/>
                <w:szCs w:val="20"/>
              </w:rPr>
              <w:t xml:space="preserve">ilhouette </w:t>
            </w:r>
            <w:r>
              <w:rPr>
                <w:sz w:val="20"/>
                <w:szCs w:val="20"/>
              </w:rPr>
              <w:t>w</w:t>
            </w:r>
            <w:r w:rsidRPr="0025740F">
              <w:rPr>
                <w:sz w:val="20"/>
                <w:szCs w:val="20"/>
              </w:rPr>
              <w:t>idth</w:t>
            </w:r>
            <w:r>
              <w:rPr>
                <w:sz w:val="20"/>
                <w:szCs w:val="20"/>
              </w:rPr>
              <w:t xml:space="preserve"> (ASW)</w:t>
            </w:r>
          </w:p>
        </w:tc>
        <w:tc>
          <w:tcPr>
            <w:tcW w:w="1328" w:type="dxa"/>
          </w:tcPr>
          <w:p w14:paraId="792D750A" w14:textId="785A6A9F" w:rsidR="002A2FAF" w:rsidRDefault="002A2FAF" w:rsidP="002B0D0D">
            <w:pPr>
              <w:rPr>
                <w:sz w:val="20"/>
                <w:szCs w:val="20"/>
              </w:rPr>
            </w:pPr>
            <w:r>
              <w:rPr>
                <w:sz w:val="20"/>
                <w:szCs w:val="20"/>
              </w:rPr>
              <w:t>Global</w:t>
            </w:r>
          </w:p>
        </w:tc>
        <w:tc>
          <w:tcPr>
            <w:tcW w:w="750" w:type="dxa"/>
          </w:tcPr>
          <w:p w14:paraId="46134B8C" w14:textId="00AC8C67" w:rsidR="002A2FAF" w:rsidRPr="00F43A1F" w:rsidRDefault="00355B97" w:rsidP="002B0D0D">
            <w:pPr>
              <w:rPr>
                <w:sz w:val="20"/>
                <w:szCs w:val="20"/>
              </w:rPr>
            </w:pPr>
            <w:r>
              <w:rPr>
                <w:sz w:val="20"/>
                <w:szCs w:val="20"/>
              </w:rPr>
              <w:t>B</w:t>
            </w:r>
          </w:p>
        </w:tc>
        <w:tc>
          <w:tcPr>
            <w:tcW w:w="4143" w:type="dxa"/>
          </w:tcPr>
          <w:p w14:paraId="5FEFFF43" w14:textId="7C683DAF" w:rsidR="002A2FAF" w:rsidRPr="000869DD" w:rsidRDefault="002A2FAF" w:rsidP="002B0D0D">
            <w:pPr>
              <w:rPr>
                <w:sz w:val="20"/>
                <w:szCs w:val="20"/>
              </w:rPr>
            </w:pPr>
            <w:r w:rsidRPr="00F43A1F">
              <w:rPr>
                <w:sz w:val="20"/>
                <w:szCs w:val="20"/>
              </w:rPr>
              <w:t xml:space="preserve">How much more similar each sample is to its own </w:t>
            </w:r>
            <w:r>
              <w:rPr>
                <w:sz w:val="20"/>
                <w:szCs w:val="20"/>
              </w:rPr>
              <w:t>class</w:t>
            </w:r>
            <w:r w:rsidRPr="00F43A1F">
              <w:rPr>
                <w:sz w:val="20"/>
                <w:szCs w:val="20"/>
              </w:rPr>
              <w:t xml:space="preserve"> v</w:t>
            </w:r>
            <w:r>
              <w:rPr>
                <w:sz w:val="20"/>
                <w:szCs w:val="20"/>
              </w:rPr>
              <w:t>ersus</w:t>
            </w:r>
            <w:r w:rsidRPr="00F43A1F">
              <w:rPr>
                <w:sz w:val="20"/>
                <w:szCs w:val="20"/>
              </w:rPr>
              <w:t xml:space="preserve"> the nearest other </w:t>
            </w:r>
            <w:r>
              <w:rPr>
                <w:sz w:val="20"/>
                <w:szCs w:val="20"/>
              </w:rPr>
              <w:t>class</w:t>
            </w:r>
            <w:r w:rsidRPr="00F43A1F">
              <w:rPr>
                <w:sz w:val="20"/>
                <w:szCs w:val="20"/>
              </w:rPr>
              <w:t xml:space="preserve">. Computed on </w:t>
            </w:r>
            <w:r>
              <w:rPr>
                <w:sz w:val="20"/>
                <w:szCs w:val="20"/>
              </w:rPr>
              <w:t xml:space="preserve">the first </w:t>
            </w:r>
            <w:r w:rsidRPr="00F43A1F">
              <w:rPr>
                <w:sz w:val="20"/>
                <w:szCs w:val="20"/>
              </w:rPr>
              <w:t xml:space="preserve">50 </w:t>
            </w:r>
            <w:r>
              <w:rPr>
                <w:sz w:val="20"/>
                <w:szCs w:val="20"/>
              </w:rPr>
              <w:t>PCs in Euclidean space.</w:t>
            </w:r>
          </w:p>
        </w:tc>
        <w:tc>
          <w:tcPr>
            <w:tcW w:w="2821" w:type="dxa"/>
          </w:tcPr>
          <w:p w14:paraId="15208622" w14:textId="4952ED68" w:rsidR="002A2FAF" w:rsidRPr="000E28B4" w:rsidRDefault="002A2FAF" w:rsidP="002B0D0D">
            <w:pPr>
              <w:rPr>
                <w:sz w:val="20"/>
                <w:szCs w:val="20"/>
              </w:rPr>
            </w:pPr>
            <w:proofErr w:type="spellStart"/>
            <w:r w:rsidRPr="00497FF7">
              <w:rPr>
                <w:sz w:val="20"/>
                <w:szCs w:val="20"/>
              </w:rPr>
              <w:t>Rousseeuw</w:t>
            </w:r>
            <w:proofErr w:type="spellEnd"/>
            <w:r w:rsidRPr="00497FF7">
              <w:rPr>
                <w:sz w:val="20"/>
                <w:szCs w:val="20"/>
              </w:rPr>
              <w:t xml:space="preserve"> PJ. *Journal of Computational and Applied Mathematics* 20:53–65. 1987. Applied to batch assessment in </w:t>
            </w:r>
            <w:proofErr w:type="spellStart"/>
            <w:r w:rsidRPr="00497FF7">
              <w:rPr>
                <w:sz w:val="20"/>
                <w:szCs w:val="20"/>
              </w:rPr>
              <w:t>Luecken</w:t>
            </w:r>
            <w:proofErr w:type="spellEnd"/>
            <w:r w:rsidRPr="00497FF7">
              <w:rPr>
                <w:sz w:val="20"/>
                <w:szCs w:val="20"/>
              </w:rPr>
              <w:t xml:space="preserve"> et al. 2022.</w:t>
            </w:r>
          </w:p>
        </w:tc>
      </w:tr>
      <w:tr w:rsidR="002A2FAF" w:rsidRPr="00292762" w14:paraId="1498AFCE" w14:textId="77777777" w:rsidTr="00067628">
        <w:trPr>
          <w:trHeight w:val="459"/>
        </w:trPr>
        <w:tc>
          <w:tcPr>
            <w:tcW w:w="1576" w:type="dxa"/>
          </w:tcPr>
          <w:p w14:paraId="5D06A74D" w14:textId="04BA2350" w:rsidR="002A2FAF" w:rsidRPr="0025740F" w:rsidRDefault="00CD2C65" w:rsidP="002B0D0D">
            <w:pPr>
              <w:rPr>
                <w:sz w:val="20"/>
                <w:szCs w:val="20"/>
              </w:rPr>
            </w:pPr>
            <w:r w:rsidRPr="00CD2C65">
              <w:rPr>
                <w:sz w:val="20"/>
                <w:szCs w:val="20"/>
              </w:rPr>
              <w:t xml:space="preserve">Cell-specific </w:t>
            </w:r>
            <w:r w:rsidR="007176C2">
              <w:rPr>
                <w:sz w:val="20"/>
                <w:szCs w:val="20"/>
              </w:rPr>
              <w:t>m</w:t>
            </w:r>
            <w:r w:rsidRPr="00CD2C65">
              <w:rPr>
                <w:sz w:val="20"/>
                <w:szCs w:val="20"/>
              </w:rPr>
              <w:t xml:space="preserve">ixing </w:t>
            </w:r>
            <w:r w:rsidR="007176C2">
              <w:rPr>
                <w:sz w:val="20"/>
                <w:szCs w:val="20"/>
              </w:rPr>
              <w:t>s</w:t>
            </w:r>
            <w:r w:rsidRPr="00CD2C65">
              <w:rPr>
                <w:sz w:val="20"/>
                <w:szCs w:val="20"/>
              </w:rPr>
              <w:t>core</w:t>
            </w:r>
            <w:r w:rsidR="00634EE6">
              <w:rPr>
                <w:sz w:val="20"/>
                <w:szCs w:val="20"/>
              </w:rPr>
              <w:t xml:space="preserve"> (CMS)</w:t>
            </w:r>
          </w:p>
        </w:tc>
        <w:tc>
          <w:tcPr>
            <w:tcW w:w="1328" w:type="dxa"/>
          </w:tcPr>
          <w:p w14:paraId="634D128E" w14:textId="77445B07" w:rsidR="002A2FAF" w:rsidRDefault="005E17A8" w:rsidP="002B0D0D">
            <w:pPr>
              <w:rPr>
                <w:sz w:val="20"/>
                <w:szCs w:val="20"/>
              </w:rPr>
            </w:pPr>
            <w:r>
              <w:rPr>
                <w:sz w:val="20"/>
                <w:szCs w:val="20"/>
              </w:rPr>
              <w:t>Global</w:t>
            </w:r>
          </w:p>
        </w:tc>
        <w:tc>
          <w:tcPr>
            <w:tcW w:w="750" w:type="dxa"/>
          </w:tcPr>
          <w:p w14:paraId="03CD87FB" w14:textId="5FDE01EF" w:rsidR="002A2FAF" w:rsidRPr="00F43A1F" w:rsidRDefault="00490B2D" w:rsidP="002B0D0D">
            <w:pPr>
              <w:rPr>
                <w:sz w:val="20"/>
                <w:szCs w:val="20"/>
              </w:rPr>
            </w:pPr>
            <w:r>
              <w:rPr>
                <w:sz w:val="20"/>
                <w:szCs w:val="20"/>
              </w:rPr>
              <w:t>B</w:t>
            </w:r>
          </w:p>
        </w:tc>
        <w:tc>
          <w:tcPr>
            <w:tcW w:w="4143" w:type="dxa"/>
          </w:tcPr>
          <w:p w14:paraId="1ECDCCC5" w14:textId="3D5B6526" w:rsidR="002A2FAF" w:rsidRPr="00F43A1F" w:rsidRDefault="00F34E07" w:rsidP="002B0D0D">
            <w:pPr>
              <w:rPr>
                <w:sz w:val="20"/>
                <w:szCs w:val="20"/>
              </w:rPr>
            </w:pPr>
            <w:r w:rsidRPr="00F34E07">
              <w:rPr>
                <w:sz w:val="20"/>
                <w:szCs w:val="20"/>
              </w:rPr>
              <w:t xml:space="preserve">Anderson-Darling test on per-batch </w:t>
            </w:r>
            <w:r w:rsidR="007A1100">
              <w:rPr>
                <w:sz w:val="20"/>
                <w:szCs w:val="20"/>
              </w:rPr>
              <w:t xml:space="preserve">30 </w:t>
            </w:r>
            <w:r w:rsidR="00037E29">
              <w:rPr>
                <w:sz w:val="20"/>
                <w:szCs w:val="20"/>
              </w:rPr>
              <w:t xml:space="preserve">nearest </w:t>
            </w:r>
            <w:r w:rsidR="00A300A6">
              <w:rPr>
                <w:sz w:val="20"/>
                <w:szCs w:val="20"/>
              </w:rPr>
              <w:t>neighbor’s</w:t>
            </w:r>
            <w:r w:rsidRPr="00F34E07">
              <w:rPr>
                <w:sz w:val="20"/>
                <w:szCs w:val="20"/>
              </w:rPr>
              <w:t xml:space="preserve"> distance distributions. Tests whether distances from a sample to each </w:t>
            </w:r>
            <w:r w:rsidR="00A130B3">
              <w:rPr>
                <w:sz w:val="20"/>
                <w:szCs w:val="20"/>
              </w:rPr>
              <w:t>group</w:t>
            </w:r>
            <w:r w:rsidRPr="00F34E07">
              <w:rPr>
                <w:sz w:val="20"/>
                <w:szCs w:val="20"/>
              </w:rPr>
              <w:t xml:space="preserve"> are drawn from the same distribution.</w:t>
            </w:r>
          </w:p>
        </w:tc>
        <w:tc>
          <w:tcPr>
            <w:tcW w:w="2821" w:type="dxa"/>
          </w:tcPr>
          <w:p w14:paraId="58356CB8" w14:textId="295BF505" w:rsidR="002A2FAF" w:rsidRPr="00497FF7" w:rsidRDefault="00490B2D" w:rsidP="002B0D0D">
            <w:pPr>
              <w:rPr>
                <w:sz w:val="20"/>
                <w:szCs w:val="20"/>
              </w:rPr>
            </w:pPr>
            <w:proofErr w:type="spellStart"/>
            <w:r w:rsidRPr="00490B2D">
              <w:rPr>
                <w:sz w:val="20"/>
                <w:szCs w:val="20"/>
              </w:rPr>
              <w:t>Lüttgenau</w:t>
            </w:r>
            <w:proofErr w:type="spellEnd"/>
            <w:r w:rsidRPr="00490B2D">
              <w:rPr>
                <w:sz w:val="20"/>
                <w:szCs w:val="20"/>
              </w:rPr>
              <w:t xml:space="preserve"> S et al. *Life Science Alliance* 4(6</w:t>
            </w:r>
            <w:proofErr w:type="gramStart"/>
            <w:r w:rsidRPr="00490B2D">
              <w:rPr>
                <w:sz w:val="20"/>
                <w:szCs w:val="20"/>
              </w:rPr>
              <w:t>):e</w:t>
            </w:r>
            <w:proofErr w:type="gramEnd"/>
            <w:r w:rsidRPr="00490B2D">
              <w:rPr>
                <w:sz w:val="20"/>
                <w:szCs w:val="20"/>
              </w:rPr>
              <w:t>202001004. 2021. DOI: 10.26508/lsa.202001004</w:t>
            </w:r>
          </w:p>
        </w:tc>
      </w:tr>
      <w:tr w:rsidR="002A2FAF" w:rsidRPr="00292762" w14:paraId="7E757720" w14:textId="77777777" w:rsidTr="00067628">
        <w:trPr>
          <w:trHeight w:val="213"/>
        </w:trPr>
        <w:tc>
          <w:tcPr>
            <w:tcW w:w="1576" w:type="dxa"/>
          </w:tcPr>
          <w:p w14:paraId="409D26F6" w14:textId="5E6C9D16" w:rsidR="002A2FAF" w:rsidRPr="0025740F" w:rsidRDefault="00A300A6" w:rsidP="002B0D0D">
            <w:pPr>
              <w:rPr>
                <w:sz w:val="20"/>
                <w:szCs w:val="20"/>
              </w:rPr>
            </w:pPr>
            <w:r w:rsidRPr="00A300A6">
              <w:rPr>
                <w:sz w:val="20"/>
                <w:szCs w:val="20"/>
              </w:rPr>
              <w:t xml:space="preserve">Centroid </w:t>
            </w:r>
            <w:r>
              <w:rPr>
                <w:sz w:val="20"/>
                <w:szCs w:val="20"/>
              </w:rPr>
              <w:t>d</w:t>
            </w:r>
            <w:r w:rsidRPr="00A300A6">
              <w:rPr>
                <w:sz w:val="20"/>
                <w:szCs w:val="20"/>
              </w:rPr>
              <w:t xml:space="preserve">ispersion in </w:t>
            </w:r>
            <w:r w:rsidRPr="00A300A6">
              <w:rPr>
                <w:sz w:val="20"/>
                <w:szCs w:val="20"/>
              </w:rPr>
              <w:lastRenderedPageBreak/>
              <w:t>UMAP</w:t>
            </w:r>
            <w:r>
              <w:rPr>
                <w:sz w:val="20"/>
                <w:szCs w:val="20"/>
              </w:rPr>
              <w:t xml:space="preserve"> and </w:t>
            </w:r>
            <w:proofErr w:type="spellStart"/>
            <w:r>
              <w:rPr>
                <w:sz w:val="20"/>
                <w:szCs w:val="20"/>
              </w:rPr>
              <w:t>tSNE</w:t>
            </w:r>
            <w:proofErr w:type="spellEnd"/>
          </w:p>
        </w:tc>
        <w:tc>
          <w:tcPr>
            <w:tcW w:w="1328" w:type="dxa"/>
          </w:tcPr>
          <w:p w14:paraId="67EC7CE3" w14:textId="2BCA57F7" w:rsidR="002A2FAF" w:rsidRDefault="00A300A6" w:rsidP="002B0D0D">
            <w:pPr>
              <w:rPr>
                <w:sz w:val="20"/>
                <w:szCs w:val="20"/>
              </w:rPr>
            </w:pPr>
            <w:r>
              <w:rPr>
                <w:sz w:val="20"/>
                <w:szCs w:val="20"/>
              </w:rPr>
              <w:lastRenderedPageBreak/>
              <w:t>Global</w:t>
            </w:r>
          </w:p>
        </w:tc>
        <w:tc>
          <w:tcPr>
            <w:tcW w:w="750" w:type="dxa"/>
          </w:tcPr>
          <w:p w14:paraId="1654332D" w14:textId="5C5EDC2E" w:rsidR="002A2FAF" w:rsidRPr="00F43A1F" w:rsidRDefault="00A300A6" w:rsidP="002B0D0D">
            <w:pPr>
              <w:rPr>
                <w:sz w:val="20"/>
                <w:szCs w:val="20"/>
              </w:rPr>
            </w:pPr>
            <w:r>
              <w:rPr>
                <w:sz w:val="20"/>
                <w:szCs w:val="20"/>
              </w:rPr>
              <w:t>C</w:t>
            </w:r>
          </w:p>
        </w:tc>
        <w:tc>
          <w:tcPr>
            <w:tcW w:w="4143" w:type="dxa"/>
          </w:tcPr>
          <w:p w14:paraId="76800247" w14:textId="6D5DC2EB" w:rsidR="002A2FAF" w:rsidRPr="00F43A1F" w:rsidRDefault="00A300A6" w:rsidP="002B0D0D">
            <w:pPr>
              <w:rPr>
                <w:sz w:val="20"/>
                <w:szCs w:val="20"/>
              </w:rPr>
            </w:pPr>
            <w:r w:rsidRPr="00A300A6">
              <w:rPr>
                <w:sz w:val="20"/>
                <w:szCs w:val="20"/>
              </w:rPr>
              <w:t>After computing a UMAP</w:t>
            </w:r>
            <w:r>
              <w:rPr>
                <w:sz w:val="20"/>
                <w:szCs w:val="20"/>
              </w:rPr>
              <w:t>/</w:t>
            </w:r>
            <w:proofErr w:type="spellStart"/>
            <w:r>
              <w:rPr>
                <w:sz w:val="20"/>
                <w:szCs w:val="20"/>
              </w:rPr>
              <w:t>tSNE</w:t>
            </w:r>
            <w:proofErr w:type="spellEnd"/>
            <w:r w:rsidRPr="00A300A6">
              <w:rPr>
                <w:sz w:val="20"/>
                <w:szCs w:val="20"/>
              </w:rPr>
              <w:t xml:space="preserve"> 2D embedding, for each </w:t>
            </w:r>
            <w:r w:rsidR="00D739E9">
              <w:rPr>
                <w:sz w:val="20"/>
                <w:szCs w:val="20"/>
              </w:rPr>
              <w:t>group</w:t>
            </w:r>
            <w:r w:rsidRPr="00A300A6">
              <w:rPr>
                <w:sz w:val="20"/>
                <w:szCs w:val="20"/>
              </w:rPr>
              <w:t xml:space="preserve"> compute its centroid. The centroid dispersion is the standard deviation of </w:t>
            </w:r>
            <w:r w:rsidRPr="00A300A6">
              <w:rPr>
                <w:sz w:val="20"/>
                <w:szCs w:val="20"/>
              </w:rPr>
              <w:lastRenderedPageBreak/>
              <w:t>centroid positions divided by the overall standard deviation of all sample positions.</w:t>
            </w:r>
          </w:p>
        </w:tc>
        <w:tc>
          <w:tcPr>
            <w:tcW w:w="2821" w:type="dxa"/>
          </w:tcPr>
          <w:p w14:paraId="27E45AA0" w14:textId="4F9A4DC1" w:rsidR="002A2FAF" w:rsidRPr="00497FF7" w:rsidRDefault="00A300A6" w:rsidP="002B0D0D">
            <w:pPr>
              <w:rPr>
                <w:sz w:val="20"/>
                <w:szCs w:val="20"/>
              </w:rPr>
            </w:pPr>
            <w:r>
              <w:rPr>
                <w:sz w:val="20"/>
                <w:szCs w:val="20"/>
              </w:rPr>
              <w:lastRenderedPageBreak/>
              <w:t>?</w:t>
            </w:r>
          </w:p>
        </w:tc>
      </w:tr>
      <w:tr w:rsidR="002A2FAF" w:rsidRPr="00292762" w14:paraId="729B0916" w14:textId="77777777" w:rsidTr="00067628">
        <w:trPr>
          <w:trHeight w:val="229"/>
        </w:trPr>
        <w:tc>
          <w:tcPr>
            <w:tcW w:w="1576" w:type="dxa"/>
          </w:tcPr>
          <w:p w14:paraId="7B680001" w14:textId="724965F0" w:rsidR="002A2FAF" w:rsidRPr="0025740F" w:rsidRDefault="00A300A6" w:rsidP="002B0D0D">
            <w:pPr>
              <w:rPr>
                <w:sz w:val="20"/>
                <w:szCs w:val="20"/>
              </w:rPr>
            </w:pPr>
            <w:r w:rsidRPr="00A300A6">
              <w:rPr>
                <w:sz w:val="20"/>
                <w:szCs w:val="20"/>
              </w:rPr>
              <w:t xml:space="preserve">Local </w:t>
            </w:r>
            <w:r>
              <w:rPr>
                <w:sz w:val="20"/>
                <w:szCs w:val="20"/>
              </w:rPr>
              <w:t>n</w:t>
            </w:r>
            <w:r w:rsidRPr="00A300A6">
              <w:rPr>
                <w:sz w:val="20"/>
                <w:szCs w:val="20"/>
              </w:rPr>
              <w:t xml:space="preserve">eighborhood </w:t>
            </w:r>
            <w:r>
              <w:rPr>
                <w:sz w:val="20"/>
                <w:szCs w:val="20"/>
              </w:rPr>
              <w:t>e</w:t>
            </w:r>
            <w:r w:rsidRPr="00A300A6">
              <w:rPr>
                <w:sz w:val="20"/>
                <w:szCs w:val="20"/>
              </w:rPr>
              <w:t xml:space="preserve">ntropy in UMAP and </w:t>
            </w:r>
            <w:proofErr w:type="spellStart"/>
            <w:r w:rsidRPr="00A300A6">
              <w:rPr>
                <w:sz w:val="20"/>
                <w:szCs w:val="20"/>
              </w:rPr>
              <w:t>tSNE</w:t>
            </w:r>
            <w:proofErr w:type="spellEnd"/>
          </w:p>
        </w:tc>
        <w:tc>
          <w:tcPr>
            <w:tcW w:w="1328" w:type="dxa"/>
          </w:tcPr>
          <w:p w14:paraId="5FD53074" w14:textId="5EB77156" w:rsidR="002A2FAF" w:rsidRDefault="00A300A6" w:rsidP="002B0D0D">
            <w:pPr>
              <w:rPr>
                <w:sz w:val="20"/>
                <w:szCs w:val="20"/>
              </w:rPr>
            </w:pPr>
            <w:r>
              <w:rPr>
                <w:sz w:val="20"/>
                <w:szCs w:val="20"/>
              </w:rPr>
              <w:t>Local</w:t>
            </w:r>
          </w:p>
        </w:tc>
        <w:tc>
          <w:tcPr>
            <w:tcW w:w="750" w:type="dxa"/>
          </w:tcPr>
          <w:p w14:paraId="5E366945" w14:textId="3E83DAA4" w:rsidR="002A2FAF" w:rsidRPr="00F43A1F" w:rsidRDefault="00A300A6" w:rsidP="002B0D0D">
            <w:pPr>
              <w:rPr>
                <w:sz w:val="20"/>
                <w:szCs w:val="20"/>
              </w:rPr>
            </w:pPr>
            <w:r>
              <w:rPr>
                <w:sz w:val="20"/>
                <w:szCs w:val="20"/>
              </w:rPr>
              <w:t>C</w:t>
            </w:r>
          </w:p>
        </w:tc>
        <w:tc>
          <w:tcPr>
            <w:tcW w:w="4143" w:type="dxa"/>
          </w:tcPr>
          <w:p w14:paraId="10B0C95B" w14:textId="34230EA8" w:rsidR="002A2FAF" w:rsidRPr="00F43A1F" w:rsidRDefault="00A300A6" w:rsidP="002B0D0D">
            <w:pPr>
              <w:rPr>
                <w:sz w:val="20"/>
                <w:szCs w:val="20"/>
              </w:rPr>
            </w:pPr>
            <w:r w:rsidRPr="00A300A6">
              <w:rPr>
                <w:sz w:val="20"/>
                <w:szCs w:val="20"/>
              </w:rPr>
              <w:t xml:space="preserve">For each sample, Shannon entropy of the </w:t>
            </w:r>
            <w:r w:rsidR="00D739E9">
              <w:rPr>
                <w:sz w:val="20"/>
                <w:szCs w:val="20"/>
              </w:rPr>
              <w:t>group</w:t>
            </w:r>
            <w:r w:rsidRPr="00A300A6">
              <w:rPr>
                <w:sz w:val="20"/>
                <w:szCs w:val="20"/>
              </w:rPr>
              <w:t xml:space="preserve"> label distribution in its </w:t>
            </w:r>
            <w:r w:rsidR="007B5FD8">
              <w:rPr>
                <w:sz w:val="20"/>
                <w:szCs w:val="20"/>
              </w:rPr>
              <w:t>30</w:t>
            </w:r>
            <w:r w:rsidRPr="00A300A6">
              <w:rPr>
                <w:sz w:val="20"/>
                <w:szCs w:val="20"/>
              </w:rPr>
              <w:t>-nearest-neighbor neighborhood in the embedding space. Averaged over all samples.</w:t>
            </w:r>
          </w:p>
        </w:tc>
        <w:tc>
          <w:tcPr>
            <w:tcW w:w="2821" w:type="dxa"/>
          </w:tcPr>
          <w:p w14:paraId="69295B28" w14:textId="04B5F048" w:rsidR="002A2FAF" w:rsidRPr="00497FF7" w:rsidRDefault="00040668" w:rsidP="002B0D0D">
            <w:pPr>
              <w:rPr>
                <w:sz w:val="20"/>
                <w:szCs w:val="20"/>
              </w:rPr>
            </w:pPr>
            <w:r>
              <w:rPr>
                <w:sz w:val="20"/>
                <w:szCs w:val="20"/>
              </w:rPr>
              <w:t>?</w:t>
            </w:r>
          </w:p>
        </w:tc>
      </w:tr>
      <w:tr w:rsidR="002A2FAF" w:rsidRPr="00292762" w14:paraId="5E01935A" w14:textId="77777777" w:rsidTr="00067628">
        <w:trPr>
          <w:trHeight w:val="229"/>
        </w:trPr>
        <w:tc>
          <w:tcPr>
            <w:tcW w:w="1576" w:type="dxa"/>
          </w:tcPr>
          <w:p w14:paraId="40B87EFD" w14:textId="791F130F" w:rsidR="002A2FAF" w:rsidRPr="0025740F" w:rsidRDefault="001401E5" w:rsidP="002B0D0D">
            <w:pPr>
              <w:rPr>
                <w:sz w:val="20"/>
                <w:szCs w:val="20"/>
              </w:rPr>
            </w:pPr>
            <w:r w:rsidRPr="001401E5">
              <w:rPr>
                <w:sz w:val="20"/>
                <w:szCs w:val="20"/>
              </w:rPr>
              <w:t xml:space="preserve">KS </w:t>
            </w:r>
            <w:r>
              <w:rPr>
                <w:sz w:val="20"/>
                <w:szCs w:val="20"/>
              </w:rPr>
              <w:t>t</w:t>
            </w:r>
            <w:r w:rsidRPr="001401E5">
              <w:rPr>
                <w:sz w:val="20"/>
                <w:szCs w:val="20"/>
              </w:rPr>
              <w:t xml:space="preserve">est </w:t>
            </w:r>
            <w:r>
              <w:rPr>
                <w:sz w:val="20"/>
                <w:szCs w:val="20"/>
              </w:rPr>
              <w:t>m</w:t>
            </w:r>
            <w:r w:rsidRPr="001401E5">
              <w:rPr>
                <w:sz w:val="20"/>
                <w:szCs w:val="20"/>
              </w:rPr>
              <w:t xml:space="preserve">ean </w:t>
            </w:r>
            <w:r>
              <w:rPr>
                <w:sz w:val="20"/>
                <w:szCs w:val="20"/>
              </w:rPr>
              <w:t xml:space="preserve">gene-level </w:t>
            </w:r>
            <w:r w:rsidRPr="001401E5">
              <w:rPr>
                <w:sz w:val="20"/>
                <w:szCs w:val="20"/>
              </w:rPr>
              <w:t>D-statistic</w:t>
            </w:r>
          </w:p>
        </w:tc>
        <w:tc>
          <w:tcPr>
            <w:tcW w:w="1328" w:type="dxa"/>
          </w:tcPr>
          <w:p w14:paraId="00EC7C44" w14:textId="74405B19" w:rsidR="002A2FAF" w:rsidRDefault="00522D9C" w:rsidP="002B0D0D">
            <w:pPr>
              <w:rPr>
                <w:sz w:val="20"/>
                <w:szCs w:val="20"/>
              </w:rPr>
            </w:pPr>
            <w:r>
              <w:rPr>
                <w:sz w:val="20"/>
                <w:szCs w:val="20"/>
              </w:rPr>
              <w:t>Distributional similarity</w:t>
            </w:r>
          </w:p>
        </w:tc>
        <w:tc>
          <w:tcPr>
            <w:tcW w:w="750" w:type="dxa"/>
          </w:tcPr>
          <w:p w14:paraId="09DBD007" w14:textId="7E10CB25" w:rsidR="002A2FAF" w:rsidRPr="00F43A1F" w:rsidRDefault="00522D9C" w:rsidP="002B0D0D">
            <w:pPr>
              <w:rPr>
                <w:sz w:val="20"/>
                <w:szCs w:val="20"/>
              </w:rPr>
            </w:pPr>
            <w:r>
              <w:rPr>
                <w:sz w:val="20"/>
                <w:szCs w:val="20"/>
              </w:rPr>
              <w:t>D</w:t>
            </w:r>
          </w:p>
        </w:tc>
        <w:tc>
          <w:tcPr>
            <w:tcW w:w="4143" w:type="dxa"/>
          </w:tcPr>
          <w:p w14:paraId="0B67F3B4" w14:textId="267309C6" w:rsidR="002A2FAF" w:rsidRPr="00067628" w:rsidRDefault="00A86951" w:rsidP="002B0D0D">
            <w:pPr>
              <w:rPr>
                <w:sz w:val="20"/>
                <w:szCs w:val="20"/>
              </w:rPr>
            </w:pPr>
            <w:r w:rsidRPr="00A86951">
              <w:rPr>
                <w:sz w:val="20"/>
                <w:szCs w:val="20"/>
              </w:rPr>
              <w:t>For each gene</w:t>
            </w:r>
            <w:r w:rsidR="00433142">
              <w:rPr>
                <w:sz w:val="20"/>
                <w:szCs w:val="20"/>
              </w:rPr>
              <w:t xml:space="preserve"> of a randomly selected 1000 genes</w:t>
            </w:r>
            <w:r w:rsidRPr="00A86951">
              <w:rPr>
                <w:sz w:val="20"/>
                <w:szCs w:val="20"/>
              </w:rPr>
              <w:t xml:space="preserve">, </w:t>
            </w:r>
            <w:r w:rsidR="00433142">
              <w:rPr>
                <w:sz w:val="20"/>
                <w:szCs w:val="20"/>
              </w:rPr>
              <w:t>Kolmogorov-Smirnov</w:t>
            </w:r>
            <w:r w:rsidRPr="00A86951">
              <w:rPr>
                <w:sz w:val="20"/>
                <w:szCs w:val="20"/>
              </w:rPr>
              <w:t xml:space="preserve"> two-sample test comparing expression distributions between all pairs of </w:t>
            </w:r>
            <w:r w:rsidR="00067628">
              <w:rPr>
                <w:sz w:val="20"/>
                <w:szCs w:val="20"/>
              </w:rPr>
              <w:t>batches</w:t>
            </w:r>
            <w:r w:rsidRPr="00A86951">
              <w:rPr>
                <w:sz w:val="20"/>
                <w:szCs w:val="20"/>
              </w:rPr>
              <w:t xml:space="preserve">. The D statistic </w:t>
            </w:r>
            <w:r w:rsidR="00433142">
              <w:rPr>
                <w:sz w:val="20"/>
                <w:szCs w:val="20"/>
              </w:rPr>
              <w:t>is</w:t>
            </w:r>
            <w:r w:rsidRPr="00A86951">
              <w:rPr>
                <w:sz w:val="20"/>
                <w:szCs w:val="20"/>
              </w:rPr>
              <w:t xml:space="preserve"> maximum absolute difference between empirical </w:t>
            </w:r>
            <w:r w:rsidR="008343BB">
              <w:rPr>
                <w:sz w:val="20"/>
                <w:szCs w:val="20"/>
              </w:rPr>
              <w:t>distributions</w:t>
            </w:r>
            <w:r w:rsidRPr="00A86951">
              <w:rPr>
                <w:sz w:val="20"/>
                <w:szCs w:val="20"/>
              </w:rPr>
              <w:t>.</w:t>
            </w:r>
          </w:p>
        </w:tc>
        <w:sdt>
          <w:sdtPr>
            <w:rPr>
              <w:color w:val="000000"/>
              <w:sz w:val="20"/>
              <w:szCs w:val="20"/>
            </w:rPr>
            <w:tag w:val="MENDELEY_CITATION_v3_eyJjaXRhdGlvbklEIjoiTUVOREVMRVlfQ0lUQVRJT05fYmEzYWViNzItMDk0Ny00YTIwLWEwZTYtZDQ5NmE1MDBjN2Fl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
            <w:id w:val="1928230038"/>
            <w:placeholder>
              <w:docPart w:val="DefaultPlaceholder_-1854013440"/>
            </w:placeholder>
          </w:sdtPr>
          <w:sdtContent>
            <w:tc>
              <w:tcPr>
                <w:tcW w:w="2821" w:type="dxa"/>
              </w:tcPr>
              <w:p w14:paraId="2DFD004F" w14:textId="634F36EC" w:rsidR="002A2FAF" w:rsidRPr="00497FF7" w:rsidRDefault="009F328A" w:rsidP="002B0D0D">
                <w:pPr>
                  <w:rPr>
                    <w:sz w:val="20"/>
                    <w:szCs w:val="20"/>
                  </w:rPr>
                </w:pPr>
                <w:r w:rsidRPr="009F328A">
                  <w:rPr>
                    <w:color w:val="000000"/>
                    <w:sz w:val="20"/>
                    <w:szCs w:val="20"/>
                  </w:rPr>
                  <w:t>[2]</w:t>
                </w:r>
              </w:p>
            </w:tc>
          </w:sdtContent>
        </w:sdt>
      </w:tr>
      <w:tr w:rsidR="00067628" w:rsidRPr="00292762" w14:paraId="1FC5BA81" w14:textId="77777777" w:rsidTr="00067628">
        <w:trPr>
          <w:trHeight w:val="229"/>
        </w:trPr>
        <w:tc>
          <w:tcPr>
            <w:tcW w:w="1576" w:type="dxa"/>
          </w:tcPr>
          <w:p w14:paraId="54B5B66E" w14:textId="428E4F03" w:rsidR="00067628" w:rsidRPr="0025740F" w:rsidRDefault="00067628" w:rsidP="00067628">
            <w:pPr>
              <w:rPr>
                <w:sz w:val="20"/>
                <w:szCs w:val="20"/>
              </w:rPr>
            </w:pPr>
            <w:r w:rsidRPr="00067628">
              <w:rPr>
                <w:sz w:val="20"/>
                <w:szCs w:val="20"/>
              </w:rPr>
              <w:t>Within-</w:t>
            </w:r>
            <w:r>
              <w:rPr>
                <w:sz w:val="20"/>
                <w:szCs w:val="20"/>
              </w:rPr>
              <w:t>batch</w:t>
            </w:r>
            <w:r w:rsidRPr="00067628">
              <w:rPr>
                <w:sz w:val="20"/>
                <w:szCs w:val="20"/>
              </w:rPr>
              <w:t xml:space="preserve"> </w:t>
            </w:r>
            <w:r>
              <w:rPr>
                <w:sz w:val="20"/>
                <w:szCs w:val="20"/>
              </w:rPr>
              <w:t>c</w:t>
            </w:r>
            <w:r w:rsidRPr="00067628">
              <w:rPr>
                <w:sz w:val="20"/>
                <w:szCs w:val="20"/>
              </w:rPr>
              <w:t>ohort-</w:t>
            </w:r>
            <w:r>
              <w:rPr>
                <w:sz w:val="20"/>
                <w:szCs w:val="20"/>
              </w:rPr>
              <w:t>l</w:t>
            </w:r>
            <w:r w:rsidRPr="00067628">
              <w:rPr>
                <w:sz w:val="20"/>
                <w:szCs w:val="20"/>
              </w:rPr>
              <w:t>evel D-statistic</w:t>
            </w:r>
          </w:p>
        </w:tc>
        <w:tc>
          <w:tcPr>
            <w:tcW w:w="1328" w:type="dxa"/>
          </w:tcPr>
          <w:p w14:paraId="5A248422" w14:textId="4985D31F" w:rsidR="00067628" w:rsidRDefault="00067628" w:rsidP="00067628">
            <w:pPr>
              <w:rPr>
                <w:sz w:val="20"/>
                <w:szCs w:val="20"/>
              </w:rPr>
            </w:pPr>
            <w:r>
              <w:rPr>
                <w:sz w:val="20"/>
                <w:szCs w:val="20"/>
              </w:rPr>
              <w:t>Distributional similarity</w:t>
            </w:r>
          </w:p>
        </w:tc>
        <w:tc>
          <w:tcPr>
            <w:tcW w:w="750" w:type="dxa"/>
          </w:tcPr>
          <w:p w14:paraId="45EDF4F4" w14:textId="2E012BDF" w:rsidR="00067628" w:rsidRPr="00F43A1F" w:rsidRDefault="00067628" w:rsidP="00067628">
            <w:pPr>
              <w:rPr>
                <w:sz w:val="20"/>
                <w:szCs w:val="20"/>
              </w:rPr>
            </w:pPr>
            <w:r>
              <w:rPr>
                <w:sz w:val="20"/>
                <w:szCs w:val="20"/>
              </w:rPr>
              <w:t>D</w:t>
            </w:r>
          </w:p>
        </w:tc>
        <w:tc>
          <w:tcPr>
            <w:tcW w:w="4143" w:type="dxa"/>
          </w:tcPr>
          <w:p w14:paraId="54DAFDFF" w14:textId="31CB2CF9" w:rsidR="00067628" w:rsidRPr="00F43A1F" w:rsidRDefault="00A9466D" w:rsidP="00067628">
            <w:pPr>
              <w:rPr>
                <w:sz w:val="20"/>
                <w:szCs w:val="20"/>
              </w:rPr>
            </w:pPr>
            <w:r w:rsidRPr="00A9466D">
              <w:rPr>
                <w:sz w:val="20"/>
                <w:szCs w:val="20"/>
              </w:rPr>
              <w:t xml:space="preserve">Same as </w:t>
            </w:r>
            <w:r>
              <w:rPr>
                <w:sz w:val="20"/>
                <w:szCs w:val="20"/>
              </w:rPr>
              <w:t>the previous metric</w:t>
            </w:r>
            <w:r w:rsidRPr="00A9466D">
              <w:rPr>
                <w:sz w:val="20"/>
                <w:szCs w:val="20"/>
              </w:rPr>
              <w:t xml:space="preserve"> but measures within-</w:t>
            </w:r>
            <w:r>
              <w:rPr>
                <w:sz w:val="20"/>
                <w:szCs w:val="20"/>
              </w:rPr>
              <w:t>batch</w:t>
            </w:r>
            <w:r w:rsidRPr="00A9466D">
              <w:rPr>
                <w:sz w:val="20"/>
                <w:szCs w:val="20"/>
              </w:rPr>
              <w:t xml:space="preserve"> cohort effects. </w:t>
            </w:r>
            <w:r w:rsidR="001B21C9">
              <w:rPr>
                <w:sz w:val="20"/>
                <w:szCs w:val="20"/>
              </w:rPr>
              <w:t xml:space="preserve">Its </w:t>
            </w:r>
            <w:r w:rsidRPr="00A9466D">
              <w:rPr>
                <w:sz w:val="20"/>
                <w:szCs w:val="20"/>
              </w:rPr>
              <w:t>specifically isolates residual cohort effects within the same technology batch by comparing each cohort only against the pooled samples from its own</w:t>
            </w:r>
            <w:r w:rsidR="001B21C9">
              <w:rPr>
                <w:sz w:val="20"/>
                <w:szCs w:val="20"/>
              </w:rPr>
              <w:t xml:space="preserve"> batch</w:t>
            </w:r>
            <w:r w:rsidRPr="00A9466D">
              <w:rPr>
                <w:sz w:val="20"/>
                <w:szCs w:val="20"/>
              </w:rPr>
              <w:t>. This detects lab-specific effects that platform-level normalization cannot remove</w:t>
            </w:r>
            <w:r w:rsidR="001B21C9">
              <w:rPr>
                <w:sz w:val="20"/>
                <w:szCs w:val="20"/>
              </w:rPr>
              <w:t>.</w:t>
            </w:r>
          </w:p>
        </w:tc>
        <w:sdt>
          <w:sdtPr>
            <w:rPr>
              <w:color w:val="000000"/>
              <w:sz w:val="20"/>
              <w:szCs w:val="20"/>
            </w:rPr>
            <w:tag w:val="MENDELEY_CITATION_v3_eyJjaXRhdGlvbklEIjoiTUVOREVMRVlfQ0lUQVRJT05fYTk0OTUzNzAtYzc5YS00NzBlLTk1ODUtYjI3OTMxYjFiN2Ex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
            <w:id w:val="803670025"/>
            <w:placeholder>
              <w:docPart w:val="DefaultPlaceholder_-1854013440"/>
            </w:placeholder>
          </w:sdtPr>
          <w:sdtContent>
            <w:tc>
              <w:tcPr>
                <w:tcW w:w="2821" w:type="dxa"/>
              </w:tcPr>
              <w:p w14:paraId="704EF2CE" w14:textId="1BD0B457" w:rsidR="00067628" w:rsidRPr="00497FF7" w:rsidRDefault="009F328A" w:rsidP="00067628">
                <w:pPr>
                  <w:rPr>
                    <w:sz w:val="20"/>
                    <w:szCs w:val="20"/>
                  </w:rPr>
                </w:pPr>
                <w:r w:rsidRPr="009F328A">
                  <w:rPr>
                    <w:color w:val="000000"/>
                    <w:sz w:val="20"/>
                    <w:szCs w:val="20"/>
                  </w:rPr>
                  <w:t>[2]</w:t>
                </w:r>
              </w:p>
            </w:tc>
          </w:sdtContent>
        </w:sdt>
      </w:tr>
      <w:tr w:rsidR="00067628" w:rsidRPr="00292762" w14:paraId="54A0D90E" w14:textId="77777777" w:rsidTr="00067628">
        <w:trPr>
          <w:trHeight w:val="229"/>
        </w:trPr>
        <w:tc>
          <w:tcPr>
            <w:tcW w:w="1576" w:type="dxa"/>
          </w:tcPr>
          <w:p w14:paraId="7F90AF77" w14:textId="5B5A88E3" w:rsidR="00067628" w:rsidRPr="0025740F" w:rsidRDefault="00384163" w:rsidP="00067628">
            <w:pPr>
              <w:rPr>
                <w:sz w:val="20"/>
                <w:szCs w:val="20"/>
              </w:rPr>
            </w:pPr>
            <w:r w:rsidRPr="00384163">
              <w:rPr>
                <w:sz w:val="20"/>
                <w:szCs w:val="20"/>
              </w:rPr>
              <w:t xml:space="preserve">Per-gene </w:t>
            </w:r>
            <w:r>
              <w:rPr>
                <w:sz w:val="20"/>
                <w:szCs w:val="20"/>
              </w:rPr>
              <w:t>b</w:t>
            </w:r>
            <w:r w:rsidRPr="00384163">
              <w:rPr>
                <w:sz w:val="20"/>
                <w:szCs w:val="20"/>
              </w:rPr>
              <w:t xml:space="preserve">atch </w:t>
            </w:r>
            <w:r>
              <w:rPr>
                <w:sz w:val="20"/>
                <w:szCs w:val="20"/>
              </w:rPr>
              <w:t>m</w:t>
            </w:r>
            <w:r w:rsidRPr="00384163">
              <w:rPr>
                <w:sz w:val="20"/>
                <w:szCs w:val="20"/>
              </w:rPr>
              <w:t>ean CV</w:t>
            </w:r>
          </w:p>
        </w:tc>
        <w:tc>
          <w:tcPr>
            <w:tcW w:w="1328" w:type="dxa"/>
          </w:tcPr>
          <w:p w14:paraId="6CA868CE" w14:textId="02259908" w:rsidR="00067628" w:rsidRDefault="000400F5" w:rsidP="00067628">
            <w:pPr>
              <w:rPr>
                <w:sz w:val="20"/>
                <w:szCs w:val="20"/>
              </w:rPr>
            </w:pPr>
            <w:r>
              <w:rPr>
                <w:sz w:val="20"/>
                <w:szCs w:val="20"/>
              </w:rPr>
              <w:t>Distributional similarity</w:t>
            </w:r>
          </w:p>
        </w:tc>
        <w:tc>
          <w:tcPr>
            <w:tcW w:w="750" w:type="dxa"/>
          </w:tcPr>
          <w:p w14:paraId="13C99B5A" w14:textId="1D43457A" w:rsidR="00067628" w:rsidRPr="00F43A1F" w:rsidRDefault="000400F5" w:rsidP="00067628">
            <w:pPr>
              <w:rPr>
                <w:sz w:val="20"/>
                <w:szCs w:val="20"/>
              </w:rPr>
            </w:pPr>
            <w:r>
              <w:rPr>
                <w:sz w:val="20"/>
                <w:szCs w:val="20"/>
              </w:rPr>
              <w:t>D</w:t>
            </w:r>
          </w:p>
        </w:tc>
        <w:tc>
          <w:tcPr>
            <w:tcW w:w="4143" w:type="dxa"/>
          </w:tcPr>
          <w:p w14:paraId="3859908E" w14:textId="7733E774" w:rsidR="00067628" w:rsidRPr="00F43A1F" w:rsidRDefault="000400F5" w:rsidP="00067628">
            <w:pPr>
              <w:rPr>
                <w:sz w:val="20"/>
                <w:szCs w:val="20"/>
              </w:rPr>
            </w:pPr>
            <w:r w:rsidRPr="000400F5">
              <w:rPr>
                <w:sz w:val="20"/>
                <w:szCs w:val="20"/>
              </w:rPr>
              <w:t>For each gene, CV of the per-batch mean expression values</w:t>
            </w:r>
            <w:r>
              <w:rPr>
                <w:sz w:val="20"/>
                <w:szCs w:val="20"/>
              </w:rPr>
              <w:t>, a</w:t>
            </w:r>
            <w:r w:rsidRPr="000400F5">
              <w:rPr>
                <w:sz w:val="20"/>
                <w:szCs w:val="20"/>
              </w:rPr>
              <w:t>veraged across all genes.</w:t>
            </w:r>
          </w:p>
        </w:tc>
        <w:sdt>
          <w:sdtPr>
            <w:rPr>
              <w:color w:val="000000"/>
              <w:sz w:val="20"/>
              <w:szCs w:val="20"/>
            </w:rPr>
            <w:tag w:val="MENDELEY_CITATION_v3_eyJjaXRhdGlvbklEIjoiTUVOREVMRVlfQ0lUQVRJT05fMGVjZjY5ZWItMTljOS00ODRmLTg0ZGItY2NlNWViMmIzMmUw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
            <w:id w:val="-326595448"/>
            <w:placeholder>
              <w:docPart w:val="DefaultPlaceholder_-1854013440"/>
            </w:placeholder>
          </w:sdtPr>
          <w:sdtContent>
            <w:tc>
              <w:tcPr>
                <w:tcW w:w="2821" w:type="dxa"/>
              </w:tcPr>
              <w:p w14:paraId="5F0B6EA7" w14:textId="64946F0B" w:rsidR="00067628" w:rsidRPr="00497FF7" w:rsidRDefault="009F328A" w:rsidP="00067628">
                <w:pPr>
                  <w:rPr>
                    <w:sz w:val="20"/>
                    <w:szCs w:val="20"/>
                  </w:rPr>
                </w:pPr>
                <w:r w:rsidRPr="009F328A">
                  <w:rPr>
                    <w:color w:val="000000"/>
                    <w:sz w:val="20"/>
                    <w:szCs w:val="20"/>
                  </w:rPr>
                  <w:t>[2]</w:t>
                </w:r>
              </w:p>
            </w:tc>
          </w:sdtContent>
        </w:sdt>
      </w:tr>
      <w:tr w:rsidR="00067628" w:rsidRPr="00292762" w14:paraId="00200011" w14:textId="77777777" w:rsidTr="00067628">
        <w:trPr>
          <w:trHeight w:val="229"/>
        </w:trPr>
        <w:tc>
          <w:tcPr>
            <w:tcW w:w="1576" w:type="dxa"/>
          </w:tcPr>
          <w:p w14:paraId="39B3C681" w14:textId="37A6D3FF" w:rsidR="00067628" w:rsidRPr="0025740F" w:rsidRDefault="00264735" w:rsidP="00067628">
            <w:pPr>
              <w:rPr>
                <w:sz w:val="20"/>
                <w:szCs w:val="20"/>
              </w:rPr>
            </w:pPr>
            <w:r w:rsidRPr="00264735">
              <w:rPr>
                <w:sz w:val="20"/>
                <w:szCs w:val="20"/>
              </w:rPr>
              <w:t xml:space="preserve">Zero </w:t>
            </w:r>
            <w:r w:rsidR="00422755">
              <w:rPr>
                <w:sz w:val="20"/>
                <w:szCs w:val="20"/>
              </w:rPr>
              <w:t>e</w:t>
            </w:r>
            <w:r w:rsidRPr="00264735">
              <w:rPr>
                <w:sz w:val="20"/>
                <w:szCs w:val="20"/>
              </w:rPr>
              <w:t xml:space="preserve">xpression </w:t>
            </w:r>
            <w:r w:rsidR="00422755">
              <w:rPr>
                <w:sz w:val="20"/>
                <w:szCs w:val="20"/>
              </w:rPr>
              <w:t>f</w:t>
            </w:r>
            <w:r w:rsidRPr="00264735">
              <w:rPr>
                <w:sz w:val="20"/>
                <w:szCs w:val="20"/>
              </w:rPr>
              <w:t>raction</w:t>
            </w:r>
          </w:p>
        </w:tc>
        <w:tc>
          <w:tcPr>
            <w:tcW w:w="1328" w:type="dxa"/>
          </w:tcPr>
          <w:p w14:paraId="40D3033A" w14:textId="7BD97497" w:rsidR="00067628" w:rsidRDefault="00422755" w:rsidP="00067628">
            <w:pPr>
              <w:rPr>
                <w:sz w:val="20"/>
                <w:szCs w:val="20"/>
              </w:rPr>
            </w:pPr>
            <w:r>
              <w:rPr>
                <w:sz w:val="20"/>
                <w:szCs w:val="20"/>
              </w:rPr>
              <w:t>Other</w:t>
            </w:r>
          </w:p>
        </w:tc>
        <w:tc>
          <w:tcPr>
            <w:tcW w:w="750" w:type="dxa"/>
          </w:tcPr>
          <w:p w14:paraId="7A2FA308" w14:textId="052AA203" w:rsidR="00067628" w:rsidRPr="00F43A1F" w:rsidRDefault="006C4785" w:rsidP="00067628">
            <w:pPr>
              <w:rPr>
                <w:sz w:val="20"/>
                <w:szCs w:val="20"/>
              </w:rPr>
            </w:pPr>
            <w:r>
              <w:rPr>
                <w:sz w:val="20"/>
                <w:szCs w:val="20"/>
              </w:rPr>
              <w:t>E</w:t>
            </w:r>
          </w:p>
        </w:tc>
        <w:tc>
          <w:tcPr>
            <w:tcW w:w="4143" w:type="dxa"/>
          </w:tcPr>
          <w:p w14:paraId="108E5761" w14:textId="75E59FA6" w:rsidR="00067628" w:rsidRPr="00F43A1F" w:rsidRDefault="006C4785" w:rsidP="00067628">
            <w:pPr>
              <w:rPr>
                <w:sz w:val="20"/>
                <w:szCs w:val="20"/>
              </w:rPr>
            </w:pPr>
            <w:r>
              <w:rPr>
                <w:sz w:val="20"/>
                <w:szCs w:val="20"/>
              </w:rPr>
              <w:t>Fraction of genes with zero expression.</w:t>
            </w:r>
          </w:p>
        </w:tc>
        <w:tc>
          <w:tcPr>
            <w:tcW w:w="2821" w:type="dxa"/>
          </w:tcPr>
          <w:p w14:paraId="3FBAE640" w14:textId="77777777" w:rsidR="00067628" w:rsidRPr="00497FF7" w:rsidRDefault="00067628" w:rsidP="00067628">
            <w:pPr>
              <w:rPr>
                <w:sz w:val="20"/>
                <w:szCs w:val="20"/>
              </w:rPr>
            </w:pPr>
          </w:p>
        </w:tc>
      </w:tr>
      <w:tr w:rsidR="00067628" w:rsidRPr="00292762" w14:paraId="30B8F453" w14:textId="77777777" w:rsidTr="00067628">
        <w:trPr>
          <w:trHeight w:val="229"/>
        </w:trPr>
        <w:tc>
          <w:tcPr>
            <w:tcW w:w="1576" w:type="dxa"/>
          </w:tcPr>
          <w:p w14:paraId="66AF4558" w14:textId="60BB5867" w:rsidR="00067628" w:rsidRPr="0025740F" w:rsidRDefault="00B46C12" w:rsidP="00067628">
            <w:pPr>
              <w:rPr>
                <w:sz w:val="20"/>
                <w:szCs w:val="20"/>
              </w:rPr>
            </w:pPr>
            <w:r>
              <w:rPr>
                <w:sz w:val="20"/>
                <w:szCs w:val="20"/>
              </w:rPr>
              <w:t>Fraction cohorts bimodal</w:t>
            </w:r>
          </w:p>
        </w:tc>
        <w:tc>
          <w:tcPr>
            <w:tcW w:w="1328" w:type="dxa"/>
          </w:tcPr>
          <w:p w14:paraId="6D043183" w14:textId="74194BD9" w:rsidR="00067628" w:rsidRDefault="006C4785" w:rsidP="00067628">
            <w:pPr>
              <w:rPr>
                <w:sz w:val="20"/>
                <w:szCs w:val="20"/>
              </w:rPr>
            </w:pPr>
            <w:r>
              <w:rPr>
                <w:sz w:val="20"/>
                <w:szCs w:val="20"/>
              </w:rPr>
              <w:t>Other</w:t>
            </w:r>
          </w:p>
        </w:tc>
        <w:tc>
          <w:tcPr>
            <w:tcW w:w="750" w:type="dxa"/>
          </w:tcPr>
          <w:p w14:paraId="54EC5012" w14:textId="4F96068F" w:rsidR="00067628" w:rsidRPr="00F43A1F" w:rsidRDefault="006C4785" w:rsidP="00067628">
            <w:pPr>
              <w:rPr>
                <w:sz w:val="20"/>
                <w:szCs w:val="20"/>
              </w:rPr>
            </w:pPr>
            <w:r>
              <w:rPr>
                <w:sz w:val="20"/>
                <w:szCs w:val="20"/>
              </w:rPr>
              <w:t>E</w:t>
            </w:r>
          </w:p>
        </w:tc>
        <w:tc>
          <w:tcPr>
            <w:tcW w:w="4143" w:type="dxa"/>
          </w:tcPr>
          <w:p w14:paraId="08C8A885" w14:textId="258DCA3C" w:rsidR="00067628" w:rsidRPr="00473150" w:rsidRDefault="006C4785" w:rsidP="00067628">
            <w:pPr>
              <w:rPr>
                <w:sz w:val="20"/>
                <w:szCs w:val="20"/>
              </w:rPr>
            </w:pPr>
            <w:r w:rsidRPr="006C4785">
              <w:rPr>
                <w:sz w:val="20"/>
                <w:szCs w:val="20"/>
              </w:rPr>
              <w:t>For each cohort, fit the marginal expression distribution (across all genes × samples in that cohort) and test for bimodality</w:t>
            </w:r>
            <w:r w:rsidR="00ED4F21">
              <w:rPr>
                <w:sz w:val="20"/>
                <w:szCs w:val="20"/>
              </w:rPr>
              <w:t xml:space="preserve"> </w:t>
            </w:r>
            <w:r w:rsidR="00473150">
              <w:rPr>
                <w:sz w:val="20"/>
                <w:szCs w:val="20"/>
              </w:rPr>
              <w:t xml:space="preserve">by </w:t>
            </w:r>
            <w:proofErr w:type="spellStart"/>
            <w:r w:rsidR="00473150">
              <w:rPr>
                <w:sz w:val="20"/>
                <w:szCs w:val="20"/>
              </w:rPr>
              <w:t>Sarle’s</w:t>
            </w:r>
            <w:proofErr w:type="spellEnd"/>
            <w:r w:rsidR="00473150">
              <w:rPr>
                <w:sz w:val="20"/>
                <w:szCs w:val="20"/>
              </w:rPr>
              <w:t xml:space="preserve"> coefficient</w:t>
            </w:r>
            <w:r w:rsidR="00ED4F21">
              <w:rPr>
                <w:sz w:val="20"/>
                <w:szCs w:val="20"/>
              </w:rPr>
              <w:t>.</w:t>
            </w:r>
          </w:p>
        </w:tc>
        <w:sdt>
          <w:sdtPr>
            <w:rPr>
              <w:color w:val="000000"/>
              <w:sz w:val="20"/>
              <w:szCs w:val="20"/>
            </w:rPr>
            <w:tag w:val="MENDELEY_CITATION_v3_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"/>
            <w:id w:val="756407615"/>
            <w:placeholder>
              <w:docPart w:val="DefaultPlaceholder_-1854013440"/>
            </w:placeholder>
          </w:sdtPr>
          <w:sdtContent>
            <w:tc>
              <w:tcPr>
                <w:tcW w:w="2821" w:type="dxa"/>
              </w:tcPr>
              <w:p w14:paraId="14F5B1F6" w14:textId="292E1E25" w:rsidR="00067628" w:rsidRPr="00497FF7" w:rsidRDefault="009F328A" w:rsidP="00067628">
                <w:pPr>
                  <w:rPr>
                    <w:sz w:val="20"/>
                    <w:szCs w:val="20"/>
                  </w:rPr>
                </w:pPr>
                <w:r w:rsidRPr="009F328A">
                  <w:rPr>
                    <w:color w:val="000000"/>
                    <w:sz w:val="20"/>
                    <w:szCs w:val="20"/>
                  </w:rPr>
                  <w:t>[3]</w:t>
                </w:r>
              </w:p>
            </w:tc>
          </w:sdtContent>
        </w:sdt>
      </w:tr>
      <w:tr w:rsidR="00067628" w:rsidRPr="00292762" w14:paraId="3FA960AD" w14:textId="77777777" w:rsidTr="00067628">
        <w:trPr>
          <w:trHeight w:val="229"/>
        </w:trPr>
        <w:tc>
          <w:tcPr>
            <w:tcW w:w="1576" w:type="dxa"/>
          </w:tcPr>
          <w:p w14:paraId="4281D258" w14:textId="6DCCA6B2" w:rsidR="00067628" w:rsidRPr="0025740F" w:rsidRDefault="00A33A85" w:rsidP="00067628">
            <w:pPr>
              <w:rPr>
                <w:sz w:val="20"/>
                <w:szCs w:val="20"/>
              </w:rPr>
            </w:pPr>
            <w:r>
              <w:rPr>
                <w:sz w:val="20"/>
                <w:szCs w:val="20"/>
              </w:rPr>
              <w:t>Graph connectivity</w:t>
            </w:r>
          </w:p>
        </w:tc>
        <w:tc>
          <w:tcPr>
            <w:tcW w:w="1328" w:type="dxa"/>
          </w:tcPr>
          <w:p w14:paraId="096F4AAC" w14:textId="02F01429" w:rsidR="00067628" w:rsidRDefault="00342920" w:rsidP="00067628">
            <w:pPr>
              <w:rPr>
                <w:sz w:val="20"/>
                <w:szCs w:val="20"/>
              </w:rPr>
            </w:pPr>
            <w:r>
              <w:rPr>
                <w:sz w:val="20"/>
                <w:szCs w:val="20"/>
              </w:rPr>
              <w:t>Local</w:t>
            </w:r>
          </w:p>
        </w:tc>
        <w:tc>
          <w:tcPr>
            <w:tcW w:w="750" w:type="dxa"/>
          </w:tcPr>
          <w:p w14:paraId="0D904DA7" w14:textId="1F01AA3A" w:rsidR="00067628" w:rsidRPr="00F43A1F" w:rsidRDefault="00A33A85" w:rsidP="00067628">
            <w:pPr>
              <w:rPr>
                <w:sz w:val="20"/>
                <w:szCs w:val="20"/>
              </w:rPr>
            </w:pPr>
            <w:r>
              <w:rPr>
                <w:sz w:val="20"/>
                <w:szCs w:val="20"/>
              </w:rPr>
              <w:t>G</w:t>
            </w:r>
          </w:p>
        </w:tc>
        <w:tc>
          <w:tcPr>
            <w:tcW w:w="4143" w:type="dxa"/>
          </w:tcPr>
          <w:p w14:paraId="01E0471B" w14:textId="498BD36D" w:rsidR="00D03587" w:rsidRPr="00D03587" w:rsidRDefault="00D03587" w:rsidP="00D03587">
            <w:pPr>
              <w:rPr>
                <w:sz w:val="20"/>
                <w:szCs w:val="20"/>
              </w:rPr>
            </w:pPr>
            <w:r>
              <w:rPr>
                <w:sz w:val="20"/>
                <w:szCs w:val="20"/>
              </w:rPr>
              <w:t>Fo</w:t>
            </w:r>
            <w:r w:rsidRPr="00D03587">
              <w:rPr>
                <w:sz w:val="20"/>
                <w:szCs w:val="20"/>
              </w:rPr>
              <w:t xml:space="preserve">r each group, checks whether all samples in that group are connected in the </w:t>
            </w:r>
            <w:proofErr w:type="spellStart"/>
            <w:r w:rsidRPr="00D03587">
              <w:rPr>
                <w:sz w:val="20"/>
                <w:szCs w:val="20"/>
              </w:rPr>
              <w:t>kNN</w:t>
            </w:r>
            <w:proofErr w:type="spellEnd"/>
            <w:r w:rsidRPr="00D03587">
              <w:rPr>
                <w:sz w:val="20"/>
                <w:szCs w:val="20"/>
              </w:rPr>
              <w:t xml:space="preserve"> graph regardless of batch. Captures whether groups are connected in </w:t>
            </w:r>
            <w:proofErr w:type="spellStart"/>
            <w:r w:rsidRPr="00D03587">
              <w:rPr>
                <w:sz w:val="20"/>
                <w:szCs w:val="20"/>
              </w:rPr>
              <w:t>kNN</w:t>
            </w:r>
            <w:proofErr w:type="spellEnd"/>
            <w:r w:rsidRPr="00D03587">
              <w:rPr>
                <w:sz w:val="20"/>
                <w:szCs w:val="20"/>
              </w:rPr>
              <w:t xml:space="preserve"> topology.</w:t>
            </w:r>
            <w:r w:rsidR="003C6360">
              <w:rPr>
                <w:sz w:val="20"/>
                <w:szCs w:val="20"/>
              </w:rPr>
              <w:t xml:space="preserve"> K is set as minimum between 15 and sample number </w:t>
            </w:r>
            <w:r w:rsidR="00DE134F">
              <w:rPr>
                <w:sz w:val="20"/>
                <w:szCs w:val="20"/>
              </w:rPr>
              <w:t>in each</w:t>
            </w:r>
            <w:r w:rsidR="003C6360">
              <w:rPr>
                <w:sz w:val="20"/>
                <w:szCs w:val="20"/>
              </w:rPr>
              <w:t xml:space="preserve"> group.</w:t>
            </w:r>
          </w:p>
          <w:p w14:paraId="73FFB6BD" w14:textId="77777777" w:rsidR="00067628" w:rsidRPr="00F43A1F" w:rsidRDefault="00067628" w:rsidP="00067628">
            <w:pPr>
              <w:rPr>
                <w:sz w:val="20"/>
                <w:szCs w:val="20"/>
              </w:rPr>
            </w:pPr>
          </w:p>
        </w:tc>
        <w:tc>
          <w:tcPr>
            <w:tcW w:w="2821" w:type="dxa"/>
          </w:tcPr>
          <w:p w14:paraId="34125DE8" w14:textId="77777777" w:rsidR="00067628" w:rsidRPr="00497FF7" w:rsidRDefault="00067628" w:rsidP="00067628">
            <w:pPr>
              <w:rPr>
                <w:sz w:val="20"/>
                <w:szCs w:val="20"/>
              </w:rPr>
            </w:pPr>
          </w:p>
        </w:tc>
      </w:tr>
      <w:tr w:rsidR="00067628" w:rsidRPr="00292762" w14:paraId="446D18CE" w14:textId="77777777" w:rsidTr="00067628">
        <w:trPr>
          <w:trHeight w:val="213"/>
        </w:trPr>
        <w:tc>
          <w:tcPr>
            <w:tcW w:w="1576" w:type="dxa"/>
          </w:tcPr>
          <w:p w14:paraId="7D7ED22C" w14:textId="048BBA77" w:rsidR="00067628" w:rsidRPr="0025740F" w:rsidRDefault="00DE134F" w:rsidP="00067628">
            <w:pPr>
              <w:rPr>
                <w:sz w:val="20"/>
                <w:szCs w:val="20"/>
              </w:rPr>
            </w:pPr>
            <w:r w:rsidRPr="00DE134F">
              <w:rPr>
                <w:sz w:val="20"/>
                <w:szCs w:val="20"/>
              </w:rPr>
              <w:t xml:space="preserve">Average </w:t>
            </w:r>
            <w:r>
              <w:rPr>
                <w:sz w:val="20"/>
                <w:szCs w:val="20"/>
              </w:rPr>
              <w:t>p</w:t>
            </w:r>
            <w:r w:rsidRPr="00DE134F">
              <w:rPr>
                <w:sz w:val="20"/>
                <w:szCs w:val="20"/>
              </w:rPr>
              <w:t>airwise</w:t>
            </w:r>
            <w:r>
              <w:rPr>
                <w:sz w:val="20"/>
                <w:szCs w:val="20"/>
              </w:rPr>
              <w:t xml:space="preserve"> E</w:t>
            </w:r>
            <w:r w:rsidRPr="00DE134F">
              <w:rPr>
                <w:sz w:val="20"/>
                <w:szCs w:val="20"/>
              </w:rPr>
              <w:t xml:space="preserve">uclidean </w:t>
            </w:r>
            <w:r>
              <w:rPr>
                <w:sz w:val="20"/>
                <w:szCs w:val="20"/>
              </w:rPr>
              <w:t>d</w:t>
            </w:r>
            <w:r w:rsidRPr="00DE134F">
              <w:rPr>
                <w:sz w:val="20"/>
                <w:szCs w:val="20"/>
              </w:rPr>
              <w:t>istance</w:t>
            </w:r>
          </w:p>
        </w:tc>
        <w:tc>
          <w:tcPr>
            <w:tcW w:w="1328" w:type="dxa"/>
          </w:tcPr>
          <w:p w14:paraId="0551EEDA" w14:textId="72EA3584" w:rsidR="00067628" w:rsidRDefault="00DE134F" w:rsidP="00067628">
            <w:pPr>
              <w:rPr>
                <w:sz w:val="20"/>
                <w:szCs w:val="20"/>
              </w:rPr>
            </w:pPr>
            <w:r>
              <w:rPr>
                <w:sz w:val="20"/>
                <w:szCs w:val="20"/>
              </w:rPr>
              <w:t>Global</w:t>
            </w:r>
          </w:p>
        </w:tc>
        <w:tc>
          <w:tcPr>
            <w:tcW w:w="750" w:type="dxa"/>
          </w:tcPr>
          <w:p w14:paraId="78D3C8D2" w14:textId="1E1407F5" w:rsidR="00067628" w:rsidRPr="00F43A1F" w:rsidRDefault="00DE134F" w:rsidP="00067628">
            <w:pPr>
              <w:rPr>
                <w:sz w:val="20"/>
                <w:szCs w:val="20"/>
              </w:rPr>
            </w:pPr>
            <w:r>
              <w:rPr>
                <w:sz w:val="20"/>
                <w:szCs w:val="20"/>
              </w:rPr>
              <w:t>H</w:t>
            </w:r>
          </w:p>
        </w:tc>
        <w:tc>
          <w:tcPr>
            <w:tcW w:w="4143" w:type="dxa"/>
          </w:tcPr>
          <w:p w14:paraId="3344E741" w14:textId="28F1FA46" w:rsidR="00067628" w:rsidRPr="00691AE1" w:rsidRDefault="00DE134F" w:rsidP="00067628">
            <w:pPr>
              <w:rPr>
                <w:sz w:val="20"/>
                <w:szCs w:val="20"/>
              </w:rPr>
            </w:pPr>
            <w:r w:rsidRPr="00DE134F">
              <w:rPr>
                <w:sz w:val="20"/>
                <w:szCs w:val="20"/>
              </w:rPr>
              <w:t>In the full harmonized expression space (all genes), the average intra-group and inter-group pairwise Euclidean distances for each annotation column.</w:t>
            </w:r>
          </w:p>
        </w:tc>
        <w:tc>
          <w:tcPr>
            <w:tcW w:w="2821" w:type="dxa"/>
          </w:tcPr>
          <w:p w14:paraId="75687C15" w14:textId="77777777" w:rsidR="00067628" w:rsidRPr="00497FF7" w:rsidRDefault="00067628" w:rsidP="00067628">
            <w:pPr>
              <w:rPr>
                <w:sz w:val="20"/>
                <w:szCs w:val="20"/>
              </w:rPr>
            </w:pPr>
          </w:p>
        </w:tc>
      </w:tr>
      <w:tr w:rsidR="00A33A85" w:rsidRPr="00292762" w14:paraId="7CCA1740" w14:textId="77777777" w:rsidTr="00067628">
        <w:trPr>
          <w:trHeight w:val="213"/>
        </w:trPr>
        <w:tc>
          <w:tcPr>
            <w:tcW w:w="1576" w:type="dxa"/>
          </w:tcPr>
          <w:p w14:paraId="04097DB3" w14:textId="28148B68" w:rsidR="00A33A85" w:rsidRPr="0025740F" w:rsidRDefault="00AE4070" w:rsidP="00067628">
            <w:pPr>
              <w:rPr>
                <w:sz w:val="20"/>
                <w:szCs w:val="20"/>
              </w:rPr>
            </w:pPr>
            <w:r>
              <w:rPr>
                <w:sz w:val="20"/>
                <w:szCs w:val="20"/>
              </w:rPr>
              <w:t>Watermelon score</w:t>
            </w:r>
          </w:p>
        </w:tc>
        <w:tc>
          <w:tcPr>
            <w:tcW w:w="1328" w:type="dxa"/>
          </w:tcPr>
          <w:p w14:paraId="7B27EC81" w14:textId="47B6B9B0" w:rsidR="00A33A85" w:rsidRDefault="00AE4070" w:rsidP="00067628">
            <w:pPr>
              <w:rPr>
                <w:sz w:val="20"/>
                <w:szCs w:val="20"/>
              </w:rPr>
            </w:pPr>
            <w:r>
              <w:rPr>
                <w:sz w:val="20"/>
                <w:szCs w:val="20"/>
              </w:rPr>
              <w:t>Global</w:t>
            </w:r>
          </w:p>
        </w:tc>
        <w:tc>
          <w:tcPr>
            <w:tcW w:w="750" w:type="dxa"/>
          </w:tcPr>
          <w:p w14:paraId="45A8FEB5" w14:textId="4515260F" w:rsidR="00A33A85" w:rsidRPr="00F43A1F" w:rsidRDefault="00374FD1" w:rsidP="00067628">
            <w:pPr>
              <w:rPr>
                <w:sz w:val="20"/>
                <w:szCs w:val="20"/>
              </w:rPr>
            </w:pPr>
            <w:r>
              <w:rPr>
                <w:sz w:val="20"/>
                <w:szCs w:val="20"/>
              </w:rPr>
              <w:t>I</w:t>
            </w:r>
          </w:p>
        </w:tc>
        <w:tc>
          <w:tcPr>
            <w:tcW w:w="4143" w:type="dxa"/>
          </w:tcPr>
          <w:p w14:paraId="7F404A87" w14:textId="7DD913C9" w:rsidR="00A33A85" w:rsidRPr="00F43A1F" w:rsidRDefault="00374FD1" w:rsidP="00067628">
            <w:pPr>
              <w:rPr>
                <w:sz w:val="20"/>
                <w:szCs w:val="20"/>
              </w:rPr>
            </w:pPr>
            <w:r w:rsidRPr="00374FD1">
              <w:rPr>
                <w:sz w:val="20"/>
                <w:szCs w:val="20"/>
              </w:rPr>
              <w:t xml:space="preserve">The </w:t>
            </w:r>
            <w:r>
              <w:rPr>
                <w:sz w:val="20"/>
                <w:szCs w:val="20"/>
              </w:rPr>
              <w:t>metric</w:t>
            </w:r>
            <w:r w:rsidRPr="00374FD1">
              <w:rPr>
                <w:sz w:val="20"/>
                <w:szCs w:val="20"/>
              </w:rPr>
              <w:t xml:space="preserve"> measures how strongly a hierarchical clustering </w:t>
            </w:r>
            <w:r w:rsidR="00984CA4">
              <w:rPr>
                <w:sz w:val="20"/>
                <w:szCs w:val="20"/>
              </w:rPr>
              <w:t xml:space="preserve">top 50 PCs </w:t>
            </w:r>
            <w:r w:rsidRPr="00374FD1">
              <w:rPr>
                <w:sz w:val="20"/>
                <w:szCs w:val="20"/>
              </w:rPr>
              <w:t>dendrogram separates class labels, relative to a random permutation baseline. It is an entropy-based normalized AUC metric computed over all dendrogram fork levels.</w:t>
            </w:r>
          </w:p>
        </w:tc>
        <w:tc>
          <w:tcPr>
            <w:tcW w:w="2821" w:type="dxa"/>
          </w:tcPr>
          <w:p w14:paraId="60782902" w14:textId="27201E82" w:rsidR="00A33A85" w:rsidRPr="00497FF7" w:rsidRDefault="000D6D4E" w:rsidP="00067628">
            <w:pPr>
              <w:rPr>
                <w:sz w:val="20"/>
                <w:szCs w:val="20"/>
              </w:rPr>
            </w:pPr>
            <w:proofErr w:type="spellStart"/>
            <w:r w:rsidRPr="000D6D4E">
              <w:rPr>
                <w:sz w:val="20"/>
                <w:szCs w:val="20"/>
              </w:rPr>
              <w:t>Zolotovskaya</w:t>
            </w:r>
            <w:proofErr w:type="spellEnd"/>
            <w:r w:rsidRPr="000D6D4E">
              <w:rPr>
                <w:sz w:val="20"/>
                <w:szCs w:val="20"/>
              </w:rPr>
              <w:t xml:space="preserve"> et al., 2020, PMC7084891</w:t>
            </w:r>
          </w:p>
        </w:tc>
      </w:tr>
    </w:tbl>
    <w:p w14:paraId="5BFC92DA" w14:textId="77777777" w:rsidR="00642A17" w:rsidRDefault="00642A17" w:rsidP="004973A1"/>
    <w:p w14:paraId="453F67B8" w14:textId="35BDA7CB" w:rsidR="00A43477" w:rsidRDefault="00A43477" w:rsidP="004973A1">
      <w:del w:id="4085" w:author="Reviewer (Claude)" w:date="2026-06-28T10:00:00Z">
        <w:r>
          <w:delText xml:space="preserve">Harmonization quality metrics were calculated </w:delText>
        </w:r>
        <w:r w:rsidR="00936D4E">
          <w:delText xml:space="preserve">using </w:delText>
        </w:r>
        <w:r w:rsidR="00936D4E">
          <w:delText xml:space="preserve">scipy</w:delText>
        </w:r>
        <w:r w:rsidR="00936D4E">
          <w:delText xml:space="preserve">, </w:delText>
        </w:r>
        <w:r w:rsidR="00936D4E">
          <w:delText xml:space="preserve">sklearn</w:delText>
        </w:r>
        <w:r w:rsidR="00936D4E">
          <w:delText xml:space="preserve">, </w:delText>
        </w:r>
        <w:r w:rsidR="00BF11EC">
          <w:delText xml:space="preserve">statsmodels</w:delText>
        </w:r>
        <w:r w:rsidR="00BF11EC">
          <w:delText xml:space="preserve"> and </w:delText>
        </w:r>
        <w:r w:rsidR="00BF11EC">
          <w:delText xml:space="preserve">umap</w:delText>
        </w:r>
        <w:r w:rsidR="00BF11EC">
          <w:delText xml:space="preserve"> python modules (</w:delText>
        </w:r>
        <w:r w:rsidR="00BF11EC" w:rsidRPr="00BF11EC">
          <w:rPr>
            <w:highlight w:val="yellow"/>
          </w:rPr>
          <w:delText xml:space="preserve">versions, refs</w:delText>
        </w:r>
        <w:r w:rsidR="00BF11EC">
          <w:delText xml:space="preserve">). </w:delText>
        </w:r>
      </w:del>
      <w:ins w:id="4086" w:author="Reviewer (Claude)" w:date="2026-06-28T10:00:00Z">
        <w:r>
          <w:t xml:space="preserve">Harmonization quality metrics were computed using the scipy (v1.12.0), scikit-learn (v1.3.2), statsmodels (v0.14.1), and umap-learn (v0.5.5) Python packages.</w:t>
        </w:r>
      </w:ins>
      <w:proofErr w:type="spellStart"/>
      <w:proofErr w:type="spellEnd"/>
      <w:proofErr w:type="spellStart"/>
      <w:proofErr w:type="spellEnd"/>
      <w:proofErr w:type="spellStart"/>
      <w:proofErr w:type="spellEnd"/>
      <w:proofErr w:type="spellStart"/>
      <w:proofErr w:type="spellEnd"/>
    </w:p>
    <w:p w14:paraId="7C4EFC9B" w14:textId="77777777" w:rsidR="003236CF" w:rsidRDefault="003236CF" w:rsidP="004973A1"/>
    <w:p w14:paraId="1F25FE00" w14:textId="338EA40F" w:rsidR="004973A1" w:rsidRDefault="004973A1" w:rsidP="004973A1">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Figures preparation</w:t>
      </w:r>
    </w:p>
    <w:p w14:paraId="52ECABD8" w14:textId="77777777" w:rsidR="004973A1" w:rsidRPr="004973A1" w:rsidRDefault="004973A1" w:rsidP="004973A1"/>
    <w:p w14:paraId="4E439B49" w14:textId="79570992" w:rsidR="00A41CBE" w:rsidRPr="00A41CBE" w:rsidRDefault="00EE2144" w:rsidP="00A41CBE">
      <w:r>
        <w:t>Clustering, dimensional reduction, basic plotting</w:t>
      </w:r>
    </w:p>
    <w:p w14:paraId="576EEB9C" w14:textId="77777777" w:rsidR="0038486E" w:rsidRPr="0038486E" w:rsidRDefault="0038486E" w:rsidP="0038486E"/>
    <w:p w14:paraId="0C39268E" w14:textId="77777777" w:rsidR="0060675C" w:rsidRDefault="0060675C" w:rsidP="0060675C"/>
    <w:p w14:paraId="0788D6A1" w14:textId="0662D118" w:rsidR="0060675C" w:rsidRDefault="0060675C" w:rsidP="0060675C">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AI usage</w:t>
      </w:r>
    </w:p>
    <w:p w14:paraId="50FA3190" w14:textId="77777777" w:rsidR="0038486E" w:rsidRPr="0038486E" w:rsidRDefault="0038486E" w:rsidP="0038486E"/>
    <w:p w14:paraId="78010A9E" w14:textId="77777777" w:rsidR="00225589" w:rsidRPr="00225589" w:rsidRDefault="00225589" w:rsidP="00225589"/>
    <w:p w14:paraId="6DA4C590" w14:textId="77777777" w:rsidR="00C36DC9" w:rsidRPr="00662C2F" w:rsidRDefault="00C36DC9" w:rsidP="00C36DC9"/>
    <w:p w14:paraId="653C139B" w14:textId="4BF2EA72" w:rsidR="00C36DC9" w:rsidRDefault="00C36DC9" w:rsidP="00C36DC9">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DATA AVAILABILITY</w:t>
      </w:r>
    </w:p>
    <w:p w14:paraId="016091D2" w14:textId="397EDAC6" w:rsidR="00C36DC9" w:rsidRDefault="00CA51C5" w:rsidP="00C36DC9">
      <w:del w:id="4087" w:author="Reviewer (Claude)" w:date="2026-06-28T10:00:00Z">
        <w:r>
          <w:delText xml:space="preserve">The data underlying this article is available in the article and in its online supplementary material. Intermediate analysis files, large Jupyter notebooks containing figure outputs,</w:delText>
        </w:r>
        <w:r w:rsidR="00540ABD">
          <w:delText xml:space="preserve"> python scripts and </w:delText>
        </w:r>
        <w:r w:rsidR="00B479C1">
          <w:delText xml:space="preserve">yaml</w:delText>
        </w:r>
        <w:r w:rsidR="00B479C1">
          <w:delText xml:space="preserve"> files </w:delText>
        </w:r>
        <w:r w:rsidR="00540ABD">
          <w:delText xml:space="preserve">for the computational pipeline </w:delText>
        </w:r>
        <w:r w:rsidR="00B479C1">
          <w:delText xml:space="preserve">deploy</w:delText>
        </w:r>
        <w:r>
          <w:delText xml:space="preserve"> and additional plots generated during exploratory analyses but not included in the article or supplementary files have been deposited in a public GitHub repository and are accessible via the link </w:delText>
        </w:r>
        <w:r>
          <w:delText xml:space="preserve">.</w:delText>
        </w:r>
        <w:r w:rsidRPr="1FF5C257">
          <w:rPr>
            <w:rStyle w:val="Hyperlink"/>
          </w:rPr>
          <w:delText xml:space="preserve">https://github.com/Nikit357/T2T_transposons_evolution/</w:delText>
        </w:r>
      </w:del>
      <w:ins w:id="4088" w:author="Reviewer (Claude)" w:date="2026-06-28T10:00:00Z">
        <w:r>
          <w:t xml:space="preserve">The data supporting this article are available in the article and its online supplementary materials. Intermediate analysis files, Python scripts, YAML configuration files for the computational pipeline, Jupyter notebooks, and exploratory plots not included in the article or supplementary materials have been deposited in a public GitHub repository (https://github.com/[REPOSITORY]/ComboBatch/). Note: the current link in the draft points to an unrelated repository (T2T_transposons_evolution) and must be updated before submission.</w:t>
        </w:r>
      </w:ins>
      <w:proofErr w:type="spellStart"/>
      <w:proofErr w:type="spellEnd"/>
    </w:p>
    <w:p w14:paraId="034596C6" w14:textId="057FBEB4" w:rsidR="00B824A5" w:rsidRDefault="00B824A5" w:rsidP="00C36DC9">
      <w:r>
        <w:t xml:space="preserve">Containerized and </w:t>
      </w:r>
      <w:r w:rsidR="00F91275">
        <w:t>parallelized Shambhala that was developed and tested in this article has been published in a separate GitHub repository and is accessible via the link:</w:t>
      </w:r>
    </w:p>
    <w:p w14:paraId="79800B4A" w14:textId="02CA13B0" w:rsidR="00F91275" w:rsidRPr="00662C2F" w:rsidRDefault="00F91275" w:rsidP="00C36DC9">
      <w:r>
        <w:t>… Shambhala2-</w:t>
      </w:r>
      <w:r w:rsidR="00B25E51">
        <w:t>fast</w:t>
      </w:r>
      <w:r w:rsidR="0025392E">
        <w:t>.</w:t>
      </w:r>
    </w:p>
    <w:p w14:paraId="70C6E8F2" w14:textId="6CD5E59F" w:rsidR="00C36DC9" w:rsidRDefault="00C36DC9" w:rsidP="00C36DC9">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FUNDING</w:t>
      </w:r>
    </w:p>
    <w:p w14:paraId="513226CA" w14:textId="77777777" w:rsidR="00C36DC9" w:rsidRPr="00662C2F" w:rsidRDefault="00C36DC9" w:rsidP="00C36DC9"/>
    <w:p w14:paraId="0C06EA14" w14:textId="5BF3CE12" w:rsidR="00C36DC9" w:rsidRDefault="00C36DC9" w:rsidP="00C36DC9">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ACKNOWLEDGEMENTS</w:t>
      </w:r>
    </w:p>
    <w:p w14:paraId="3335818D" w14:textId="77777777" w:rsidR="00C36DC9" w:rsidRPr="00662C2F" w:rsidRDefault="00C36DC9" w:rsidP="00C36DC9"/>
    <w:p w14:paraId="26B7BF1D" w14:textId="5DD6217D" w:rsidR="00C36DC9" w:rsidRDefault="00B2119D" w:rsidP="00C36DC9">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SUPPLEMENTARY MATERIALS</w:t>
      </w:r>
    </w:p>
    <w:p>
      <w:pPr>
        <w:rPr>
          <w:ins w:id="2086" w:author="Claude Code" w:date="2026-06-28T08:00:00Z"/>
        </w:rPr>
      </w:pPr>
    </w:p>
    <w:p>
      <w:pPr>
        <w:pStyle w:val="Heading2"/>
        <w:rPr>
          <w:ins w:id="2087" w:author="Claude Code" w:date="2026-06-28T08:00:00Z"/>
        </w:rPr>
      </w:pPr>
      <w:ins w:id="2088" w:author="Claude Code" w:date="2026-06-28T08:00:00Z">
        <w:r>
          <w:t xml:space="preserve">New supplementary figures (from metric and summary analysis)</w:t>
        </w:r>
      </w:ins>
    </w:p>
    <w:p>
      <w:pPr>
        <w:rPr>
          <w:ins w:id="2089" w:author="Claude Code" w:date="2026-06-28T08:00:00Z"/>
        </w:rPr>
      </w:pPr>
    </w:p>
    <w:p>
      <w:pPr>
        <w:rPr>
          <w:ins w:id="2090" w:author="Claude Code" w:date="2026-06-28T08:00:00Z"/>
        </w:rPr>
      </w:pPr>
      <w:ins w:id="2091" w:author="Claude Code" w:date="2026-06-28T08:00:00Z">
        <w:r>
          <w:t xml:space="preserve">Supplementary Figure A. Non-NA gene count per RNA batch in the initial S0_no_removal dataset. Top panel: horizontal bar chart of the number of genes with defined (non-NA) expression per RNA batch, sorted by gene count and coloured by RNA batch identity. The vertical red dashed line marks the maximum gene coverage of the strict imputation gene set (3,520 genes). Most batches achieve near-complete gene coverage; rare platform batches (GPL20188_FF, GPL13158_FF, GPL16686_FF) are restricted to 6,000–7,000 non-NA genes, motivating the use of imputation-based gene recovery. Bottom panel: sample count per batch in the same ordering, showing the 3-fold range in batch size (N = 68–1,039 samples).</w:t>
        </w:r>
      </w:ins>
    </w:p>
    <w:p>
      <w:pPr>
        <w:rPr>
          <w:ins w:id="2092" w:author="Claude Code" w:date="2026-06-28T08:00:00Z"/>
        </w:rPr>
      </w:pPr>
    </w:p>
    <w:p>
      <w:pPr>
        <w:rPr>
          <w:ins w:id="2093" w:author="Claude Code" w:date="2026-06-28T08:00:00Z"/>
        </w:rPr>
      </w:pPr>
      <w:ins w:id="2094" w:author="Claude Code" w:date="2026-06-28T08:00:00Z">
        <w:r>
          <w:t xml:space="preserve">Supplementary Figure B. Imputation gene set overlap and per-strategy gene counts. Left: Sankey diagram illustrating gene set flows from KNN, Strict, and Softimpute imputation methods into the combined gene universe for the S0_no_removal strategy; gene counts per imputation method are annotated at the source nodes. Right: bar chart of gene counts per imputation method (Strict = 3,520; KNN = Softimpute = 3,447 genes in the shared analysis gene set after filtering), showing that KNN and Softimpute recover an identical set of 73 additional genes beyond strict.</w:t>
        </w:r>
      </w:ins>
    </w:p>
    <w:p>
      <w:pPr>
        <w:rPr>
          <w:ins w:id="2095" w:author="Claude Code" w:date="2026-06-28T08:00:00Z"/>
        </w:rPr>
      </w:pPr>
    </w:p>
    <w:p>
      <w:pPr>
        <w:rPr>
          <w:ins w:id="2096" w:author="Claude Code" w:date="2026-06-28T08:00:00Z"/>
        </w:rPr>
      </w:pPr>
      <w:ins w:id="2097" w:author="Claude Code" w:date="2026-06-28T08:00:00Z">
        <w:r>
          <w:t xml:space="preserve">Supplementary Figure C. Gene retention heatmap across harmonization methods and imputation strategies. Heatmap of the percentage of non-NA gene retention per harmonization method (rows) × imputation strategy (columns) combination for the S0_no_removal strategy. Colour encodes percentage retention (dark green = 100%; lighter = lower retention). Most harmonization methods achieve &gt;99% gene retention under all three imputation strategies. Two anomalous methods show severely reduced retention (~42–43%): harmonizr (21_harmonizr) and the Python FSQN implementation (15_fsqn_py), indicative of method-specific gene-level failures unrelated to imputation strategy.</w:t>
        </w:r>
      </w:ins>
    </w:p>
    <w:p>
      <w:pPr>
        <w:rPr>
          <w:ins w:id="2098" w:author="Claude Code" w:date="2026-06-28T08:00:00Z"/>
        </w:rPr>
      </w:pPr>
    </w:p>
    <w:p>
      <w:pPr>
        <w:rPr>
          <w:ins w:id="2099" w:author="Claude Code" w:date="2026-06-28T08:00:00Z"/>
        </w:rPr>
      </w:pPr>
      <w:ins w:id="2100" w:author="Claude Code" w:date="2026-06-28T08:00:00Z">
        <w:r>
          <w:t xml:space="preserve">Supplementary Figure D. Group B local neighbourhood metrics — full detail panel. Grid of 22 boxplot panels showing the complete set of Group B scoring metrics (kBET acceptance rate for RNA_BATCH, COHORT_LABEL, PLATFORM_RNA, and RNASEQ_SOURCE; iLISI for the same covariates; cLISI for Diagnosis_cell_type_unified, Major_group, and TUMOR_NORMAL; ASW_batch and ASW_bio; CMS fraction mixed) per harmonization method across all relevant annotation covariates. Best-15 approaches (★) are overlaid as red stars in each panel. Minimum font size of 7pt is enforced for all axis labels to preserve readability.</w:t>
        </w:r>
      </w:ins>
    </w:p>
    <w:p>
      <w:pPr>
        <w:rPr>
          <w:ins w:id="2101" w:author="Claude Code" w:date="2026-06-28T08:00:00Z"/>
        </w:rPr>
      </w:pPr>
    </w:p>
    <w:p>
      <w:pPr>
        <w:rPr>
          <w:ins w:id="2102" w:author="Claude Code" w:date="2026-06-28T08:00:00Z"/>
        </w:rPr>
      </w:pPr>
      <w:ins w:id="2103" w:author="Claude Code" w:date="2026-06-28T08:00:00Z">
        <w:r>
          <w:t xml:space="preserve">Supplementary Figure E. Group C centroid dispersion and embedding entropy — full detail panel. Grid of 13 strip plot panels showing tSNE and UMAP centroid dispersion metrics (per covariate: RNA_BATCH, COHORT_LABEL, PLATFORM_RNA, RNASEQ_SOURCE) and UMAP/tSNE mixing entropy metrics per harmonization method. Methods are sorted by mean dispersion (lowest = best batch compaction). Best-15 approaches (★) achieve consistently lower centroid dispersion in most panels.</w:t>
        </w:r>
      </w:ins>
    </w:p>
    <w:p>
      <w:pPr>
        <w:rPr>
          <w:ins w:id="2104" w:author="Claude Code" w:date="2026-06-28T08:00:00Z"/>
        </w:rPr>
      </w:pPr>
    </w:p>
    <w:p>
      <w:pPr>
        <w:rPr>
          <w:ins w:id="2105" w:author="Claude Code" w:date="2026-06-28T08:00:00Z"/>
        </w:rPr>
      </w:pPr>
      <w:ins w:id="2106" w:author="Claude Code" w:date="2026-06-28T08:00:00Z">
        <w:r>
          <w:t xml:space="preserve">Supplementary Figure F. Group H Euclidean distance ratios — full detail panel. Grid of 7 boxplot panels showing per-covariate Euclidean distance ratios (biology inter-centroid distance / batch inter-centroid distance) per harmonization method (RNA_BATCH, PLATFORM_RNA, RNASEQ_SOURCE, COHORT_LABEL, Diagnosis_cell_type_unified, Major_group, TUMOR_NORMAL). A ratio &gt; 1.0 indicates that biology-associated inter-centroid distances exceed batch-associated ones — the ideal harmonization outcome. Best-15 approaches (★) are overlaid.</w:t>
        </w:r>
      </w:ins>
    </w:p>
    <w:p>
      <w:pPr>
        <w:rPr>
          <w:ins w:id="2107" w:author="Claude Code" w:date="2026-06-28T08:00:00Z"/>
        </w:rPr>
      </w:pPr>
    </w:p>
    <w:p>
      <w:pPr>
        <w:rPr>
          <w:ins w:id="2108" w:author="Claude Code" w:date="2026-06-28T08:00:00Z"/>
        </w:rPr>
      </w:pPr>
      <w:ins w:id="2109" w:author="Claude Code" w:date="2026-06-28T08:00:00Z">
        <w:r>
          <w:t xml:space="preserve">Supplementary Figure G. Group G graph connectivity — full detail panel. Grid of 3 barplot panels showing graph connectivity (fraction of samples reachable within a kNN graph by the same biology group) per harmonization method for three annotation covariates: Diagnosis_cell_type_unified, Major_group, and TUMOR_NORMAL. Best-15 approaches (★) achieve consistently high connectivity (&gt;0.85) for the Diagnosis covariate, with wider variance for TUMOR_NORMAL, indicating that tumour/normal structure is the most challenging biological grouping to preserve after cross-platform batch correction.</w:t>
        </w:r>
      </w:ins>
    </w:p>
    <w:p>
      <w:pPr>
        <w:rPr>
          <w:ins w:id="2110" w:author="Claude Code" w:date="2026-06-28T08:00:00Z"/>
        </w:rPr>
      </w:pPr>
    </w:p>
    <w:p>
      <w:pPr>
        <w:rPr>
          <w:ins w:id="2111" w:author="Claude Code" w:date="2026-06-28T08:00:00Z"/>
        </w:rPr>
      </w:pPr>
      <w:ins w:id="2112" w:author="Claude Code" w:date="2026-06-28T08:00:00Z">
        <w:r>
          <w:t xml:space="preserve">Supplementary Figure 7S. UMAP mixing entropy per harmonization method. Boxplot of UMAP mixing entropy (normalized) per harmonization method, sorted by median entropy (highest = best local mixing). MNN (10_mnn) achieves the highest UMAP entropy, consistent with its leading kBET and iLISI performance. Methods with near-zero entropy — including dwd (27_dwd), combat_seq (06_combat_seq), and inmoose_combatseq (08_inmoose_combatseq) — achieve minimal local mixing in UMAP space despite strong global correction metrics, confirming the local–global metric dichotomy observed throughout the benchmark.</w:t>
        </w:r>
      </w:ins>
    </w:p>
    <w:p w14:paraId="23AD7A1B" w14:textId="77777777" w:rsidR="00C36DC9" w:rsidRPr="00C36DC9" w:rsidRDefault="00C36DC9" w:rsidP="00C36DC9"/>
    <w:p w14:paraId="75C0D2B6" w14:textId="77777777" w:rsidR="00C36DC9" w:rsidRPr="00C36DC9" w:rsidRDefault="00C36DC9" w:rsidP="00C36DC9"/>
    <w:p w14:paraId="5311D1A7" w14:textId="77777777" w:rsidR="00C36DC9" w:rsidRPr="00C36DC9" w:rsidRDefault="00C36DC9" w:rsidP="00C36DC9"/>
    <w:p w14:paraId="2B1DFE72" w14:textId="77777777" w:rsidR="00C36DC9" w:rsidRPr="00662C2F" w:rsidRDefault="00C36DC9" w:rsidP="00C36DC9"/>
    <w:p w14:paraId="38B720A6" w14:textId="05A109B1" w:rsidR="00C36DC9" w:rsidRDefault="00C36DC9" w:rsidP="00C36DC9">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REFERENCES</w:t>
      </w:r>
    </w:p>
    <w:p w14:paraId="4D0A9C60" w14:textId="77777777" w:rsidR="00C36DC9" w:rsidRPr="00C36DC9" w:rsidRDefault="00C36DC9" w:rsidP="00C36DC9"/>
    <w:p w14:paraId="2C29FC9F" w14:textId="77777777" w:rsidR="00C36DC9" w:rsidRPr="00C36DC9" w:rsidRDefault="00C36DC9" w:rsidP="00C36DC9"/>
    <w:p w14:paraId="2D8E6E0F" w14:textId="77777777" w:rsidR="00C36DC9" w:rsidRPr="00C36DC9" w:rsidRDefault="00C36DC9" w:rsidP="00C36DC9"/>
    <w:p w14:paraId="1FBDCA86" w14:textId="77777777" w:rsidR="001E5682" w:rsidRDefault="001E5682" w:rsidP="007C4E25"/>
    <w:sectPr w:rsidR="001E56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D85367"/>
    <w:multiLevelType w:val="multilevel"/>
    <w:tmpl w:val="C8AE6148"/>
    <w:lvl w:ilvl="0">
      <w:start w:val="1"/>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1224" w:hanging="504"/>
      </w:pPr>
      <w:rPr>
        <w:color w:val="000000"/>
        <w:u w:val="none"/>
      </w:rPr>
    </w:lvl>
    <w:lvl w:ilvl="3">
      <w:start w:val="1"/>
      <w:numFmt w:val="decimal"/>
      <w:lvlText w:val="%1.%2.%3.%4."/>
      <w:lvlJc w:val="left"/>
      <w:pPr>
        <w:ind w:left="1728" w:hanging="647"/>
      </w:pPr>
      <w:rPr>
        <w:rFonts w:ascii="Times New Roman" w:hAnsi="Times New Roman" w:cs="Times New Roman" w:hint="default"/>
        <w:color w:val="000000"/>
        <w:u w:val="none"/>
      </w:rPr>
    </w:lvl>
    <w:lvl w:ilvl="4">
      <w:start w:val="1"/>
      <w:numFmt w:val="decimal"/>
      <w:lvlText w:val="%1.%2.%3.%4.%5."/>
      <w:lvlJc w:val="left"/>
      <w:pPr>
        <w:ind w:left="2232" w:hanging="792"/>
      </w:pPr>
      <w:rPr>
        <w:u w:val="none"/>
      </w:rPr>
    </w:lvl>
    <w:lvl w:ilvl="5">
      <w:start w:val="1"/>
      <w:numFmt w:val="decimal"/>
      <w:lvlText w:val="%1.%2.%3.%4.%5.%6."/>
      <w:lvlJc w:val="left"/>
      <w:pPr>
        <w:ind w:left="2736" w:hanging="933"/>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num w:numId="1" w16cid:durableId="20613929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E25"/>
    <w:rsid w:val="00004341"/>
    <w:rsid w:val="0001732F"/>
    <w:rsid w:val="0002039D"/>
    <w:rsid w:val="00021F2D"/>
    <w:rsid w:val="00022042"/>
    <w:rsid w:val="00026674"/>
    <w:rsid w:val="0002696F"/>
    <w:rsid w:val="00032FE4"/>
    <w:rsid w:val="00037E29"/>
    <w:rsid w:val="000400F5"/>
    <w:rsid w:val="00040668"/>
    <w:rsid w:val="0004085A"/>
    <w:rsid w:val="000456FC"/>
    <w:rsid w:val="00051A42"/>
    <w:rsid w:val="0005635C"/>
    <w:rsid w:val="00056C9D"/>
    <w:rsid w:val="00060159"/>
    <w:rsid w:val="0006398D"/>
    <w:rsid w:val="0006487A"/>
    <w:rsid w:val="00067628"/>
    <w:rsid w:val="00070C84"/>
    <w:rsid w:val="00071D35"/>
    <w:rsid w:val="0007203D"/>
    <w:rsid w:val="000741C9"/>
    <w:rsid w:val="00076AB7"/>
    <w:rsid w:val="00080388"/>
    <w:rsid w:val="000869DD"/>
    <w:rsid w:val="00094B5C"/>
    <w:rsid w:val="00096705"/>
    <w:rsid w:val="000A3B48"/>
    <w:rsid w:val="000A7436"/>
    <w:rsid w:val="000B2071"/>
    <w:rsid w:val="000B365E"/>
    <w:rsid w:val="000B6066"/>
    <w:rsid w:val="000C3443"/>
    <w:rsid w:val="000C4AD2"/>
    <w:rsid w:val="000C6DA7"/>
    <w:rsid w:val="000D3DF0"/>
    <w:rsid w:val="000D4F59"/>
    <w:rsid w:val="000D6D4E"/>
    <w:rsid w:val="000D75FB"/>
    <w:rsid w:val="000E0DD4"/>
    <w:rsid w:val="000E21FC"/>
    <w:rsid w:val="000E28B4"/>
    <w:rsid w:val="000E37B9"/>
    <w:rsid w:val="001014C0"/>
    <w:rsid w:val="00105CA5"/>
    <w:rsid w:val="00106A3F"/>
    <w:rsid w:val="00121A2A"/>
    <w:rsid w:val="00125D68"/>
    <w:rsid w:val="00132D11"/>
    <w:rsid w:val="00133AF2"/>
    <w:rsid w:val="00133D0C"/>
    <w:rsid w:val="001401E5"/>
    <w:rsid w:val="001440CB"/>
    <w:rsid w:val="0015255A"/>
    <w:rsid w:val="00154E6E"/>
    <w:rsid w:val="0015797F"/>
    <w:rsid w:val="00157F03"/>
    <w:rsid w:val="00162669"/>
    <w:rsid w:val="001639EB"/>
    <w:rsid w:val="001648D8"/>
    <w:rsid w:val="00164A29"/>
    <w:rsid w:val="00165400"/>
    <w:rsid w:val="00167FAA"/>
    <w:rsid w:val="001722F5"/>
    <w:rsid w:val="001730BD"/>
    <w:rsid w:val="00176F5D"/>
    <w:rsid w:val="00181C67"/>
    <w:rsid w:val="00187411"/>
    <w:rsid w:val="00191FF4"/>
    <w:rsid w:val="001940C9"/>
    <w:rsid w:val="001A290B"/>
    <w:rsid w:val="001B128A"/>
    <w:rsid w:val="001B21C9"/>
    <w:rsid w:val="001C1F16"/>
    <w:rsid w:val="001C5BCD"/>
    <w:rsid w:val="001C6284"/>
    <w:rsid w:val="001D59CB"/>
    <w:rsid w:val="001D762D"/>
    <w:rsid w:val="001E0536"/>
    <w:rsid w:val="001E5682"/>
    <w:rsid w:val="001E592D"/>
    <w:rsid w:val="001F1BFA"/>
    <w:rsid w:val="001F3B98"/>
    <w:rsid w:val="001F5261"/>
    <w:rsid w:val="001F6858"/>
    <w:rsid w:val="00200506"/>
    <w:rsid w:val="0020217B"/>
    <w:rsid w:val="002036C7"/>
    <w:rsid w:val="00206112"/>
    <w:rsid w:val="0020675A"/>
    <w:rsid w:val="0021145E"/>
    <w:rsid w:val="00225589"/>
    <w:rsid w:val="00225961"/>
    <w:rsid w:val="002268B4"/>
    <w:rsid w:val="00227332"/>
    <w:rsid w:val="00230987"/>
    <w:rsid w:val="00231C7E"/>
    <w:rsid w:val="002323C1"/>
    <w:rsid w:val="00233E8B"/>
    <w:rsid w:val="00237486"/>
    <w:rsid w:val="00237C02"/>
    <w:rsid w:val="00240C76"/>
    <w:rsid w:val="00242441"/>
    <w:rsid w:val="00243676"/>
    <w:rsid w:val="00243E50"/>
    <w:rsid w:val="002474D8"/>
    <w:rsid w:val="0025392E"/>
    <w:rsid w:val="0025740F"/>
    <w:rsid w:val="00264735"/>
    <w:rsid w:val="00271200"/>
    <w:rsid w:val="00271AF5"/>
    <w:rsid w:val="00273172"/>
    <w:rsid w:val="002741E8"/>
    <w:rsid w:val="002756FD"/>
    <w:rsid w:val="002765FC"/>
    <w:rsid w:val="002810E4"/>
    <w:rsid w:val="00284F65"/>
    <w:rsid w:val="00292762"/>
    <w:rsid w:val="002940CA"/>
    <w:rsid w:val="002946FD"/>
    <w:rsid w:val="00294996"/>
    <w:rsid w:val="002949CA"/>
    <w:rsid w:val="00297AD0"/>
    <w:rsid w:val="002A0AFD"/>
    <w:rsid w:val="002A1AF1"/>
    <w:rsid w:val="002A2FAF"/>
    <w:rsid w:val="002A647B"/>
    <w:rsid w:val="002B0903"/>
    <w:rsid w:val="002B3C69"/>
    <w:rsid w:val="002B3F73"/>
    <w:rsid w:val="002B739F"/>
    <w:rsid w:val="002C6844"/>
    <w:rsid w:val="002D15D0"/>
    <w:rsid w:val="002D1D86"/>
    <w:rsid w:val="002D3CBE"/>
    <w:rsid w:val="002D42B9"/>
    <w:rsid w:val="002E1C6E"/>
    <w:rsid w:val="002F2B4C"/>
    <w:rsid w:val="002F6CA6"/>
    <w:rsid w:val="00304F06"/>
    <w:rsid w:val="00312A36"/>
    <w:rsid w:val="00315C7C"/>
    <w:rsid w:val="003236CF"/>
    <w:rsid w:val="003256BB"/>
    <w:rsid w:val="00326933"/>
    <w:rsid w:val="00327C72"/>
    <w:rsid w:val="00342920"/>
    <w:rsid w:val="00346DCD"/>
    <w:rsid w:val="00352627"/>
    <w:rsid w:val="00355B97"/>
    <w:rsid w:val="0036272A"/>
    <w:rsid w:val="00374071"/>
    <w:rsid w:val="00374FD1"/>
    <w:rsid w:val="003779C5"/>
    <w:rsid w:val="0038386C"/>
    <w:rsid w:val="00384163"/>
    <w:rsid w:val="0038486E"/>
    <w:rsid w:val="00387031"/>
    <w:rsid w:val="00392DBD"/>
    <w:rsid w:val="003945B6"/>
    <w:rsid w:val="003A0BBC"/>
    <w:rsid w:val="003A1801"/>
    <w:rsid w:val="003A4113"/>
    <w:rsid w:val="003A47DA"/>
    <w:rsid w:val="003B418E"/>
    <w:rsid w:val="003B4BCB"/>
    <w:rsid w:val="003B7897"/>
    <w:rsid w:val="003C2F06"/>
    <w:rsid w:val="003C6360"/>
    <w:rsid w:val="003C6833"/>
    <w:rsid w:val="003E0D5C"/>
    <w:rsid w:val="003E424E"/>
    <w:rsid w:val="003F2BE4"/>
    <w:rsid w:val="003F3996"/>
    <w:rsid w:val="00402F4B"/>
    <w:rsid w:val="00403075"/>
    <w:rsid w:val="00403246"/>
    <w:rsid w:val="0040582E"/>
    <w:rsid w:val="004059CD"/>
    <w:rsid w:val="004146F9"/>
    <w:rsid w:val="004176FB"/>
    <w:rsid w:val="00420082"/>
    <w:rsid w:val="00422755"/>
    <w:rsid w:val="00422FB5"/>
    <w:rsid w:val="00424314"/>
    <w:rsid w:val="00427B82"/>
    <w:rsid w:val="00433142"/>
    <w:rsid w:val="0044535B"/>
    <w:rsid w:val="00445898"/>
    <w:rsid w:val="00453D04"/>
    <w:rsid w:val="0046068F"/>
    <w:rsid w:val="00467055"/>
    <w:rsid w:val="00470342"/>
    <w:rsid w:val="00473150"/>
    <w:rsid w:val="004744F6"/>
    <w:rsid w:val="00476116"/>
    <w:rsid w:val="00476E8F"/>
    <w:rsid w:val="00484740"/>
    <w:rsid w:val="00485B61"/>
    <w:rsid w:val="0048764B"/>
    <w:rsid w:val="00490B2D"/>
    <w:rsid w:val="00490E42"/>
    <w:rsid w:val="0049389A"/>
    <w:rsid w:val="00495729"/>
    <w:rsid w:val="004973A1"/>
    <w:rsid w:val="00497FF7"/>
    <w:rsid w:val="004A2E60"/>
    <w:rsid w:val="004A7657"/>
    <w:rsid w:val="004A76AF"/>
    <w:rsid w:val="004A7D0B"/>
    <w:rsid w:val="004B507E"/>
    <w:rsid w:val="004E2769"/>
    <w:rsid w:val="004E2D36"/>
    <w:rsid w:val="004E3FD3"/>
    <w:rsid w:val="004E6849"/>
    <w:rsid w:val="004E6B09"/>
    <w:rsid w:val="004E7135"/>
    <w:rsid w:val="004F0653"/>
    <w:rsid w:val="004F0D0B"/>
    <w:rsid w:val="004F36DF"/>
    <w:rsid w:val="004F7771"/>
    <w:rsid w:val="00504577"/>
    <w:rsid w:val="005073FB"/>
    <w:rsid w:val="005114A1"/>
    <w:rsid w:val="00512B3F"/>
    <w:rsid w:val="00515AE9"/>
    <w:rsid w:val="00516B5E"/>
    <w:rsid w:val="00520B06"/>
    <w:rsid w:val="00522D9C"/>
    <w:rsid w:val="00526FFA"/>
    <w:rsid w:val="00531ABC"/>
    <w:rsid w:val="00534428"/>
    <w:rsid w:val="00536BA6"/>
    <w:rsid w:val="00540ABD"/>
    <w:rsid w:val="005516C2"/>
    <w:rsid w:val="00554A2B"/>
    <w:rsid w:val="005571C1"/>
    <w:rsid w:val="005573D3"/>
    <w:rsid w:val="00566E9B"/>
    <w:rsid w:val="00566F78"/>
    <w:rsid w:val="00572099"/>
    <w:rsid w:val="005807E0"/>
    <w:rsid w:val="005822A4"/>
    <w:rsid w:val="005851F0"/>
    <w:rsid w:val="005921CC"/>
    <w:rsid w:val="00595184"/>
    <w:rsid w:val="005A0266"/>
    <w:rsid w:val="005A1286"/>
    <w:rsid w:val="005A269B"/>
    <w:rsid w:val="005A2D52"/>
    <w:rsid w:val="005A3E64"/>
    <w:rsid w:val="005B16A3"/>
    <w:rsid w:val="005B4F09"/>
    <w:rsid w:val="005D35B7"/>
    <w:rsid w:val="005E0848"/>
    <w:rsid w:val="005E17A8"/>
    <w:rsid w:val="005E1FB2"/>
    <w:rsid w:val="005E2748"/>
    <w:rsid w:val="005E35E2"/>
    <w:rsid w:val="005E4ADA"/>
    <w:rsid w:val="005F1471"/>
    <w:rsid w:val="005F306F"/>
    <w:rsid w:val="005F5145"/>
    <w:rsid w:val="006023E8"/>
    <w:rsid w:val="0060675C"/>
    <w:rsid w:val="00611B96"/>
    <w:rsid w:val="00611C41"/>
    <w:rsid w:val="00614DBE"/>
    <w:rsid w:val="006202C2"/>
    <w:rsid w:val="00621A8C"/>
    <w:rsid w:val="006236D7"/>
    <w:rsid w:val="00626C3E"/>
    <w:rsid w:val="00632AF7"/>
    <w:rsid w:val="00633721"/>
    <w:rsid w:val="00634CB2"/>
    <w:rsid w:val="00634EE6"/>
    <w:rsid w:val="006359F5"/>
    <w:rsid w:val="006405D5"/>
    <w:rsid w:val="00641B00"/>
    <w:rsid w:val="00642A17"/>
    <w:rsid w:val="006445E9"/>
    <w:rsid w:val="00646A40"/>
    <w:rsid w:val="00647F24"/>
    <w:rsid w:val="006510A4"/>
    <w:rsid w:val="00651DD7"/>
    <w:rsid w:val="00653E0E"/>
    <w:rsid w:val="0065597A"/>
    <w:rsid w:val="0065658E"/>
    <w:rsid w:val="00657171"/>
    <w:rsid w:val="00657230"/>
    <w:rsid w:val="00657926"/>
    <w:rsid w:val="0068215B"/>
    <w:rsid w:val="006826C4"/>
    <w:rsid w:val="00682863"/>
    <w:rsid w:val="00691AE1"/>
    <w:rsid w:val="00693D55"/>
    <w:rsid w:val="00693F71"/>
    <w:rsid w:val="0069454B"/>
    <w:rsid w:val="00697711"/>
    <w:rsid w:val="00697C56"/>
    <w:rsid w:val="006A1CB9"/>
    <w:rsid w:val="006A6CC3"/>
    <w:rsid w:val="006A776D"/>
    <w:rsid w:val="006C4785"/>
    <w:rsid w:val="006C61D6"/>
    <w:rsid w:val="006D473E"/>
    <w:rsid w:val="006D5EA5"/>
    <w:rsid w:val="006D7070"/>
    <w:rsid w:val="006E0E88"/>
    <w:rsid w:val="006E4384"/>
    <w:rsid w:val="006E733E"/>
    <w:rsid w:val="006F0535"/>
    <w:rsid w:val="006F4B5E"/>
    <w:rsid w:val="006F5639"/>
    <w:rsid w:val="00701082"/>
    <w:rsid w:val="00703DA6"/>
    <w:rsid w:val="00705256"/>
    <w:rsid w:val="00705259"/>
    <w:rsid w:val="007160B5"/>
    <w:rsid w:val="007176C2"/>
    <w:rsid w:val="00726871"/>
    <w:rsid w:val="007360C7"/>
    <w:rsid w:val="00744732"/>
    <w:rsid w:val="007511BE"/>
    <w:rsid w:val="007525CC"/>
    <w:rsid w:val="00757A8A"/>
    <w:rsid w:val="00761897"/>
    <w:rsid w:val="00761B2D"/>
    <w:rsid w:val="007640BB"/>
    <w:rsid w:val="00767718"/>
    <w:rsid w:val="00767D80"/>
    <w:rsid w:val="0077062F"/>
    <w:rsid w:val="0077111D"/>
    <w:rsid w:val="00773B6B"/>
    <w:rsid w:val="00777BBA"/>
    <w:rsid w:val="00785C74"/>
    <w:rsid w:val="0079197D"/>
    <w:rsid w:val="00791A1D"/>
    <w:rsid w:val="007976B7"/>
    <w:rsid w:val="007A0BEB"/>
    <w:rsid w:val="007A1100"/>
    <w:rsid w:val="007A13EE"/>
    <w:rsid w:val="007A1B31"/>
    <w:rsid w:val="007A2D7C"/>
    <w:rsid w:val="007A7C64"/>
    <w:rsid w:val="007B322C"/>
    <w:rsid w:val="007B5FD8"/>
    <w:rsid w:val="007B76F1"/>
    <w:rsid w:val="007C0719"/>
    <w:rsid w:val="007C0924"/>
    <w:rsid w:val="007C1864"/>
    <w:rsid w:val="007C186C"/>
    <w:rsid w:val="007C3595"/>
    <w:rsid w:val="007C4E25"/>
    <w:rsid w:val="007D0C1E"/>
    <w:rsid w:val="007D4119"/>
    <w:rsid w:val="007D52CF"/>
    <w:rsid w:val="007E07E3"/>
    <w:rsid w:val="007E094D"/>
    <w:rsid w:val="007E2394"/>
    <w:rsid w:val="007F4859"/>
    <w:rsid w:val="007F5482"/>
    <w:rsid w:val="007F60D8"/>
    <w:rsid w:val="008048C8"/>
    <w:rsid w:val="00804C0C"/>
    <w:rsid w:val="00812D5B"/>
    <w:rsid w:val="00812FB7"/>
    <w:rsid w:val="00820ECB"/>
    <w:rsid w:val="00825205"/>
    <w:rsid w:val="008271CC"/>
    <w:rsid w:val="008343BB"/>
    <w:rsid w:val="008343C2"/>
    <w:rsid w:val="008402FD"/>
    <w:rsid w:val="0084171D"/>
    <w:rsid w:val="00843113"/>
    <w:rsid w:val="00850B0F"/>
    <w:rsid w:val="00856F42"/>
    <w:rsid w:val="00861E83"/>
    <w:rsid w:val="008641BB"/>
    <w:rsid w:val="00864727"/>
    <w:rsid w:val="008650BD"/>
    <w:rsid w:val="00880F67"/>
    <w:rsid w:val="0088147E"/>
    <w:rsid w:val="00882C39"/>
    <w:rsid w:val="00883445"/>
    <w:rsid w:val="008840E4"/>
    <w:rsid w:val="008864C1"/>
    <w:rsid w:val="008934F5"/>
    <w:rsid w:val="00895CBB"/>
    <w:rsid w:val="008A18F0"/>
    <w:rsid w:val="008A63AD"/>
    <w:rsid w:val="008B22E8"/>
    <w:rsid w:val="008C2002"/>
    <w:rsid w:val="008C263A"/>
    <w:rsid w:val="008D03CC"/>
    <w:rsid w:val="008D5EB3"/>
    <w:rsid w:val="008D783C"/>
    <w:rsid w:val="008D7B84"/>
    <w:rsid w:val="008E582E"/>
    <w:rsid w:val="008E6556"/>
    <w:rsid w:val="008F0782"/>
    <w:rsid w:val="008F2A46"/>
    <w:rsid w:val="008F4401"/>
    <w:rsid w:val="008F5605"/>
    <w:rsid w:val="00902D2C"/>
    <w:rsid w:val="009030AE"/>
    <w:rsid w:val="00903176"/>
    <w:rsid w:val="00904FA7"/>
    <w:rsid w:val="00906914"/>
    <w:rsid w:val="00914442"/>
    <w:rsid w:val="0091484B"/>
    <w:rsid w:val="00917BC7"/>
    <w:rsid w:val="009209DB"/>
    <w:rsid w:val="00920A85"/>
    <w:rsid w:val="00924788"/>
    <w:rsid w:val="00926C5C"/>
    <w:rsid w:val="009304A7"/>
    <w:rsid w:val="00930D24"/>
    <w:rsid w:val="00933482"/>
    <w:rsid w:val="00936D4E"/>
    <w:rsid w:val="00942BED"/>
    <w:rsid w:val="00943AE7"/>
    <w:rsid w:val="00947092"/>
    <w:rsid w:val="00950936"/>
    <w:rsid w:val="00953A44"/>
    <w:rsid w:val="009567E1"/>
    <w:rsid w:val="00964C84"/>
    <w:rsid w:val="0096685D"/>
    <w:rsid w:val="00975425"/>
    <w:rsid w:val="00984CA4"/>
    <w:rsid w:val="00987D5F"/>
    <w:rsid w:val="00996624"/>
    <w:rsid w:val="00997A13"/>
    <w:rsid w:val="009A1F94"/>
    <w:rsid w:val="009B5B93"/>
    <w:rsid w:val="009B7397"/>
    <w:rsid w:val="009C6350"/>
    <w:rsid w:val="009D0337"/>
    <w:rsid w:val="009D0695"/>
    <w:rsid w:val="009D1816"/>
    <w:rsid w:val="009D7F79"/>
    <w:rsid w:val="009F328A"/>
    <w:rsid w:val="00A00E56"/>
    <w:rsid w:val="00A0381A"/>
    <w:rsid w:val="00A03D58"/>
    <w:rsid w:val="00A069E9"/>
    <w:rsid w:val="00A125A2"/>
    <w:rsid w:val="00A130B3"/>
    <w:rsid w:val="00A1549C"/>
    <w:rsid w:val="00A156F4"/>
    <w:rsid w:val="00A20654"/>
    <w:rsid w:val="00A267FD"/>
    <w:rsid w:val="00A300A6"/>
    <w:rsid w:val="00A33A85"/>
    <w:rsid w:val="00A3630F"/>
    <w:rsid w:val="00A36E38"/>
    <w:rsid w:val="00A41CBE"/>
    <w:rsid w:val="00A42C2C"/>
    <w:rsid w:val="00A43477"/>
    <w:rsid w:val="00A4348A"/>
    <w:rsid w:val="00A43D94"/>
    <w:rsid w:val="00A44B06"/>
    <w:rsid w:val="00A52684"/>
    <w:rsid w:val="00A534D8"/>
    <w:rsid w:val="00A53866"/>
    <w:rsid w:val="00A53C94"/>
    <w:rsid w:val="00A53CEC"/>
    <w:rsid w:val="00A567CA"/>
    <w:rsid w:val="00A57A1A"/>
    <w:rsid w:val="00A714FD"/>
    <w:rsid w:val="00A86951"/>
    <w:rsid w:val="00A9466D"/>
    <w:rsid w:val="00A971C5"/>
    <w:rsid w:val="00AA0094"/>
    <w:rsid w:val="00AA49C7"/>
    <w:rsid w:val="00AB235E"/>
    <w:rsid w:val="00AB2F2F"/>
    <w:rsid w:val="00AC1209"/>
    <w:rsid w:val="00AD5E67"/>
    <w:rsid w:val="00AE4070"/>
    <w:rsid w:val="00AE44B6"/>
    <w:rsid w:val="00AE6A98"/>
    <w:rsid w:val="00AF3F82"/>
    <w:rsid w:val="00B02398"/>
    <w:rsid w:val="00B02F6B"/>
    <w:rsid w:val="00B10D00"/>
    <w:rsid w:val="00B1118D"/>
    <w:rsid w:val="00B12620"/>
    <w:rsid w:val="00B16063"/>
    <w:rsid w:val="00B2119D"/>
    <w:rsid w:val="00B22D67"/>
    <w:rsid w:val="00B22E7D"/>
    <w:rsid w:val="00B24752"/>
    <w:rsid w:val="00B25541"/>
    <w:rsid w:val="00B25E51"/>
    <w:rsid w:val="00B273E6"/>
    <w:rsid w:val="00B30669"/>
    <w:rsid w:val="00B340EC"/>
    <w:rsid w:val="00B402BF"/>
    <w:rsid w:val="00B40E7E"/>
    <w:rsid w:val="00B41663"/>
    <w:rsid w:val="00B43C52"/>
    <w:rsid w:val="00B44FC5"/>
    <w:rsid w:val="00B46C12"/>
    <w:rsid w:val="00B479C1"/>
    <w:rsid w:val="00B47C3D"/>
    <w:rsid w:val="00B5532B"/>
    <w:rsid w:val="00B5596F"/>
    <w:rsid w:val="00B60F07"/>
    <w:rsid w:val="00B715DF"/>
    <w:rsid w:val="00B7341D"/>
    <w:rsid w:val="00B80107"/>
    <w:rsid w:val="00B824A5"/>
    <w:rsid w:val="00B82F45"/>
    <w:rsid w:val="00B82FF8"/>
    <w:rsid w:val="00B83C7F"/>
    <w:rsid w:val="00B83E5A"/>
    <w:rsid w:val="00B9242A"/>
    <w:rsid w:val="00B94D41"/>
    <w:rsid w:val="00B96DFB"/>
    <w:rsid w:val="00B9796D"/>
    <w:rsid w:val="00BA1180"/>
    <w:rsid w:val="00BA1C3D"/>
    <w:rsid w:val="00BA5F05"/>
    <w:rsid w:val="00BA6CE0"/>
    <w:rsid w:val="00BA7F3F"/>
    <w:rsid w:val="00BA7F58"/>
    <w:rsid w:val="00BB4A8D"/>
    <w:rsid w:val="00BB5653"/>
    <w:rsid w:val="00BC4955"/>
    <w:rsid w:val="00BC755C"/>
    <w:rsid w:val="00BD2C81"/>
    <w:rsid w:val="00BD3946"/>
    <w:rsid w:val="00BE5816"/>
    <w:rsid w:val="00BF11EC"/>
    <w:rsid w:val="00BF163C"/>
    <w:rsid w:val="00BF2338"/>
    <w:rsid w:val="00BF4572"/>
    <w:rsid w:val="00BF5312"/>
    <w:rsid w:val="00BF5C40"/>
    <w:rsid w:val="00C1100D"/>
    <w:rsid w:val="00C122B7"/>
    <w:rsid w:val="00C1352C"/>
    <w:rsid w:val="00C15E55"/>
    <w:rsid w:val="00C16C8B"/>
    <w:rsid w:val="00C2039D"/>
    <w:rsid w:val="00C26EDB"/>
    <w:rsid w:val="00C306A5"/>
    <w:rsid w:val="00C36CE0"/>
    <w:rsid w:val="00C36DC9"/>
    <w:rsid w:val="00C36EE0"/>
    <w:rsid w:val="00C37B81"/>
    <w:rsid w:val="00C42011"/>
    <w:rsid w:val="00C435E6"/>
    <w:rsid w:val="00C43D61"/>
    <w:rsid w:val="00C45BD5"/>
    <w:rsid w:val="00C4722D"/>
    <w:rsid w:val="00C51E74"/>
    <w:rsid w:val="00C5544D"/>
    <w:rsid w:val="00C5589D"/>
    <w:rsid w:val="00C5772E"/>
    <w:rsid w:val="00C66389"/>
    <w:rsid w:val="00C705E0"/>
    <w:rsid w:val="00C724A5"/>
    <w:rsid w:val="00C74DD4"/>
    <w:rsid w:val="00C80E74"/>
    <w:rsid w:val="00C81E35"/>
    <w:rsid w:val="00C837CE"/>
    <w:rsid w:val="00C864FC"/>
    <w:rsid w:val="00C94D56"/>
    <w:rsid w:val="00C95DB4"/>
    <w:rsid w:val="00C97AD0"/>
    <w:rsid w:val="00CA0C30"/>
    <w:rsid w:val="00CA3FE0"/>
    <w:rsid w:val="00CA49CA"/>
    <w:rsid w:val="00CA51C5"/>
    <w:rsid w:val="00CA61E8"/>
    <w:rsid w:val="00CA67E0"/>
    <w:rsid w:val="00CB469F"/>
    <w:rsid w:val="00CB52E8"/>
    <w:rsid w:val="00CB702B"/>
    <w:rsid w:val="00CC2B0B"/>
    <w:rsid w:val="00CC39BF"/>
    <w:rsid w:val="00CD1FA1"/>
    <w:rsid w:val="00CD2C65"/>
    <w:rsid w:val="00CD664F"/>
    <w:rsid w:val="00CD6660"/>
    <w:rsid w:val="00CD68C3"/>
    <w:rsid w:val="00CD7107"/>
    <w:rsid w:val="00CE491B"/>
    <w:rsid w:val="00CE744C"/>
    <w:rsid w:val="00CF6B58"/>
    <w:rsid w:val="00CF7AC3"/>
    <w:rsid w:val="00D03587"/>
    <w:rsid w:val="00D101E7"/>
    <w:rsid w:val="00D10C3B"/>
    <w:rsid w:val="00D12462"/>
    <w:rsid w:val="00D162F0"/>
    <w:rsid w:val="00D169A4"/>
    <w:rsid w:val="00D32EA7"/>
    <w:rsid w:val="00D36097"/>
    <w:rsid w:val="00D36CFF"/>
    <w:rsid w:val="00D41C83"/>
    <w:rsid w:val="00D43185"/>
    <w:rsid w:val="00D5216C"/>
    <w:rsid w:val="00D549C3"/>
    <w:rsid w:val="00D5529F"/>
    <w:rsid w:val="00D66D11"/>
    <w:rsid w:val="00D71D60"/>
    <w:rsid w:val="00D71FA7"/>
    <w:rsid w:val="00D739E9"/>
    <w:rsid w:val="00D81021"/>
    <w:rsid w:val="00D90254"/>
    <w:rsid w:val="00D919DB"/>
    <w:rsid w:val="00D92AC8"/>
    <w:rsid w:val="00D972E3"/>
    <w:rsid w:val="00DA0870"/>
    <w:rsid w:val="00DA0994"/>
    <w:rsid w:val="00DA6625"/>
    <w:rsid w:val="00DB51A5"/>
    <w:rsid w:val="00DB5A01"/>
    <w:rsid w:val="00DB5C97"/>
    <w:rsid w:val="00DC19CD"/>
    <w:rsid w:val="00DC3F79"/>
    <w:rsid w:val="00DC536D"/>
    <w:rsid w:val="00DD17E8"/>
    <w:rsid w:val="00DD4F14"/>
    <w:rsid w:val="00DE134F"/>
    <w:rsid w:val="00DE3712"/>
    <w:rsid w:val="00DE4429"/>
    <w:rsid w:val="00DE78A0"/>
    <w:rsid w:val="00DF0B7B"/>
    <w:rsid w:val="00DF27A7"/>
    <w:rsid w:val="00DF31D4"/>
    <w:rsid w:val="00DF4627"/>
    <w:rsid w:val="00DF56C4"/>
    <w:rsid w:val="00E02332"/>
    <w:rsid w:val="00E05349"/>
    <w:rsid w:val="00E058C9"/>
    <w:rsid w:val="00E05BA9"/>
    <w:rsid w:val="00E109AB"/>
    <w:rsid w:val="00E112A0"/>
    <w:rsid w:val="00E1391C"/>
    <w:rsid w:val="00E13A0F"/>
    <w:rsid w:val="00E13DE7"/>
    <w:rsid w:val="00E13F94"/>
    <w:rsid w:val="00E22C98"/>
    <w:rsid w:val="00E250CF"/>
    <w:rsid w:val="00E33300"/>
    <w:rsid w:val="00E36B96"/>
    <w:rsid w:val="00E37668"/>
    <w:rsid w:val="00E4492E"/>
    <w:rsid w:val="00E474FD"/>
    <w:rsid w:val="00E50610"/>
    <w:rsid w:val="00E54F74"/>
    <w:rsid w:val="00E5781D"/>
    <w:rsid w:val="00E6329D"/>
    <w:rsid w:val="00E70835"/>
    <w:rsid w:val="00E744D6"/>
    <w:rsid w:val="00E74A4A"/>
    <w:rsid w:val="00E75992"/>
    <w:rsid w:val="00E7627C"/>
    <w:rsid w:val="00E77477"/>
    <w:rsid w:val="00E831B9"/>
    <w:rsid w:val="00E85EBA"/>
    <w:rsid w:val="00E870F6"/>
    <w:rsid w:val="00E878DD"/>
    <w:rsid w:val="00E93473"/>
    <w:rsid w:val="00E93791"/>
    <w:rsid w:val="00E94002"/>
    <w:rsid w:val="00E941BA"/>
    <w:rsid w:val="00E9525C"/>
    <w:rsid w:val="00E95F7B"/>
    <w:rsid w:val="00E96D7D"/>
    <w:rsid w:val="00EA11A5"/>
    <w:rsid w:val="00EA6098"/>
    <w:rsid w:val="00EB399B"/>
    <w:rsid w:val="00EC095E"/>
    <w:rsid w:val="00EC24F4"/>
    <w:rsid w:val="00ED4F21"/>
    <w:rsid w:val="00ED5F64"/>
    <w:rsid w:val="00EE067E"/>
    <w:rsid w:val="00EE0A4F"/>
    <w:rsid w:val="00EE2144"/>
    <w:rsid w:val="00EE2B38"/>
    <w:rsid w:val="00EE537F"/>
    <w:rsid w:val="00EE5641"/>
    <w:rsid w:val="00EE58CA"/>
    <w:rsid w:val="00EE7223"/>
    <w:rsid w:val="00EF4AC5"/>
    <w:rsid w:val="00F12015"/>
    <w:rsid w:val="00F12A89"/>
    <w:rsid w:val="00F14820"/>
    <w:rsid w:val="00F14DC1"/>
    <w:rsid w:val="00F16239"/>
    <w:rsid w:val="00F16510"/>
    <w:rsid w:val="00F1736E"/>
    <w:rsid w:val="00F17E9D"/>
    <w:rsid w:val="00F202E5"/>
    <w:rsid w:val="00F20D51"/>
    <w:rsid w:val="00F21273"/>
    <w:rsid w:val="00F24430"/>
    <w:rsid w:val="00F25C8F"/>
    <w:rsid w:val="00F34E07"/>
    <w:rsid w:val="00F377C9"/>
    <w:rsid w:val="00F403E0"/>
    <w:rsid w:val="00F40ABC"/>
    <w:rsid w:val="00F40B65"/>
    <w:rsid w:val="00F43A1F"/>
    <w:rsid w:val="00F442D5"/>
    <w:rsid w:val="00F44E38"/>
    <w:rsid w:val="00F4501F"/>
    <w:rsid w:val="00F568CC"/>
    <w:rsid w:val="00F573CC"/>
    <w:rsid w:val="00F637DA"/>
    <w:rsid w:val="00F6752C"/>
    <w:rsid w:val="00F7177C"/>
    <w:rsid w:val="00F75952"/>
    <w:rsid w:val="00F80A40"/>
    <w:rsid w:val="00F827EE"/>
    <w:rsid w:val="00F82C23"/>
    <w:rsid w:val="00F87DF0"/>
    <w:rsid w:val="00F91275"/>
    <w:rsid w:val="00F9499B"/>
    <w:rsid w:val="00F97E4A"/>
    <w:rsid w:val="00FA0473"/>
    <w:rsid w:val="00FA1244"/>
    <w:rsid w:val="00FA3027"/>
    <w:rsid w:val="00FA3104"/>
    <w:rsid w:val="00FA6AFC"/>
    <w:rsid w:val="00FA7FCD"/>
    <w:rsid w:val="00FB6146"/>
    <w:rsid w:val="00FB65A3"/>
    <w:rsid w:val="00FC0CDD"/>
    <w:rsid w:val="00FC29C6"/>
    <w:rsid w:val="00FC64C7"/>
    <w:rsid w:val="00FC74BF"/>
    <w:rsid w:val="00FD391C"/>
    <w:rsid w:val="00FF216F"/>
    <w:rsid w:val="00FF25CA"/>
    <w:rsid w:val="00FF3328"/>
    <w:rsid w:val="00FF3487"/>
  </w:rsids>
  <m:mathPr>
    <m:mathFont m:val="Cambria Math"/>
    <m:brkBin m:val="before"/>
    <m:brkBinSub m:val="--"/>
    <m:smallFrac m:val="0"/>
    <m:dispDef/>
    <m:lMargin m:val="0"/>
    <m:rMargin m:val="0"/>
    <m:defJc m:val="centerGroup"/>
    <m:wrapIndent m:val="1440"/>
    <m:intLim m:val="subSup"/>
    <m:naryLim m:val="undOvr"/>
  </m:mathPr>
  <w:themeFontLang w:val="en-AM"/>
  <w:clrSchemeMapping w:bg1="light1" w:t1="dark1" w:bg2="light2" w:t2="dark2" w:accent1="accent1" w:accent2="accent2" w:accent3="accent3" w:accent4="accent4" w:accent5="accent5" w:accent6="accent6" w:hyperlink="hyperlink" w:followedHyperlink="followedHyperlink"/>
  <w:decimalSymbol w:val=","/>
  <w:listSeparator w:val=","/>
  <w14:docId w14:val="3581B363"/>
  <w15:chartTrackingRefBased/>
  <w15:docId w15:val="{3069124B-5893-194D-8CE7-DC92439F4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E25"/>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C4E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4E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E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E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E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E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E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E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E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E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4E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E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E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E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E25"/>
    <w:rPr>
      <w:rFonts w:eastAsiaTheme="majorEastAsia" w:cstheme="majorBidi"/>
      <w:color w:val="272727" w:themeColor="text1" w:themeTint="D8"/>
    </w:rPr>
  </w:style>
  <w:style w:type="paragraph" w:styleId="Title">
    <w:name w:val="Title"/>
    <w:basedOn w:val="Normal"/>
    <w:next w:val="Normal"/>
    <w:link w:val="TitleChar"/>
    <w:uiPriority w:val="10"/>
    <w:qFormat/>
    <w:rsid w:val="007C4E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E25"/>
    <w:pPr>
      <w:spacing w:before="160"/>
      <w:jc w:val="center"/>
    </w:pPr>
    <w:rPr>
      <w:i/>
      <w:iCs/>
      <w:color w:val="404040" w:themeColor="text1" w:themeTint="BF"/>
    </w:rPr>
  </w:style>
  <w:style w:type="character" w:customStyle="1" w:styleId="QuoteChar">
    <w:name w:val="Quote Char"/>
    <w:basedOn w:val="DefaultParagraphFont"/>
    <w:link w:val="Quote"/>
    <w:uiPriority w:val="29"/>
    <w:rsid w:val="007C4E25"/>
    <w:rPr>
      <w:i/>
      <w:iCs/>
      <w:color w:val="404040" w:themeColor="text1" w:themeTint="BF"/>
    </w:rPr>
  </w:style>
  <w:style w:type="paragraph" w:styleId="ListParagraph">
    <w:name w:val="List Paragraph"/>
    <w:basedOn w:val="Normal"/>
    <w:uiPriority w:val="34"/>
    <w:qFormat/>
    <w:rsid w:val="007C4E25"/>
    <w:pPr>
      <w:ind w:left="720"/>
      <w:contextualSpacing/>
    </w:pPr>
  </w:style>
  <w:style w:type="character" w:styleId="IntenseEmphasis">
    <w:name w:val="Intense Emphasis"/>
    <w:basedOn w:val="DefaultParagraphFont"/>
    <w:uiPriority w:val="21"/>
    <w:qFormat/>
    <w:rsid w:val="007C4E25"/>
    <w:rPr>
      <w:i/>
      <w:iCs/>
      <w:color w:val="0F4761" w:themeColor="accent1" w:themeShade="BF"/>
    </w:rPr>
  </w:style>
  <w:style w:type="paragraph" w:styleId="IntenseQuote">
    <w:name w:val="Intense Quote"/>
    <w:basedOn w:val="Normal"/>
    <w:next w:val="Normal"/>
    <w:link w:val="IntenseQuoteChar"/>
    <w:uiPriority w:val="30"/>
    <w:qFormat/>
    <w:rsid w:val="007C4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E25"/>
    <w:rPr>
      <w:i/>
      <w:iCs/>
      <w:color w:val="0F4761" w:themeColor="accent1" w:themeShade="BF"/>
    </w:rPr>
  </w:style>
  <w:style w:type="character" w:styleId="IntenseReference">
    <w:name w:val="Intense Reference"/>
    <w:basedOn w:val="DefaultParagraphFont"/>
    <w:uiPriority w:val="32"/>
    <w:qFormat/>
    <w:rsid w:val="007C4E25"/>
    <w:rPr>
      <w:b/>
      <w:bCs/>
      <w:smallCaps/>
      <w:color w:val="0F4761" w:themeColor="accent1" w:themeShade="BF"/>
      <w:spacing w:val="5"/>
    </w:rPr>
  </w:style>
  <w:style w:type="character" w:styleId="Hyperlink">
    <w:name w:val="Hyperlink"/>
    <w:basedOn w:val="DefaultParagraphFont"/>
    <w:uiPriority w:val="99"/>
    <w:unhideWhenUsed/>
    <w:rsid w:val="00CA51C5"/>
    <w:rPr>
      <w:color w:val="467886" w:themeColor="hyperlink"/>
      <w:u w:val="single"/>
    </w:rPr>
  </w:style>
  <w:style w:type="character" w:styleId="FollowedHyperlink">
    <w:name w:val="FollowedHyperlink"/>
    <w:basedOn w:val="DefaultParagraphFont"/>
    <w:uiPriority w:val="99"/>
    <w:semiHidden/>
    <w:unhideWhenUsed/>
    <w:rsid w:val="00B824A5"/>
    <w:rPr>
      <w:color w:val="96607D" w:themeColor="followedHyperlink"/>
      <w:u w:val="single"/>
    </w:rPr>
  </w:style>
  <w:style w:type="character" w:styleId="UnresolvedMention">
    <w:name w:val="Unresolved Mention"/>
    <w:basedOn w:val="DefaultParagraphFont"/>
    <w:uiPriority w:val="99"/>
    <w:semiHidden/>
    <w:unhideWhenUsed/>
    <w:rsid w:val="00BA7F3F"/>
    <w:rPr>
      <w:color w:val="605E5C"/>
      <w:shd w:val="clear" w:color="auto" w:fill="E1DFDD"/>
    </w:rPr>
  </w:style>
  <w:style w:type="character" w:styleId="PlaceholderText">
    <w:name w:val="Placeholder Text"/>
    <w:basedOn w:val="DefaultParagraphFont"/>
    <w:uiPriority w:val="99"/>
    <w:semiHidden/>
    <w:rsid w:val="00531ABC"/>
    <w:rPr>
      <w:color w:val="666666"/>
    </w:rPr>
  </w:style>
  <w:style w:type="table" w:styleId="TableGrid">
    <w:name w:val="Table Grid"/>
    <w:basedOn w:val="TableNormal"/>
    <w:uiPriority w:val="39"/>
    <w:rsid w:val="00B247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github.com/Nikit357/T2T_transposons_evolution/"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www.zotero.org/google-docs/?IJkgyf" TargetMode="External"/><Relationship Id="rId12" Type="http://schemas.openxmlformats.org/officeDocument/2006/relationships/image" Target="media/image4.png"/><Relationship Id="rId17" Type="http://schemas.openxmlformats.org/officeDocument/2006/relationships/hyperlink" Target="https://pubmed.ncbi.nlm.nih.gov/37884999/" TargetMode="External"/><Relationship Id="rId2" Type="http://schemas.openxmlformats.org/officeDocument/2006/relationships/numbering" Target="numbering.xml"/><Relationship Id="rId16" Type="http://schemas.openxmlformats.org/officeDocument/2006/relationships/hyperlink" Target="https://pmc.ncbi.nlm.nih.gov/articles/PMC10483871/"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hyperlink" Target="https://www.zotero.org/google-docs/?RwDwR0"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pmc.ncbi.nlm.nih.gov/articles/PMC11251996/"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google.com/presentation/d/1G5UKZZrDl2wkUc5Z_ipnPASIwSJEpqA9/edit?slide=id.g3d627fdd336_2_120" TargetMode="External"/><Relationship Id="rId14" Type="http://schemas.openxmlformats.org/officeDocument/2006/relationships/hyperlink" Target="https://pubmed.ncbi.nlm.nih.gov/37679543/"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B968CC5-D4A0-F643-94D0-773C05004BDC}"/>
      </w:docPartPr>
      <w:docPartBody>
        <w:p w:rsidR="00093EBA" w:rsidRDefault="002441CB">
          <w:r w:rsidRPr="006B4FE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1CB"/>
    <w:rsid w:val="00084CF1"/>
    <w:rsid w:val="00093EBA"/>
    <w:rsid w:val="000D3DF0"/>
    <w:rsid w:val="001063A3"/>
    <w:rsid w:val="00237C02"/>
    <w:rsid w:val="002441CB"/>
    <w:rsid w:val="003E0D5C"/>
    <w:rsid w:val="005311A6"/>
    <w:rsid w:val="005E0848"/>
    <w:rsid w:val="00681880"/>
    <w:rsid w:val="00693D55"/>
    <w:rsid w:val="00701082"/>
    <w:rsid w:val="00767718"/>
    <w:rsid w:val="00BD6D6E"/>
    <w:rsid w:val="00BF5C40"/>
    <w:rsid w:val="00C123A8"/>
    <w:rsid w:val="00D922A8"/>
    <w:rsid w:val="00E02332"/>
    <w:rsid w:val="00E13A0F"/>
    <w:rsid w:val="00E32DAB"/>
    <w:rsid w:val="00E96D7D"/>
    <w:rsid w:val="00F37B90"/>
    <w:rsid w:val="00F570A3"/>
    <w:rsid w:val="00FA2895"/>
  </w:rsids>
  <m:mathPr>
    <m:mathFont m:val="Cambria Math"/>
    <m:brkBin m:val="before"/>
    <m:brkBinSub m:val="--"/>
    <m:smallFrac m:val="0"/>
    <m:dispDef/>
    <m:lMargin m:val="0"/>
    <m:rMargin m:val="0"/>
    <m:defJc m:val="centerGroup"/>
    <m:wrapIndent m:val="1440"/>
    <m:intLim m:val="subSup"/>
    <m:naryLim m:val="undOvr"/>
  </m:mathPr>
  <w:themeFontLang w:val="en-AM"/>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41C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630A727-5EC3-F840-816A-2D01B113322C}">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1375192545"/>
    <we:property name="MENDELEY_CITATIONS" value="[{&quot;citationID&quot;:&quot;MENDELEY_CITATION_1434854d-41d8-4659-9a4d-49002372ef5e&quot;,&quot;properties&quot;:{&quot;noteIndex&quot;:0},&quot;isEdited&quot;:false,&quot;manualOverride&quot;:{&quot;isManuallyOverridden&quot;:false,&quot;citeprocText&quot;:&quot;[1]&quot;,&quot;manualOverrideText&quot;:&quot;&quot;},&quot;citationTag&quot;:&quot;MENDELEY_CITATION_v3_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&quot;,&quot;citationItems&quot;:[{&quot;id&quot;:&quot;a35b2d45-2bce-3e87-af55-473c151ad864&quot;,&quot;itemData&quot;:{&quot;type&quot;:&quot;article-journal&quot;,&quot;id&quot;:&quot;a35b2d45-2bce-3e87-af55-473c151ad864&quot;,&quot;title&quot;:&quot;Assessing and mitigating batch effects in large-scale omics studies&quot;,&quot;author&quot;:[{&quot;family&quot;:&quot;Yu&quot;,&quot;given&quot;:&quot;Ying&quot;,&quot;parse-names&quot;:false,&quot;dropping-particle&quot;:&quot;&quot;,&quot;non-dropping-particle&quot;:&quot;&quot;},{&quot;family&quot;:&quot;Mai&quot;,&quot;given&quot;:&quot;Yuanbang&quot;,&quot;parse-names&quot;:false,&quot;dropping-particle&quot;:&quot;&quot;,&quot;non-dropping-particle&quot;:&quot;&quot;},{&quot;family&quot;:&quot;Zheng&quot;,&quot;given&quot;:&quot;Yuanting&quot;,&quot;parse-names&quot;:false,&quot;dropping-particle&quot;:&quot;&quot;,&quot;non-dropping-particle&quot;:&quot;&quot;},{&quot;family&quot;:&quot;Shi&quot;,&quot;given&quot;:&quot;Leming&quot;,&quot;parse-names&quot;:false,&quot;dropping-particle&quot;:&quot;&quot;,&quot;non-dropping-particle&quot;:&quot;&quot;}],&quot;container-title&quot;:&quot;Genome Biology&quot;,&quot;container-title-short&quot;:&quot;Genome Biol.&quot;,&quot;accessed&quot;:{&quot;date-parts&quot;:[[2026,6,4]]},&quot;DOI&quot;:&quot;10.1186/S13059-024-03401-9&quot;,&quot;ISSN&quot;:&quot;1474760X&quot;,&quot;PMID&quot;:&quot;39363244&quot;,&quot;URL&quot;:&quot;https://pmc.ncbi.nlm.nih.gov/articles/PMC11447944/&quot;,&quot;issued&quot;:{&quot;date-parts&quot;:[[2024,12,1]]},&quot;page&quot;:&quot;254&quot;,&quot;abstract&quot;:&quot;Batch effects in omics data are notoriously common technical variations unrelated to study objectives, and may result in misleading outcomes if uncorrected, or hinder biomedical discovery if over-corrected. Assessing and mitigating batch effects is crucial for ensuring the reliability and reproducibility of omics data and minimizing the impact of technical variations on biological interpretation. In this review, we highlight the profound negative impact of batch effects and the urgent need to address this challenging problem in large-scale omics studies. We summarize potential sources of batch effects, current progress in evaluating and correcting them, and consortium efforts aiming to tackle them.&quot;,&quot;publisher&quot;:&quot;BioMed Central Ltd&quot;,&quot;issue&quot;:&quot;1&quot;,&quot;volume&quot;:&quot;25&quot;},&quot;isTemporary&quot;:false}]},{&quot;citationID&quot;:&quot;MENDELEY_CITATION_4819f8ee-c808-4375-b91f-75a6f1d25ee6&quot;,&quot;properties&quot;:{&quot;noteIndex&quot;:0},&quot;isEdited&quot;:false,&quot;manualOverride&quot;:{&quot;isManuallyOverridden&quot;:false,&quot;citeprocText&quot;:&quot;[2]&quot;,&quot;manualOverrideText&quot;:&quot;&quot;},&quot;citationTag&quot;:&quot;MENDELEY_CITATION_v3_eyJjaXRhdGlvbklEIjoiTUVOREVMRVlfQ0lUQVRJT05fNDgxOWY4ZWUtYzgwOC00Mzc1LWI5MWYtNzVhNmYxZDI1ZWU2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ID&quot;:&quot;MENDELEY_CITATION_ba3aeb72-0947-4a20-a0e6-d496a500c7ae&quot;,&quot;properties&quot;:{&quot;noteIndex&quot;:0},&quot;isEdited&quot;:false,&quot;manualOverride&quot;:{&quot;isManuallyOverridden&quot;:false,&quot;citeprocText&quot;:&quot;[2]&quot;,&quot;manualOverrideText&quot;:&quot;&quot;},&quot;citationTag&quot;:&quot;MENDELEY_CITATION_v3_eyJjaXRhdGlvbklEIjoiTUVOREVMRVlfQ0lUQVRJT05fYmEzYWViNzItMDk0Ny00YTIwLWEwZTYtZDQ5NmE1MDBjN2Fl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ID&quot;:&quot;MENDELEY_CITATION_a9495370-c79a-470e-9585-b27931b1b7a1&quot;,&quot;properties&quot;:{&quot;noteIndex&quot;:0},&quot;isEdited&quot;:false,&quot;manualOverride&quot;:{&quot;isManuallyOverridden&quot;:false,&quot;citeprocText&quot;:&quot;[2]&quot;,&quot;manualOverrideText&quot;:&quot;&quot;},&quot;citationTag&quot;:&quot;MENDELEY_CITATION_v3_eyJjaXRhdGlvbklEIjoiTUVOREVMRVlfQ0lUQVRJT05fYTk0OTUzNzAtYzc5YS00NzBlLTk1ODUtYjI3OTMxYjFiN2Ex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ID&quot;:&quot;MENDELEY_CITATION_0ecf69eb-19c9-484f-84db-cce5eb2b32e0&quot;,&quot;properties&quot;:{&quot;noteIndex&quot;:0},&quot;isEdited&quot;:false,&quot;manualOverride&quot;:{&quot;isManuallyOverridden&quot;:false,&quot;citeprocText&quot;:&quot;[2]&quot;,&quot;manualOverrideText&quot;:&quot;&quot;},&quot;citationTag&quot;:&quot;MENDELEY_CITATION_v3_eyJjaXRhdGlvbklEIjoiTUVOREVMRVlfQ0lUQVRJT05fMGVjZjY5ZWItMTljOS00ODRmLTg0ZGItY2NlNWViMmIzMmUw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ID&quot;:&quot;MENDELEY_CITATION_5ab8eb3e-4702-42f1-bdac-aa866cda3542&quot;,&quot;properties&quot;:{&quot;noteIndex&quot;:0},&quot;isEdited&quot;:false,&quot;manualOverride&quot;:{&quot;isManuallyOverridden&quot;:false,&quot;citeprocText&quot;:&quot;[3]&quot;,&quot;manualOverrideText&quot;:&quot;&quot;},&quot;citationTag&quot;:&quot;MENDELEY_CITATION_v3_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&quot;,&quot;citationItems&quot;:[{&quot;id&quot;:&quot;82832d96-3a60-3c2d-a00d-a66f9b91c2be&quot;,&quot;itemData&quot;:{&quot;type&quot;:&quot;article-journal&quot;,&quot;id&quot;:&quot;82832d96-3a60-3c2d-a00d-a66f9b91c2be&quot;,&quot;title&quot;:&quot;Bimodality Revisited&quot;,&quot;author&quot;:[{&quot;family&quot;:&quot;Knapp&quot;,&quot;given&quot;:&quot;Thomas R.&quot;,&quot;parse-names&quot;:false,&quot;dropping-particle&quot;:&quot;&quot;,&quot;non-dropping-particle&quot;:&quot;&quot;},{&quot;family&quot;:&quot;Knapp&quot;,&quot;given&quot;:&quot;Thomas R.&quot;,&quot;parse-names&quot;:false,&quot;dropping-particle&quot;:&quot;&quot;,&quot;non-dropping-particle&quot;:&quot;&quot;}],&quot;container-title&quot;:&quot;Journal of Modern Applied Statistical Methods&quot;,&quot;accessed&quot;:{&quot;date-parts&quot;:[[2026,6,14]]},&quot;DOI&quot;:&quot;10.22237/jmasm/1177992120&quot;,&quot;ISSN&quot;:&quot;1538 - 9472&quot;,&quot;URL&quot;:&quot;https://digitalcommons.wayne.edu/jmasm/vol6/iss1/3&quot;,&quot;issued&quot;:{&quot;date-parts&quot;:[[2007,5,1]]},&quot;page&quot;:&quot;3&quot;,&quot;abstract&quot;:&quot;Degree of bimodality is an important feature of a frequency distribution, because it could suggest heterogeneity, such as polarization or two underlying distributions combined into one. The literature contains several measures of bimodality. This article attempts to summarize most of those measures, with their attendant advantages and disadvantages. Copyright © 2007 JMASM, Inc.&quot;,&quot;publisher&quot;:&quot;Wayne State University&quot;,&quot;issue&quot;:&quot;1&quot;,&quot;volume&quot;:&quot;6&quot;,&quot;container-title-short&quot;:&quot;&quot;},&quot;isTemporary&quot;:false}]}]"/>
    <we:property name="MENDELEY_CITATIONS_LOCALE_CODE" value="&quot;en-GB&quot;"/>
    <we:property name="MENDELEY_CITATIONS_STYLE" value="{&quot;id&quot;:&quot;https://www.zotero.org/styles/royal-society-open-science&quot;,&quot;title&quot;:&quot;Royal Society Open Scienc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3E9ACD-C597-F34A-9024-10828672F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2478</TotalTime>
  <Pages>21</Pages>
  <Words>5734</Words>
  <Characters>32687</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Daniil Nikitin</dc:creator>
  <cp:keywords/>
  <dc:description/>
  <cp:lastModifiedBy>Daniil Nikitin</cp:lastModifiedBy>
  <cp:revision>721</cp:revision>
  <dcterms:created xsi:type="dcterms:W3CDTF">2026-05-30T11:40:00Z</dcterms:created>
  <dcterms:modified xsi:type="dcterms:W3CDTF">2026-06-28T07:59:00Z</dcterms:modified>
</cp:coreProperties>
</file>