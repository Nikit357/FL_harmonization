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7B7727" w14:textId="3AF8BE34" w:rsidR="007C4E25" w:rsidRPr="00DC2F15" w:rsidRDefault="00AE33A3" w:rsidP="007C4E25">
      <w:pPr>
        <w:pStyle w:val="Heading1"/>
        <w:spacing w:after="160"/>
        <w:jc w:val="center"/>
        <w:rPr>
          <w:rFonts w:ascii="Segoe UI" w:eastAsia="Times New Roman" w:hAnsi="Segoe UI" w:cs="Segoe UI"/>
          <w:b/>
          <w:bCs/>
          <w:color w:val="000000" w:themeColor="text1"/>
        </w:rPr>
      </w:pPr>
      <w:r w:rsidRPr="00DC2F15">
        <w:rPr>
          <w:rFonts w:ascii="Segoe UI" w:hAnsi="Segoe UI" w:cs="Segoe UI"/>
          <w:color w:val="000000" w:themeColor="text1"/>
        </w:rPr>
        <w:t>B</w:t>
      </w:r>
      <w:r w:rsidR="007C4E25" w:rsidRPr="00DC2F15">
        <w:rPr>
          <w:rFonts w:ascii="Segoe UI" w:hAnsi="Segoe UI" w:cs="Segoe UI"/>
          <w:color w:val="000000" w:themeColor="text1"/>
        </w:rPr>
        <w:t xml:space="preserve">enchmarking of bulk transcriptomic harmonization tools across a multi-platform germinal </w:t>
      </w:r>
      <w:r w:rsidR="0006526F">
        <w:rPr>
          <w:rFonts w:ascii="Segoe UI" w:hAnsi="Segoe UI" w:cs="Segoe UI"/>
          <w:color w:val="000000" w:themeColor="text1"/>
        </w:rPr>
        <w:t>center</w:t>
      </w:r>
      <w:r w:rsidR="007C4E25" w:rsidRPr="00DC2F15">
        <w:rPr>
          <w:rFonts w:ascii="Segoe UI" w:hAnsi="Segoe UI" w:cs="Segoe UI"/>
          <w:color w:val="000000" w:themeColor="text1"/>
        </w:rPr>
        <w:t xml:space="preserve"> B-cell lymphoma cohort identifies </w:t>
      </w:r>
      <w:r w:rsidR="006D5B74" w:rsidRPr="00DC2F15">
        <w:rPr>
          <w:rFonts w:ascii="Segoe UI" w:hAnsi="Segoe UI" w:cs="Segoe UI"/>
          <w:color w:val="000000" w:themeColor="text1"/>
        </w:rPr>
        <w:t>mutual nearest neighbors</w:t>
      </w:r>
      <w:r w:rsidR="007C4E25" w:rsidRPr="00DC2F15">
        <w:rPr>
          <w:rFonts w:ascii="Segoe UI" w:hAnsi="Segoe UI" w:cs="Segoe UI"/>
          <w:color w:val="000000" w:themeColor="text1"/>
        </w:rPr>
        <w:t xml:space="preserve"> and </w:t>
      </w:r>
      <w:r w:rsidR="006D5B74" w:rsidRPr="00DC2F15">
        <w:rPr>
          <w:rFonts w:ascii="Segoe UI" w:hAnsi="Segoe UI" w:cs="Segoe UI"/>
          <w:color w:val="000000" w:themeColor="text1"/>
        </w:rPr>
        <w:t>surrogate variable analysis</w:t>
      </w:r>
      <w:r w:rsidR="007C4E25" w:rsidRPr="00DC2F15">
        <w:rPr>
          <w:rFonts w:ascii="Segoe UI" w:hAnsi="Segoe UI" w:cs="Segoe UI"/>
          <w:color w:val="000000" w:themeColor="text1"/>
        </w:rPr>
        <w:t xml:space="preserve"> as top-performing methods</w:t>
      </w:r>
    </w:p>
    <w:p w14:paraId="4B971877" w14:textId="77777777" w:rsidR="007C4E25" w:rsidRPr="00DC2F15" w:rsidRDefault="007C4E25" w:rsidP="00DC2F15">
      <w:pPr>
        <w:spacing w:line="276" w:lineRule="auto"/>
        <w:rPr>
          <w:rFonts w:ascii="Segoe UI" w:hAnsi="Segoe UI" w:cs="Segoe UI"/>
          <w:sz w:val="22"/>
          <w:szCs w:val="22"/>
        </w:rPr>
      </w:pPr>
    </w:p>
    <w:p w14:paraId="0026AFF3" w14:textId="62611A9B"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Daniil Nikitin</w:t>
      </w:r>
      <w:proofErr w:type="gramStart"/>
      <w:r w:rsidRPr="00DC2F15">
        <w:rPr>
          <w:rFonts w:ascii="Segoe UI" w:hAnsi="Segoe UI" w:cs="Segoe UI"/>
          <w:sz w:val="22"/>
          <w:szCs w:val="22"/>
          <w:vertAlign w:val="superscript"/>
        </w:rPr>
        <w:t>1</w:t>
      </w:r>
      <w:r w:rsidRPr="00DC2F15">
        <w:rPr>
          <w:rFonts w:ascii="Segoe UI" w:hAnsi="Segoe UI" w:cs="Segoe UI"/>
          <w:sz w:val="22"/>
          <w:szCs w:val="22"/>
        </w:rPr>
        <w:t>,*</w:t>
      </w:r>
      <w:proofErr w:type="gramEnd"/>
      <w:r w:rsidRPr="00DC2F15">
        <w:rPr>
          <w:rFonts w:ascii="Segoe UI" w:hAnsi="Segoe UI" w:cs="Segoe UI"/>
          <w:sz w:val="22"/>
          <w:szCs w:val="22"/>
        </w:rPr>
        <w:t xml:space="preserve">, </w:t>
      </w:r>
      <w:r w:rsidR="00664836" w:rsidRPr="00DC2F15">
        <w:rPr>
          <w:rFonts w:ascii="Segoe UI" w:hAnsi="Segoe UI" w:cs="Segoe UI"/>
          <w:sz w:val="22"/>
          <w:szCs w:val="22"/>
          <w:vertAlign w:val="superscript"/>
        </w:rPr>
        <w:t>1</w:t>
      </w:r>
      <w:r w:rsidRPr="00DC2F15">
        <w:rPr>
          <w:rFonts w:ascii="Segoe UI" w:hAnsi="Segoe UI" w:cs="Segoe UI"/>
          <w:sz w:val="22"/>
          <w:szCs w:val="22"/>
        </w:rPr>
        <w:t xml:space="preserve">, Nicolas </w:t>
      </w:r>
      <w:proofErr w:type="gramStart"/>
      <w:r w:rsidRPr="00DC2F15">
        <w:rPr>
          <w:rFonts w:ascii="Segoe UI" w:hAnsi="Segoe UI" w:cs="Segoe UI"/>
          <w:sz w:val="22"/>
          <w:szCs w:val="22"/>
        </w:rPr>
        <w:t>Borisoff</w:t>
      </w:r>
      <w:r w:rsidRPr="00DC2F15">
        <w:rPr>
          <w:rFonts w:ascii="Segoe UI" w:hAnsi="Segoe UI" w:cs="Segoe UI"/>
          <w:color w:val="C00000"/>
          <w:sz w:val="22"/>
          <w:szCs w:val="22"/>
        </w:rPr>
        <w:t>?</w:t>
      </w:r>
      <w:r w:rsidRPr="00DC2F15">
        <w:rPr>
          <w:rFonts w:ascii="Segoe UI" w:hAnsi="Segoe UI" w:cs="Segoe UI"/>
          <w:sz w:val="22"/>
          <w:szCs w:val="22"/>
        </w:rPr>
        <w:t>,</w:t>
      </w:r>
      <w:proofErr w:type="gramEnd"/>
      <w:r w:rsidRPr="00DC2F15">
        <w:rPr>
          <w:rFonts w:ascii="Segoe UI" w:hAnsi="Segoe UI" w:cs="Segoe UI"/>
          <w:sz w:val="22"/>
          <w:szCs w:val="22"/>
        </w:rPr>
        <w:t xml:space="preserve"> Maria </w:t>
      </w:r>
      <w:proofErr w:type="gramStart"/>
      <w:r w:rsidRPr="00DC2F15">
        <w:rPr>
          <w:rFonts w:ascii="Segoe UI" w:hAnsi="Segoe UI" w:cs="Segoe UI"/>
          <w:sz w:val="22"/>
          <w:szCs w:val="22"/>
        </w:rPr>
        <w:t>Savchenko</w:t>
      </w:r>
      <w:r w:rsidRPr="00DC2F15">
        <w:rPr>
          <w:rFonts w:ascii="Segoe UI" w:hAnsi="Segoe UI" w:cs="Segoe UI"/>
          <w:color w:val="C00000"/>
          <w:sz w:val="22"/>
          <w:szCs w:val="22"/>
        </w:rPr>
        <w:t>?</w:t>
      </w:r>
      <w:r w:rsidRPr="00DC2F15">
        <w:rPr>
          <w:rFonts w:ascii="Segoe UI" w:hAnsi="Segoe UI" w:cs="Segoe UI"/>
          <w:sz w:val="22"/>
          <w:szCs w:val="22"/>
        </w:rPr>
        <w:t>,</w:t>
      </w:r>
      <w:proofErr w:type="gramEnd"/>
      <w:r w:rsidRPr="00DC2F15">
        <w:rPr>
          <w:rFonts w:ascii="Segoe UI" w:hAnsi="Segoe UI" w:cs="Segoe UI"/>
          <w:sz w:val="22"/>
          <w:szCs w:val="22"/>
        </w:rPr>
        <w:t xml:space="preserve"> Anatoly </w:t>
      </w:r>
      <w:proofErr w:type="gramStart"/>
      <w:r w:rsidRPr="00DC2F15">
        <w:rPr>
          <w:rFonts w:ascii="Segoe UI" w:hAnsi="Segoe UI" w:cs="Segoe UI"/>
          <w:sz w:val="22"/>
          <w:szCs w:val="22"/>
        </w:rPr>
        <w:t>Bobe</w:t>
      </w:r>
      <w:r w:rsidRPr="00DC2F15">
        <w:rPr>
          <w:rFonts w:ascii="Segoe UI" w:hAnsi="Segoe UI" w:cs="Segoe UI"/>
          <w:color w:val="C00000"/>
          <w:sz w:val="22"/>
          <w:szCs w:val="22"/>
        </w:rPr>
        <w:t>?</w:t>
      </w:r>
      <w:r w:rsidR="00A95223" w:rsidRPr="00DC2F15">
        <w:rPr>
          <w:rFonts w:ascii="Segoe UI" w:hAnsi="Segoe UI" w:cs="Segoe UI"/>
          <w:color w:val="C00000"/>
          <w:sz w:val="22"/>
          <w:szCs w:val="22"/>
        </w:rPr>
        <w:t>,</w:t>
      </w:r>
      <w:proofErr w:type="gramEnd"/>
      <w:r w:rsidR="00A95223" w:rsidRPr="00DC2F15">
        <w:rPr>
          <w:rFonts w:ascii="Segoe UI" w:hAnsi="Segoe UI" w:cs="Segoe UI"/>
          <w:color w:val="C00000"/>
          <w:sz w:val="22"/>
          <w:szCs w:val="22"/>
        </w:rPr>
        <w:t xml:space="preserve"> </w:t>
      </w:r>
      <w:r w:rsidR="00A95223" w:rsidRPr="00DC2F15">
        <w:rPr>
          <w:rFonts w:ascii="Segoe UI" w:hAnsi="Segoe UI" w:cs="Segoe UI"/>
          <w:color w:val="000000" w:themeColor="text1"/>
          <w:sz w:val="22"/>
          <w:szCs w:val="22"/>
        </w:rPr>
        <w:t>Mark Meerson</w:t>
      </w:r>
      <w:r w:rsidR="00A13779" w:rsidRPr="00DC2F15">
        <w:rPr>
          <w:rFonts w:ascii="Segoe UI" w:hAnsi="Segoe UI" w:cs="Segoe UI"/>
          <w:color w:val="000000" w:themeColor="text1"/>
          <w:sz w:val="22"/>
          <w:szCs w:val="22"/>
        </w:rPr>
        <w:t>, Phoenix</w:t>
      </w:r>
      <w:r w:rsidR="00F43ED8" w:rsidRPr="00F43ED8">
        <w:rPr>
          <w:rFonts w:ascii="Segoe UI" w:hAnsi="Segoe UI" w:cs="Segoe UI"/>
          <w:color w:val="000000" w:themeColor="text1"/>
          <w:sz w:val="22"/>
          <w:szCs w:val="22"/>
        </w:rPr>
        <w:t xml:space="preserve"> (</w:t>
      </w:r>
      <w:r w:rsidR="00F43ED8">
        <w:rPr>
          <w:rFonts w:ascii="Segoe UI" w:hAnsi="Segoe UI" w:cs="Segoe UI"/>
          <w:color w:val="000000" w:themeColor="text1"/>
          <w:sz w:val="22"/>
          <w:szCs w:val="22"/>
          <w:lang w:val="ru-RU"/>
        </w:rPr>
        <w:t>А</w:t>
      </w:r>
      <w:r w:rsidR="00A727D2">
        <w:rPr>
          <w:rFonts w:ascii="Segoe UI" w:hAnsi="Segoe UI" w:cs="Segoe UI"/>
          <w:color w:val="000000" w:themeColor="text1"/>
          <w:sz w:val="22"/>
          <w:szCs w:val="22"/>
          <w:lang w:val="ru-RU"/>
        </w:rPr>
        <w:t>ндрея</w:t>
      </w:r>
      <w:r w:rsidR="00A727D2" w:rsidRPr="00A727D2">
        <w:rPr>
          <w:rFonts w:ascii="Segoe UI" w:hAnsi="Segoe UI" w:cs="Segoe UI"/>
          <w:color w:val="000000" w:themeColor="text1"/>
          <w:sz w:val="22"/>
          <w:szCs w:val="22"/>
        </w:rPr>
        <w:t xml:space="preserve"> </w:t>
      </w:r>
      <w:r w:rsidR="00A727D2">
        <w:rPr>
          <w:rFonts w:ascii="Segoe UI" w:hAnsi="Segoe UI" w:cs="Segoe UI"/>
          <w:color w:val="000000" w:themeColor="text1"/>
          <w:sz w:val="22"/>
          <w:szCs w:val="22"/>
          <w:lang w:val="ru-RU"/>
        </w:rPr>
        <w:t>Кравца</w:t>
      </w:r>
      <w:r w:rsidR="00A727D2" w:rsidRPr="00A727D2">
        <w:rPr>
          <w:rFonts w:ascii="Segoe UI" w:hAnsi="Segoe UI" w:cs="Segoe UI"/>
          <w:color w:val="000000" w:themeColor="text1"/>
          <w:sz w:val="22"/>
          <w:szCs w:val="22"/>
        </w:rPr>
        <w:t xml:space="preserve"> </w:t>
      </w:r>
      <w:r w:rsidR="00A727D2">
        <w:rPr>
          <w:rFonts w:ascii="Segoe UI" w:hAnsi="Segoe UI" w:cs="Segoe UI"/>
          <w:color w:val="000000" w:themeColor="text1"/>
          <w:sz w:val="22"/>
          <w:szCs w:val="22"/>
          <w:lang w:val="ru-RU"/>
        </w:rPr>
        <w:t>еще</w:t>
      </w:r>
      <w:r w:rsidR="00A727D2" w:rsidRPr="00A727D2">
        <w:rPr>
          <w:rFonts w:ascii="Segoe UI" w:hAnsi="Segoe UI" w:cs="Segoe UI"/>
          <w:color w:val="000000" w:themeColor="text1"/>
          <w:sz w:val="22"/>
          <w:szCs w:val="22"/>
        </w:rPr>
        <w:t xml:space="preserve"> </w:t>
      </w:r>
      <w:r w:rsidR="00A727D2">
        <w:rPr>
          <w:rFonts w:ascii="Segoe UI" w:hAnsi="Segoe UI" w:cs="Segoe UI"/>
          <w:color w:val="000000" w:themeColor="text1"/>
          <w:sz w:val="22"/>
          <w:szCs w:val="22"/>
          <w:lang w:val="ru-RU"/>
        </w:rPr>
        <w:t>добавить</w:t>
      </w:r>
      <w:proofErr w:type="gramStart"/>
      <w:r w:rsidR="00A727D2" w:rsidRPr="00A727D2">
        <w:rPr>
          <w:rFonts w:ascii="Segoe UI" w:hAnsi="Segoe UI" w:cs="Segoe UI"/>
          <w:color w:val="000000" w:themeColor="text1"/>
          <w:sz w:val="22"/>
          <w:szCs w:val="22"/>
        </w:rPr>
        <w:t>)</w:t>
      </w:r>
      <w:r w:rsidR="00A13779" w:rsidRPr="00DC2F15">
        <w:rPr>
          <w:rFonts w:ascii="Segoe UI" w:hAnsi="Segoe UI" w:cs="Segoe UI"/>
          <w:color w:val="000000" w:themeColor="text1"/>
          <w:sz w:val="22"/>
          <w:szCs w:val="22"/>
        </w:rPr>
        <w:t>?,</w:t>
      </w:r>
      <w:proofErr w:type="gramEnd"/>
      <w:r w:rsidRPr="00DC2F15">
        <w:rPr>
          <w:rFonts w:ascii="Segoe UI" w:hAnsi="Segoe UI" w:cs="Segoe UI"/>
          <w:color w:val="000000" w:themeColor="text1"/>
          <w:sz w:val="22"/>
          <w:szCs w:val="22"/>
        </w:rPr>
        <w:t xml:space="preserve"> </w:t>
      </w:r>
      <w:r w:rsidRPr="00DC2F15">
        <w:rPr>
          <w:rFonts w:ascii="Segoe UI" w:hAnsi="Segoe UI" w:cs="Segoe UI"/>
          <w:sz w:val="22"/>
          <w:szCs w:val="22"/>
        </w:rPr>
        <w:t xml:space="preserve">and Alexandr </w:t>
      </w:r>
      <w:proofErr w:type="gramStart"/>
      <w:r w:rsidRPr="00DC2F15">
        <w:rPr>
          <w:rFonts w:ascii="Segoe UI" w:hAnsi="Segoe UI" w:cs="Segoe UI"/>
          <w:sz w:val="22"/>
          <w:szCs w:val="22"/>
        </w:rPr>
        <w:t>Bagaev</w:t>
      </w:r>
      <w:r w:rsidRPr="00DC2F15">
        <w:rPr>
          <w:rFonts w:ascii="Segoe UI" w:hAnsi="Segoe UI" w:cs="Segoe UI"/>
          <w:color w:val="C00000"/>
          <w:sz w:val="22"/>
          <w:szCs w:val="22"/>
        </w:rPr>
        <w:t>?</w:t>
      </w:r>
      <w:r w:rsidR="00332807">
        <w:rPr>
          <w:rFonts w:ascii="Segoe UI" w:hAnsi="Segoe UI" w:cs="Segoe UI"/>
          <w:color w:val="C00000"/>
          <w:sz w:val="22"/>
          <w:szCs w:val="22"/>
        </w:rPr>
        <w:t>,</w:t>
      </w:r>
      <w:proofErr w:type="gramEnd"/>
      <w:r w:rsidR="00332807">
        <w:rPr>
          <w:rFonts w:ascii="Segoe UI" w:hAnsi="Segoe UI" w:cs="Segoe UI"/>
          <w:color w:val="C00000"/>
          <w:sz w:val="22"/>
          <w:szCs w:val="22"/>
        </w:rPr>
        <w:t xml:space="preserve"> </w:t>
      </w:r>
      <w:r w:rsidR="00332807" w:rsidRPr="00DC2F15">
        <w:rPr>
          <w:rFonts w:ascii="Segoe UI" w:hAnsi="Segoe UI" w:cs="Segoe UI"/>
          <w:sz w:val="22"/>
          <w:szCs w:val="22"/>
        </w:rPr>
        <w:t>Arsen Arakelyan</w:t>
      </w:r>
    </w:p>
    <w:p w14:paraId="6738A7C2" w14:textId="77777777" w:rsidR="006D1C97" w:rsidRDefault="00A21EFD" w:rsidP="00DC2F15">
      <w:pPr>
        <w:spacing w:line="276" w:lineRule="auto"/>
        <w:rPr>
          <w:rFonts w:ascii="Segoe UI" w:hAnsi="Segoe UI" w:cs="Segoe UI"/>
          <w:i/>
          <w:color w:val="C00000"/>
          <w:sz w:val="22"/>
          <w:szCs w:val="22"/>
        </w:rPr>
      </w:pPr>
      <w:r w:rsidRPr="00DC2F15">
        <w:rPr>
          <w:rFonts w:ascii="Segoe UI" w:hAnsi="Segoe UI" w:cs="Segoe UI"/>
          <w:b/>
          <w:i/>
          <w:color w:val="C00000"/>
          <w:sz w:val="22"/>
          <w:szCs w:val="22"/>
        </w:rPr>
        <w:t xml:space="preserve">[NAR EDITOR NOTE] </w:t>
      </w:r>
      <w:r w:rsidRPr="00DC2F15">
        <w:rPr>
          <w:rFonts w:ascii="Segoe UI" w:hAnsi="Segoe UI" w:cs="Segoe UI"/>
          <w:i/>
          <w:color w:val="C00000"/>
          <w:sz w:val="22"/>
          <w:szCs w:val="22"/>
        </w:rPr>
        <w:t xml:space="preserve">Author byline reformatted to NAR style ('Authors:' prefix removed). Assign a superscript affiliation number to EVERY author (only author 1 is currently keyed) and confirm the author list — the trailing '?' marks unconfirmed authors/order in the draft. Provide an ORCID </w:t>
      </w:r>
      <w:proofErr w:type="spellStart"/>
      <w:r w:rsidRPr="00DC2F15">
        <w:rPr>
          <w:rFonts w:ascii="Segoe UI" w:hAnsi="Segoe UI" w:cs="Segoe UI"/>
          <w:i/>
          <w:color w:val="C00000"/>
          <w:sz w:val="22"/>
          <w:szCs w:val="22"/>
        </w:rPr>
        <w:t>iD</w:t>
      </w:r>
      <w:proofErr w:type="spellEnd"/>
      <w:r w:rsidRPr="00DC2F15">
        <w:rPr>
          <w:rFonts w:ascii="Segoe UI" w:hAnsi="Segoe UI" w:cs="Segoe UI"/>
          <w:i/>
          <w:color w:val="C00000"/>
          <w:sz w:val="22"/>
          <w:szCs w:val="22"/>
        </w:rPr>
        <w:t xml:space="preserve"> for the submitting author (mandatory) and, where possible, for all authors. Mark any joint first/last authors with a dagger (†) and add the '† contributed equally' footnote. Maximum three corresponding authors, each marked with an asterisk.</w:t>
      </w:r>
    </w:p>
    <w:p w14:paraId="4D2EF75A" w14:textId="6F4B90C4" w:rsidR="0055160E" w:rsidRPr="0025637A" w:rsidRDefault="0055160E" w:rsidP="00DC2F15">
      <w:pPr>
        <w:spacing w:line="276" w:lineRule="auto"/>
        <w:rPr>
          <w:rFonts w:ascii="Segoe UI" w:hAnsi="Segoe UI" w:cs="Segoe UI"/>
          <w:sz w:val="22"/>
          <w:szCs w:val="22"/>
        </w:rPr>
      </w:pPr>
      <w:r>
        <w:rPr>
          <w:rFonts w:ascii="Segoe UI" w:hAnsi="Segoe UI" w:cs="Segoe UI"/>
          <w:i/>
          <w:color w:val="C00000"/>
          <w:sz w:val="22"/>
          <w:szCs w:val="22"/>
          <w:lang w:val="ru-RU"/>
        </w:rPr>
        <w:t>Отправить</w:t>
      </w:r>
      <w:r w:rsidRPr="00C624BC">
        <w:rPr>
          <w:rFonts w:ascii="Segoe UI" w:hAnsi="Segoe UI" w:cs="Segoe UI"/>
          <w:i/>
          <w:color w:val="C00000"/>
          <w:sz w:val="22"/>
          <w:szCs w:val="22"/>
        </w:rPr>
        <w:t xml:space="preserve"> </w:t>
      </w:r>
      <w:r>
        <w:rPr>
          <w:rFonts w:ascii="Segoe UI" w:hAnsi="Segoe UI" w:cs="Segoe UI"/>
          <w:i/>
          <w:color w:val="C00000"/>
          <w:sz w:val="22"/>
          <w:szCs w:val="22"/>
          <w:lang w:val="ru-RU"/>
        </w:rPr>
        <w:t>Саше</w:t>
      </w:r>
      <w:r w:rsidRPr="00C624BC">
        <w:rPr>
          <w:rFonts w:ascii="Segoe UI" w:hAnsi="Segoe UI" w:cs="Segoe UI"/>
          <w:i/>
          <w:color w:val="C00000"/>
          <w:sz w:val="22"/>
          <w:szCs w:val="22"/>
        </w:rPr>
        <w:t xml:space="preserve"> </w:t>
      </w:r>
      <w:r>
        <w:rPr>
          <w:rFonts w:ascii="Segoe UI" w:hAnsi="Segoe UI" w:cs="Segoe UI"/>
          <w:i/>
          <w:color w:val="C00000"/>
          <w:sz w:val="22"/>
          <w:szCs w:val="22"/>
          <w:lang w:val="ru-RU"/>
        </w:rPr>
        <w:t>Зайцеву</w:t>
      </w:r>
      <w:r w:rsidR="00F43ED8" w:rsidRPr="00C624BC">
        <w:rPr>
          <w:rFonts w:ascii="Segoe UI" w:hAnsi="Segoe UI" w:cs="Segoe UI"/>
          <w:i/>
          <w:color w:val="C00000"/>
          <w:sz w:val="22"/>
          <w:szCs w:val="22"/>
        </w:rPr>
        <w:t xml:space="preserve"> </w:t>
      </w:r>
      <w:r w:rsidR="00F43ED8">
        <w:rPr>
          <w:rFonts w:ascii="Segoe UI" w:hAnsi="Segoe UI" w:cs="Segoe UI"/>
          <w:i/>
          <w:color w:val="C00000"/>
          <w:sz w:val="22"/>
          <w:szCs w:val="22"/>
          <w:lang w:val="ru-RU"/>
        </w:rPr>
        <w:t>на</w:t>
      </w:r>
      <w:r w:rsidR="00F43ED8" w:rsidRPr="00C624BC">
        <w:rPr>
          <w:rFonts w:ascii="Segoe UI" w:hAnsi="Segoe UI" w:cs="Segoe UI"/>
          <w:i/>
          <w:color w:val="C00000"/>
          <w:sz w:val="22"/>
          <w:szCs w:val="22"/>
        </w:rPr>
        <w:t xml:space="preserve"> </w:t>
      </w:r>
      <w:r w:rsidR="00F43ED8">
        <w:rPr>
          <w:rFonts w:ascii="Segoe UI" w:hAnsi="Segoe UI" w:cs="Segoe UI"/>
          <w:i/>
          <w:color w:val="C00000"/>
          <w:sz w:val="22"/>
          <w:szCs w:val="22"/>
          <w:lang w:val="ru-RU"/>
        </w:rPr>
        <w:t>рецензию</w:t>
      </w:r>
      <w:r w:rsidR="00F43ED8" w:rsidRPr="00C624BC">
        <w:rPr>
          <w:rFonts w:ascii="Segoe UI" w:hAnsi="Segoe UI" w:cs="Segoe UI"/>
          <w:i/>
          <w:color w:val="C00000"/>
          <w:sz w:val="22"/>
          <w:szCs w:val="22"/>
        </w:rPr>
        <w:t>!</w:t>
      </w:r>
      <w:r w:rsidR="00031D58" w:rsidRPr="00C624BC">
        <w:rPr>
          <w:rFonts w:ascii="Segoe UI" w:hAnsi="Segoe UI" w:cs="Segoe UI"/>
          <w:i/>
          <w:color w:val="C00000"/>
          <w:sz w:val="22"/>
          <w:szCs w:val="22"/>
        </w:rPr>
        <w:t xml:space="preserve"> </w:t>
      </w:r>
      <w:proofErr w:type="spellStart"/>
      <w:r w:rsidR="00031D58">
        <w:rPr>
          <w:rFonts w:ascii="Segoe UI" w:hAnsi="Segoe UI" w:cs="Segoe UI"/>
          <w:i/>
          <w:color w:val="C00000"/>
          <w:sz w:val="22"/>
          <w:szCs w:val="22"/>
          <w:lang w:val="ru-RU"/>
        </w:rPr>
        <w:t>Аффиляции</w:t>
      </w:r>
      <w:proofErr w:type="spellEnd"/>
      <w:r w:rsidR="00031D58">
        <w:rPr>
          <w:rFonts w:ascii="Segoe UI" w:hAnsi="Segoe UI" w:cs="Segoe UI"/>
          <w:i/>
          <w:color w:val="C00000"/>
          <w:sz w:val="22"/>
          <w:szCs w:val="22"/>
          <w:lang w:val="ru-RU"/>
        </w:rPr>
        <w:t xml:space="preserve"> БГ можно.</w:t>
      </w:r>
      <w:r w:rsidR="00F24D87" w:rsidRPr="00A41EA5">
        <w:rPr>
          <w:rFonts w:ascii="Segoe UI" w:hAnsi="Segoe UI" w:cs="Segoe UI"/>
          <w:i/>
          <w:color w:val="C00000"/>
          <w:sz w:val="22"/>
          <w:szCs w:val="22"/>
          <w:lang w:val="ru-RU"/>
        </w:rPr>
        <w:t xml:space="preserve"> </w:t>
      </w:r>
      <w:r w:rsidR="0011076A">
        <w:rPr>
          <w:rFonts w:ascii="Segoe UI" w:hAnsi="Segoe UI" w:cs="Segoe UI"/>
          <w:i/>
          <w:color w:val="C00000"/>
          <w:sz w:val="22"/>
          <w:szCs w:val="22"/>
          <w:lang w:val="ru-RU"/>
        </w:rPr>
        <w:t xml:space="preserve">Прислать Саше список когорт на </w:t>
      </w:r>
      <w:proofErr w:type="spellStart"/>
      <w:r w:rsidR="0011076A">
        <w:rPr>
          <w:rFonts w:ascii="Segoe UI" w:hAnsi="Segoe UI" w:cs="Segoe UI"/>
          <w:i/>
          <w:color w:val="C00000"/>
          <w:sz w:val="22"/>
          <w:szCs w:val="22"/>
          <w:lang w:val="ru-RU"/>
        </w:rPr>
        <w:t>апрув</w:t>
      </w:r>
      <w:proofErr w:type="spellEnd"/>
      <w:r w:rsidR="0011076A">
        <w:rPr>
          <w:rFonts w:ascii="Segoe UI" w:hAnsi="Segoe UI" w:cs="Segoe UI"/>
          <w:i/>
          <w:color w:val="C00000"/>
          <w:sz w:val="22"/>
          <w:szCs w:val="22"/>
          <w:lang w:val="ru-RU"/>
        </w:rPr>
        <w:t xml:space="preserve"> публикации.</w:t>
      </w:r>
      <w:r w:rsidR="000E416A">
        <w:rPr>
          <w:rFonts w:ascii="Segoe UI" w:hAnsi="Segoe UI" w:cs="Segoe UI"/>
          <w:i/>
          <w:color w:val="C00000"/>
          <w:sz w:val="22"/>
          <w:szCs w:val="22"/>
          <w:lang w:val="ru-RU"/>
        </w:rPr>
        <w:t xml:space="preserve"> Там</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не</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все</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можно</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публиковать</w:t>
      </w:r>
      <w:r w:rsidR="000E416A" w:rsidRPr="00C624BC">
        <w:rPr>
          <w:rFonts w:ascii="Segoe UI" w:hAnsi="Segoe UI" w:cs="Segoe UI"/>
          <w:i/>
          <w:color w:val="C00000"/>
          <w:sz w:val="22"/>
          <w:szCs w:val="22"/>
        </w:rPr>
        <w:t>.</w:t>
      </w:r>
    </w:p>
    <w:p w14:paraId="5257E5E6" w14:textId="77777777" w:rsidR="007C4E25" w:rsidRPr="00C624BC" w:rsidRDefault="007C4E25" w:rsidP="00DC2F15">
      <w:pPr>
        <w:spacing w:line="276" w:lineRule="auto"/>
        <w:rPr>
          <w:rFonts w:ascii="Segoe UI" w:hAnsi="Segoe UI" w:cs="Segoe UI"/>
          <w:sz w:val="22"/>
          <w:szCs w:val="22"/>
          <w:vertAlign w:val="superscript"/>
        </w:rPr>
      </w:pPr>
    </w:p>
    <w:p w14:paraId="111B8C23" w14:textId="77777777" w:rsidR="007C4E25" w:rsidRPr="00DC2F15" w:rsidRDefault="007C4E25" w:rsidP="00DC2F15">
      <w:pPr>
        <w:spacing w:line="276" w:lineRule="auto"/>
        <w:rPr>
          <w:rFonts w:ascii="Segoe UI" w:hAnsi="Segoe UI" w:cs="Segoe UI"/>
          <w:b/>
          <w:bCs/>
          <w:sz w:val="22"/>
          <w:szCs w:val="22"/>
        </w:rPr>
      </w:pPr>
      <w:r w:rsidRPr="00DC2F15">
        <w:rPr>
          <w:rFonts w:ascii="Segoe UI" w:hAnsi="Segoe UI" w:cs="Segoe UI"/>
          <w:b/>
          <w:bCs/>
          <w:sz w:val="22"/>
          <w:szCs w:val="22"/>
        </w:rPr>
        <w:t>Affiliation:</w:t>
      </w:r>
    </w:p>
    <w:p w14:paraId="68DBDD8C" w14:textId="6B3D2B26" w:rsidR="007C4E25" w:rsidRPr="00DC2F15" w:rsidRDefault="007C4E25" w:rsidP="00DC2F15">
      <w:pPr>
        <w:spacing w:line="276" w:lineRule="auto"/>
        <w:rPr>
          <w:rFonts w:ascii="Segoe UI" w:hAnsi="Segoe UI" w:cs="Segoe UI"/>
          <w:sz w:val="22"/>
          <w:szCs w:val="22"/>
        </w:rPr>
      </w:pPr>
      <w:r w:rsidRPr="00DC2F15">
        <w:rPr>
          <w:rFonts w:ascii="Segoe UI" w:hAnsi="Segoe UI" w:cs="Segoe UI"/>
          <w:sz w:val="22"/>
          <w:szCs w:val="22"/>
        </w:rPr>
        <w:t>Institute of Molecular Biology, National Academy of Science of the Republic of Armenia</w:t>
      </w:r>
      <w:r w:rsidR="00952A96" w:rsidRPr="00DC2F15">
        <w:rPr>
          <w:rFonts w:ascii="Segoe UI" w:hAnsi="Segoe UI" w:cs="Segoe UI"/>
          <w:sz w:val="22"/>
          <w:szCs w:val="22"/>
        </w:rPr>
        <w:t>, Yerevan, Armenia</w:t>
      </w:r>
      <w:r w:rsidR="00B95107" w:rsidRPr="00DC2F15">
        <w:rPr>
          <w:rFonts w:ascii="Segoe UI" w:hAnsi="Segoe UI" w:cs="Segoe UI"/>
          <w:sz w:val="22"/>
          <w:szCs w:val="22"/>
        </w:rPr>
        <w:t>,</w:t>
      </w:r>
      <w:r w:rsidR="00E93866" w:rsidRPr="00DC2F15">
        <w:rPr>
          <w:rFonts w:ascii="Segoe UI" w:hAnsi="Segoe UI" w:cs="Segoe UI"/>
          <w:sz w:val="22"/>
          <w:szCs w:val="22"/>
        </w:rPr>
        <w:t xml:space="preserve"> 0014</w:t>
      </w:r>
    </w:p>
    <w:p w14:paraId="0388BD4F" w14:textId="186FF6F4" w:rsidR="006D1C97"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[NAR EDITOR NOTE] </w:t>
      </w:r>
      <w:r w:rsidRPr="00DC2F15">
        <w:rPr>
          <w:rFonts w:ascii="Segoe UI" w:hAnsi="Segoe UI" w:cs="Segoe UI"/>
          <w:i/>
          <w:color w:val="C00000"/>
          <w:sz w:val="22"/>
          <w:szCs w:val="22"/>
        </w:rPr>
        <w:t xml:space="preserve">Only one affiliation is listed. Provide a numbered affiliation for every author in the format 'n Department, Institution, Town, State, Postcode, Country', keyed to the superscripts in the byline. Add ORCID </w:t>
      </w:r>
      <w:r w:rsidR="00B07D68">
        <w:rPr>
          <w:rFonts w:ascii="Segoe UI" w:hAnsi="Segoe UI" w:cs="Segoe UI"/>
          <w:i/>
          <w:color w:val="C00000"/>
          <w:sz w:val="22"/>
          <w:szCs w:val="22"/>
        </w:rPr>
        <w:t>I</w:t>
      </w:r>
      <w:r w:rsidRPr="00DC2F15">
        <w:rPr>
          <w:rFonts w:ascii="Segoe UI" w:hAnsi="Segoe UI" w:cs="Segoe UI"/>
          <w:i/>
          <w:color w:val="C00000"/>
          <w:sz w:val="22"/>
          <w:szCs w:val="22"/>
        </w:rPr>
        <w:t>Ds here or in the submission system.</w:t>
      </w:r>
    </w:p>
    <w:p w14:paraId="55CF44F6" w14:textId="77777777" w:rsidR="007C4E25" w:rsidRPr="00DC2F15" w:rsidRDefault="007C4E25" w:rsidP="00DC2F15">
      <w:pPr>
        <w:spacing w:line="276" w:lineRule="auto"/>
        <w:rPr>
          <w:rFonts w:ascii="Segoe UI" w:hAnsi="Segoe UI" w:cs="Segoe UI"/>
          <w:sz w:val="22"/>
          <w:szCs w:val="22"/>
        </w:rPr>
      </w:pPr>
    </w:p>
    <w:p w14:paraId="0B9569F0" w14:textId="521DF4D8" w:rsidR="007C4E25" w:rsidRPr="00DC2F15" w:rsidRDefault="007C4E25" w:rsidP="00DC2F15">
      <w:pPr>
        <w:spacing w:line="276" w:lineRule="auto"/>
        <w:rPr>
          <w:rFonts w:ascii="Segoe UI" w:hAnsi="Segoe UI" w:cs="Segoe UI"/>
          <w:sz w:val="22"/>
          <w:szCs w:val="22"/>
        </w:rPr>
      </w:pPr>
      <w:r w:rsidRPr="00DC2F15">
        <w:rPr>
          <w:rFonts w:ascii="Segoe UI" w:hAnsi="Segoe UI" w:cs="Segoe UI"/>
          <w:sz w:val="22"/>
          <w:szCs w:val="22"/>
        </w:rPr>
        <w:t>*To whom correspondence should be addressed. Email: danya.nikitin.orel@gmail.com</w:t>
      </w:r>
    </w:p>
    <w:p w14:paraId="5CE0B336" w14:textId="6C07DDE2" w:rsidR="000A7947" w:rsidRPr="00DC2F15" w:rsidRDefault="00A21EFD" w:rsidP="00DC2F15">
      <w:pPr>
        <w:pStyle w:val="Heading1"/>
        <w:spacing w:line="276" w:lineRule="auto"/>
        <w:jc w:val="center"/>
        <w:rPr>
          <w:rFonts w:ascii="Segoe UI" w:hAnsi="Segoe UI" w:cs="Segoe UI"/>
          <w:sz w:val="22"/>
          <w:szCs w:val="22"/>
        </w:rPr>
      </w:pPr>
      <w:r w:rsidRPr="00DC2F15">
        <w:rPr>
          <w:rFonts w:ascii="Segoe UI" w:hAnsi="Segoe UI" w:cs="Segoe UI"/>
          <w:b/>
          <w:bCs/>
          <w:color w:val="000000" w:themeColor="text1"/>
          <w:sz w:val="22"/>
          <w:szCs w:val="22"/>
        </w:rPr>
        <w:lastRenderedPageBreak/>
        <w:t>GRAPHICAL ABSTRACT</w:t>
      </w:r>
      <w:r w:rsidR="00326BF3" w:rsidRPr="00DC2F15">
        <w:rPr>
          <w:rFonts w:ascii="Segoe UI" w:eastAsia="Times New Roman" w:hAnsi="Segoe UI" w:cs="Segoe UI"/>
          <w:b/>
          <w:i/>
          <w:noProof/>
          <w:color w:val="C00000"/>
          <w:sz w:val="22"/>
          <w:szCs w:val="22"/>
        </w:rPr>
        <w:drawing>
          <wp:inline distT="0" distB="0" distL="0" distR="0" wp14:anchorId="0714469B" wp14:editId="3FA48AF8">
            <wp:extent cx="5943600" cy="2287905"/>
            <wp:effectExtent l="0" t="0" r="0" b="0"/>
            <wp:docPr id="198676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5606" name=""/>
                    <pic:cNvPicPr/>
                  </pic:nvPicPr>
                  <pic:blipFill>
                    <a:blip r:embed="rId8"/>
                    <a:stretch>
                      <a:fillRect/>
                    </a:stretch>
                  </pic:blipFill>
                  <pic:spPr>
                    <a:xfrm>
                      <a:off x="0" y="0"/>
                      <a:ext cx="5943600" cy="2287905"/>
                    </a:xfrm>
                    <a:prstGeom prst="rect">
                      <a:avLst/>
                    </a:prstGeom>
                  </pic:spPr>
                </pic:pic>
              </a:graphicData>
            </a:graphic>
          </wp:inline>
        </w:drawing>
      </w:r>
    </w:p>
    <w:p w14:paraId="5EA4D3A5" w14:textId="3751FECC" w:rsidR="00D525DA" w:rsidRPr="00BF74E6" w:rsidRDefault="007C4E25" w:rsidP="00BF74E6">
      <w:pPr>
        <w:pStyle w:val="Heading1"/>
        <w:spacing w:after="160" w:line="276" w:lineRule="auto"/>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ABSTRACT</w:t>
      </w:r>
    </w:p>
    <w:p w14:paraId="3C201DD7" w14:textId="4F6D023E"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Cross-platform harmonization of bulk transcriptomic datasets remains a fundamental challenge for developing cancer biomarkers because </w:t>
      </w:r>
      <w:r w:rsidR="00FC3CEA" w:rsidRPr="00DC2F15">
        <w:rPr>
          <w:rFonts w:ascii="Segoe UI" w:hAnsi="Segoe UI" w:cs="Segoe UI"/>
          <w:sz w:val="22"/>
          <w:szCs w:val="22"/>
        </w:rPr>
        <w:t xml:space="preserve">of persistent </w:t>
      </w:r>
      <w:r w:rsidRPr="00DC2F15">
        <w:rPr>
          <w:rFonts w:ascii="Segoe UI" w:hAnsi="Segoe UI" w:cs="Segoe UI"/>
          <w:sz w:val="22"/>
          <w:szCs w:val="22"/>
        </w:rPr>
        <w:t xml:space="preserve">unresolved batch effects. Most harmonization tools are benchmarked on datasets with large inter-group biological differences (for example TCGA tumor types), whereas actionable biomarker mining requires preserving subtle transcriptional distinctions between closely related diagnoses. Here we present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a benchmarking pipeline that evaluates the full cross-product of 14 batch-removal strategies, 3 imputation methods, 31 harmonization algorithms and 2 post-removal conditions across 7,174 samples from 88 germinal-</w:t>
      </w:r>
      <w:r w:rsidR="0006526F">
        <w:rPr>
          <w:rFonts w:ascii="Segoe UI" w:hAnsi="Segoe UI" w:cs="Segoe UI"/>
          <w:sz w:val="22"/>
          <w:szCs w:val="22"/>
        </w:rPr>
        <w:t>center</w:t>
      </w:r>
      <w:r w:rsidRPr="00DC2F15">
        <w:rPr>
          <w:rFonts w:ascii="Segoe UI" w:hAnsi="Segoe UI" w:cs="Segoe UI"/>
          <w:sz w:val="22"/>
          <w:szCs w:val="22"/>
        </w:rPr>
        <w:t xml:space="preserve"> B-cell lymphoma cohorts spanning four transcriptomic platforms. Scoring 87 quality metrics across 2,234 harmonization </w:t>
      </w:r>
      <w:r w:rsidR="001E1837" w:rsidRPr="00DC2F15">
        <w:rPr>
          <w:rFonts w:ascii="Segoe UI" w:hAnsi="Segoe UI" w:cs="Segoe UI"/>
          <w:sz w:val="22"/>
          <w:szCs w:val="22"/>
        </w:rPr>
        <w:t>approaches</w:t>
      </w:r>
      <w:r w:rsidRPr="00DC2F15">
        <w:rPr>
          <w:rFonts w:ascii="Segoe UI" w:hAnsi="Segoe UI" w:cs="Segoe UI"/>
          <w:sz w:val="22"/>
          <w:szCs w:val="22"/>
        </w:rPr>
        <w:t>, we show that method choice (</w:t>
      </w:r>
      <w:r w:rsidR="00AE6BB0" w:rsidRPr="00DC2F15">
        <w:rPr>
          <w:rFonts w:ascii="Segoe UI" w:hAnsi="Segoe UI" w:cs="Segoe UI"/>
          <w:sz w:val="22"/>
          <w:szCs w:val="22"/>
        </w:rPr>
        <w:t>R</w:t>
      </w:r>
      <w:r w:rsidR="00AE6BB0" w:rsidRPr="00DC2F15">
        <w:rPr>
          <w:rFonts w:ascii="Segoe UI" w:hAnsi="Segoe UI" w:cs="Segoe UI"/>
          <w:sz w:val="22"/>
          <w:szCs w:val="22"/>
          <w:vertAlign w:val="superscript"/>
        </w:rPr>
        <w:t>2</w:t>
      </w:r>
      <w:r w:rsidR="00AE6BB0" w:rsidRPr="00DC2F15">
        <w:rPr>
          <w:rFonts w:ascii="Segoe UI" w:hAnsi="Segoe UI" w:cs="Segoe UI"/>
          <w:sz w:val="22"/>
          <w:szCs w:val="22"/>
        </w:rPr>
        <w:t xml:space="preserve"> </w:t>
      </w:r>
      <w:r w:rsidRPr="00DC2F15">
        <w:rPr>
          <w:rFonts w:ascii="Segoe UI" w:hAnsi="Segoe UI" w:cs="Segoe UI"/>
          <w:sz w:val="22"/>
          <w:szCs w:val="22"/>
        </w:rPr>
        <w:t xml:space="preserve">0.36) and batch-removal strategy (0.26) are the principal determinants of harmonization quality, whereas imputation (0.016) and post-removal (&lt;0.01) are secondary. Mutual </w:t>
      </w:r>
      <w:r w:rsidR="00494B18" w:rsidRPr="00DC2F15">
        <w:rPr>
          <w:rFonts w:ascii="Segoe UI" w:hAnsi="Segoe UI" w:cs="Segoe UI"/>
          <w:sz w:val="22"/>
          <w:szCs w:val="22"/>
        </w:rPr>
        <w:t>N</w:t>
      </w:r>
      <w:r w:rsidRPr="00DC2F15">
        <w:rPr>
          <w:rFonts w:ascii="Segoe UI" w:hAnsi="Segoe UI" w:cs="Segoe UI"/>
          <w:sz w:val="22"/>
          <w:szCs w:val="22"/>
        </w:rPr>
        <w:t xml:space="preserve">earest </w:t>
      </w:r>
      <w:r w:rsidR="00494B18" w:rsidRPr="00DC2F15">
        <w:rPr>
          <w:rFonts w:ascii="Segoe UI" w:hAnsi="Segoe UI" w:cs="Segoe UI"/>
          <w:sz w:val="22"/>
          <w:szCs w:val="22"/>
        </w:rPr>
        <w:t>N</w:t>
      </w:r>
      <w:r w:rsidRPr="00DC2F15">
        <w:rPr>
          <w:rFonts w:ascii="Segoe UI" w:hAnsi="Segoe UI" w:cs="Segoe UI"/>
          <w:sz w:val="22"/>
          <w:szCs w:val="22"/>
        </w:rPr>
        <w:t xml:space="preserve">eighbors and </w:t>
      </w:r>
      <w:r w:rsidR="00494B18" w:rsidRPr="00DC2F15">
        <w:rPr>
          <w:rFonts w:ascii="Segoe UI" w:hAnsi="Segoe UI" w:cs="Segoe UI"/>
          <w:sz w:val="22"/>
          <w:szCs w:val="22"/>
        </w:rPr>
        <w:t>S</w:t>
      </w:r>
      <w:r w:rsidRPr="00DC2F15">
        <w:rPr>
          <w:rFonts w:ascii="Segoe UI" w:hAnsi="Segoe UI" w:cs="Segoe UI"/>
          <w:sz w:val="22"/>
          <w:szCs w:val="22"/>
        </w:rPr>
        <w:t xml:space="preserve">urrogate </w:t>
      </w:r>
      <w:r w:rsidR="00494B18" w:rsidRPr="00DC2F15">
        <w:rPr>
          <w:rFonts w:ascii="Segoe UI" w:hAnsi="Segoe UI" w:cs="Segoe UI"/>
          <w:sz w:val="22"/>
          <w:szCs w:val="22"/>
        </w:rPr>
        <w:t>V</w:t>
      </w:r>
      <w:r w:rsidRPr="00DC2F15">
        <w:rPr>
          <w:rFonts w:ascii="Segoe UI" w:hAnsi="Segoe UI" w:cs="Segoe UI"/>
          <w:sz w:val="22"/>
          <w:szCs w:val="22"/>
        </w:rPr>
        <w:t xml:space="preserve">ariable </w:t>
      </w:r>
      <w:r w:rsidR="00494B18" w:rsidRPr="00DC2F15">
        <w:rPr>
          <w:rFonts w:ascii="Segoe UI" w:hAnsi="Segoe UI" w:cs="Segoe UI"/>
          <w:sz w:val="22"/>
          <w:szCs w:val="22"/>
        </w:rPr>
        <w:t>A</w:t>
      </w:r>
      <w:r w:rsidRPr="00DC2F15">
        <w:rPr>
          <w:rFonts w:ascii="Segoe UI" w:hAnsi="Segoe UI" w:cs="Segoe UI"/>
          <w:sz w:val="22"/>
          <w:szCs w:val="22"/>
        </w:rPr>
        <w:t>nalysis were the top methods, jointly resolving follicular lymphoma, diffuse large B-cell lymphoma and normal germinal-</w:t>
      </w:r>
      <w:r w:rsidR="0006526F">
        <w:rPr>
          <w:rFonts w:ascii="Segoe UI" w:hAnsi="Segoe UI" w:cs="Segoe UI"/>
          <w:sz w:val="22"/>
          <w:szCs w:val="22"/>
        </w:rPr>
        <w:t>center</w:t>
      </w:r>
      <w:r w:rsidRPr="00DC2F15">
        <w:rPr>
          <w:rFonts w:ascii="Segoe UI" w:hAnsi="Segoe UI" w:cs="Segoe UI"/>
          <w:sz w:val="22"/>
          <w:szCs w:val="22"/>
        </w:rPr>
        <w:t xml:space="preserve"> B-cell differences in multi-platform and RNA-seq-only compositions, respectively. We provide a data-driven </w:t>
      </w:r>
      <w:r w:rsidR="00E748C3" w:rsidRPr="00DC2F15">
        <w:rPr>
          <w:rFonts w:ascii="Segoe UI" w:hAnsi="Segoe UI" w:cs="Segoe UI"/>
          <w:sz w:val="22"/>
          <w:szCs w:val="22"/>
        </w:rPr>
        <w:t>five</w:t>
      </w:r>
      <w:r w:rsidRPr="00DC2F15">
        <w:rPr>
          <w:rFonts w:ascii="Segoe UI" w:hAnsi="Segoe UI" w:cs="Segoe UI"/>
          <w:sz w:val="22"/>
          <w:szCs w:val="22"/>
        </w:rPr>
        <w:t>-scenario decision tree for harmonization method selection, applicable to any retrospective multi-platform transcriptomic study.</w:t>
      </w:r>
      <w:r w:rsidR="000E34DF" w:rsidRPr="00DC2F15">
        <w:rPr>
          <w:rFonts w:ascii="Segoe UI" w:hAnsi="Segoe UI" w:cs="Segoe UI"/>
          <w:sz w:val="22"/>
          <w:szCs w:val="22"/>
        </w:rPr>
        <w:t xml:space="preserve"> </w:t>
      </w:r>
      <w:r w:rsidRPr="00DC2F15">
        <w:rPr>
          <w:rFonts w:ascii="Segoe UI" w:hAnsi="Segoe UI" w:cs="Segoe UI"/>
          <w:sz w:val="22"/>
          <w:szCs w:val="22"/>
        </w:rPr>
        <w:t xml:space="preserve">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pipeline is available on GitHub and can be used for harmonization, allowing </w:t>
      </w:r>
      <w:r w:rsidR="00B61B01" w:rsidRPr="00DC2F15">
        <w:rPr>
          <w:rFonts w:ascii="Segoe UI" w:hAnsi="Segoe UI" w:cs="Segoe UI"/>
          <w:sz w:val="22"/>
          <w:szCs w:val="22"/>
        </w:rPr>
        <w:t>bioinformaticians</w:t>
      </w:r>
      <w:r w:rsidR="00BF35A6" w:rsidRPr="00DC2F15">
        <w:rPr>
          <w:rFonts w:ascii="Segoe UI" w:hAnsi="Segoe UI" w:cs="Segoe UI"/>
          <w:sz w:val="22"/>
          <w:szCs w:val="22"/>
        </w:rPr>
        <w:t xml:space="preserve"> to </w:t>
      </w:r>
      <w:r w:rsidR="00B61B01" w:rsidRPr="00DC2F15">
        <w:rPr>
          <w:rFonts w:ascii="Segoe UI" w:hAnsi="Segoe UI" w:cs="Segoe UI"/>
          <w:sz w:val="22"/>
          <w:szCs w:val="22"/>
        </w:rPr>
        <w:t>utilize</w:t>
      </w:r>
      <w:r w:rsidR="00BF35A6" w:rsidRPr="00DC2F15">
        <w:rPr>
          <w:rFonts w:ascii="Segoe UI" w:hAnsi="Segoe UI" w:cs="Segoe UI"/>
          <w:sz w:val="22"/>
          <w:szCs w:val="22"/>
        </w:rPr>
        <w:t xml:space="preserve"> </w:t>
      </w:r>
      <w:r w:rsidR="00FF75AB" w:rsidRPr="00DC2F15">
        <w:rPr>
          <w:rFonts w:ascii="Segoe UI" w:hAnsi="Segoe UI" w:cs="Segoe UI"/>
          <w:sz w:val="22"/>
          <w:szCs w:val="22"/>
        </w:rPr>
        <w:t>31 harmonization and 3 imputation methods</w:t>
      </w:r>
      <w:r w:rsidR="00E35E8E" w:rsidRPr="00DC2F15">
        <w:rPr>
          <w:rFonts w:ascii="Segoe UI" w:hAnsi="Segoe UI" w:cs="Segoe UI"/>
          <w:sz w:val="22"/>
          <w:szCs w:val="22"/>
        </w:rPr>
        <w:t xml:space="preserve"> according to their needs.</w:t>
      </w:r>
    </w:p>
    <w:p w14:paraId="37258F68" w14:textId="4D3ADBEF" w:rsidR="006D1C97"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[NAR EDITOR NOTE] </w:t>
      </w:r>
      <w:r w:rsidRPr="00DC2F15">
        <w:rPr>
          <w:rFonts w:ascii="Segoe UI" w:hAnsi="Segoe UI" w:cs="Segoe UI"/>
          <w:i/>
          <w:color w:val="C00000"/>
          <w:sz w:val="22"/>
          <w:szCs w:val="22"/>
        </w:rPr>
        <w:t>NAR limit: 200.</w:t>
      </w:r>
    </w:p>
    <w:p w14:paraId="6C776830" w14:textId="77777777" w:rsidR="007C4E25" w:rsidRPr="00DC2F15" w:rsidRDefault="007C4E25"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INTRODUCTION</w:t>
      </w:r>
    </w:p>
    <w:p w14:paraId="55A98F9B" w14:textId="2352B82F" w:rsidR="00AE44B6" w:rsidRPr="00DC2F15" w:rsidRDefault="00AE44B6" w:rsidP="00DC2F15">
      <w:pPr>
        <w:spacing w:line="276" w:lineRule="auto"/>
        <w:rPr>
          <w:rFonts w:ascii="Segoe UI" w:hAnsi="Segoe UI" w:cs="Segoe UI"/>
          <w:sz w:val="22"/>
          <w:szCs w:val="22"/>
        </w:rPr>
      </w:pPr>
      <w:r w:rsidRPr="00DC2F15">
        <w:rPr>
          <w:rFonts w:ascii="Segoe UI" w:hAnsi="Segoe UI" w:cs="Segoe UI"/>
          <w:sz w:val="22"/>
          <w:szCs w:val="22"/>
        </w:rPr>
        <w:t xml:space="preserve">Despite considerable progress in transcriptomic batch correction, technical variation introduced by differences in sequencing platform, RNA extraction protocol, and sample preservation </w:t>
      </w:r>
      <w:r w:rsidRPr="00DC2F15">
        <w:rPr>
          <w:rFonts w:ascii="Segoe UI" w:hAnsi="Segoe UI" w:cs="Segoe UI"/>
          <w:sz w:val="22"/>
          <w:szCs w:val="22"/>
        </w:rPr>
        <w:lastRenderedPageBreak/>
        <w:t>method remains a principal obstacle to the development of reproducible cancer biomarkers — particularly for AI-driven classifiers trained on heterogeneous multi-cohort datasets</w:t>
      </w:r>
      <w:r w:rsidR="003A38E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I0NWE4N2ItNGI3Zi00NzhlLTk0NjQtZDIzMDdlODA0ZTM2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508062904"/>
          <w:placeholder>
            <w:docPart w:val="DefaultPlaceholder_-1854013440"/>
          </w:placeholder>
        </w:sdtPr>
        <w:sdtEndPr/>
        <w:sdtContent>
          <w:r w:rsidR="00D02FF9" w:rsidRPr="00D02FF9">
            <w:rPr>
              <w:rFonts w:ascii="Segoe UI" w:hAnsi="Segoe UI" w:cs="Segoe UI"/>
              <w:color w:val="000000"/>
              <w:sz w:val="22"/>
              <w:szCs w:val="22"/>
            </w:rPr>
            <w:t>(1)</w:t>
          </w:r>
        </w:sdtContent>
      </w:sdt>
      <w:r>
        <w:rPr>
          <w:rFonts w:ascii="Segoe UI" w:hAnsi="Segoe UI" w:cs="Segoe UI"/>
          <w:sz w:val="22"/>
          <w:szCs w:val="22"/>
        </w:rPr>
        <w:t>. Batch-confounded AI models can undergo performance collapse upon deployment, as exemplified by an area under the curve (AUC) decrease from 0.79 to 0.50 reported for a digital pathology prognostic classifier</w:t>
      </w:r>
      <w:r w:rsidR="000D6B0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"/>
          <w:id w:val="-892666165"/>
          <w:placeholder>
            <w:docPart w:val="DefaultPlaceholder_-1854013440"/>
          </w:placeholder>
        </w:sdtPr>
        <w:sdtEndPr/>
        <w:sdtContent>
          <w:r w:rsidR="00D02FF9" w:rsidRPr="00D02FF9">
            <w:rPr>
              <w:rFonts w:ascii="Segoe UI" w:hAnsi="Segoe UI" w:cs="Segoe UI"/>
              <w:color w:val="000000"/>
              <w:sz w:val="22"/>
              <w:szCs w:val="22"/>
            </w:rPr>
            <w:t>(2)</w:t>
          </w:r>
        </w:sdtContent>
      </w:sdt>
      <w:r w:rsidR="000D6B02" w:rsidRPr="00DC2F15">
        <w:rPr>
          <w:rFonts w:ascii="Segoe UI" w:hAnsi="Segoe UI" w:cs="Segoe UI"/>
          <w:sz w:val="22"/>
          <w:szCs w:val="22"/>
        </w:rPr>
        <w:t>.</w:t>
      </w:r>
    </w:p>
    <w:p w14:paraId="579C652E" w14:textId="0A8C2BD8" w:rsidR="00B8080C" w:rsidRPr="00DC2F15" w:rsidRDefault="00185538" w:rsidP="00DC2F15">
      <w:pPr>
        <w:spacing w:line="276" w:lineRule="auto"/>
        <w:rPr>
          <w:rFonts w:ascii="Segoe UI" w:hAnsi="Segoe UI" w:cs="Segoe UI"/>
          <w:sz w:val="22"/>
          <w:szCs w:val="22"/>
        </w:rPr>
      </w:pPr>
      <w:r w:rsidRPr="00DC2F15">
        <w:rPr>
          <w:rFonts w:ascii="Segoe UI" w:hAnsi="Segoe UI" w:cs="Segoe UI"/>
          <w:sz w:val="22"/>
          <w:szCs w:val="22"/>
        </w:rPr>
        <w:t>Despite the rise of single-cell RNA sequencing, bulk transcriptomic profiling remains the standard approach for biomarker detection and therapy response prediction, justified by the fact that there are approximately 65,000 bulk-profiled patients</w:t>
      </w:r>
      <w:r w:rsidR="008146E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DIyY2MyMDQtNTNmMy00MzAzLTlhNGUtYmE5ZDkzNjA4OTQ3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
          <w:id w:val="1644078372"/>
          <w:placeholder>
            <w:docPart w:val="DefaultPlaceholder_-1854013440"/>
          </w:placeholder>
        </w:sdtPr>
        <w:sdtEndPr/>
        <w:sdtContent>
          <w:r w:rsidR="00D02FF9" w:rsidRPr="00D02FF9">
            <w:rPr>
              <w:rFonts w:ascii="Segoe UI" w:hAnsi="Segoe UI" w:cs="Segoe UI"/>
              <w:color w:val="000000"/>
              <w:sz w:val="22"/>
              <w:szCs w:val="22"/>
            </w:rPr>
            <w:t>(3, 4)</w:t>
          </w:r>
        </w:sdtContent>
      </w:sdt>
      <w:r w:rsidRPr="00DC2F15">
        <w:rPr>
          <w:rFonts w:ascii="Segoe UI" w:hAnsi="Segoe UI" w:cs="Segoe UI"/>
          <w:sz w:val="22"/>
          <w:szCs w:val="22"/>
        </w:rPr>
        <w:t xml:space="preserve"> compared with approximately 4,000 single-cell-profiled patients (~ 10 </w:t>
      </w:r>
      <w:r w:rsidR="00B91E02" w:rsidRPr="00DC2F15">
        <w:rPr>
          <w:rFonts w:ascii="Segoe UI" w:hAnsi="Segoe UI" w:cs="Segoe UI"/>
          <w:sz w:val="22"/>
          <w:szCs w:val="22"/>
        </w:rPr>
        <w:t>million</w:t>
      </w:r>
      <w:r w:rsidR="00693ABE" w:rsidRPr="00DC2F15">
        <w:rPr>
          <w:rFonts w:ascii="Segoe UI" w:hAnsi="Segoe UI" w:cs="Segoe UI"/>
          <w:sz w:val="22"/>
          <w:szCs w:val="22"/>
        </w:rPr>
        <w:t xml:space="preserve"> cells) </w:t>
      </w:r>
      <w:sdt>
        <w:sdtPr>
          <w:rPr>
            <w:rFonts w:ascii="Segoe UI" w:hAnsi="Segoe UI" w:cs="Segoe UI"/>
            <w:color w:val="000000"/>
            <w:sz w:val="22"/>
            <w:szCs w:val="22"/>
          </w:rPr>
          <w:tag w:val="MENDELEY_CITATION_v3_eyJjaXRhdGlvbklEIjoiTUVOREVMRVlfQ0lUQVRJT05fYmU4Y2Y0MTItN2NlMC00YTU2LTkzNjEtOWVlMzU2ZmM0ZGZi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
          <w:id w:val="196511931"/>
          <w:placeholder>
            <w:docPart w:val="DefaultPlaceholder_-1854013440"/>
          </w:placeholder>
        </w:sdtPr>
        <w:sdtEndPr/>
        <w:sdtContent>
          <w:r w:rsidR="00D02FF9" w:rsidRPr="00D02FF9">
            <w:rPr>
              <w:rFonts w:ascii="Segoe UI" w:hAnsi="Segoe UI" w:cs="Segoe UI"/>
              <w:color w:val="000000"/>
              <w:sz w:val="22"/>
              <w:szCs w:val="22"/>
            </w:rPr>
            <w:t>(5, 6)</w:t>
          </w:r>
        </w:sdtContent>
      </w:sdt>
      <w:r w:rsidR="001272A1" w:rsidRPr="00DC2F15">
        <w:rPr>
          <w:rFonts w:ascii="Segoe UI" w:hAnsi="Segoe UI" w:cs="Segoe UI"/>
          <w:sz w:val="22"/>
          <w:szCs w:val="22"/>
        </w:rPr>
        <w:t>.</w:t>
      </w:r>
    </w:p>
    <w:p w14:paraId="764F9227" w14:textId="20971C6F" w:rsidR="003C2F06" w:rsidRPr="00DC2F15" w:rsidRDefault="003C2F06" w:rsidP="00DC2F15">
      <w:pPr>
        <w:spacing w:line="276" w:lineRule="auto"/>
        <w:rPr>
          <w:rFonts w:ascii="Segoe UI" w:hAnsi="Segoe UI" w:cs="Segoe UI"/>
          <w:sz w:val="22"/>
          <w:szCs w:val="22"/>
        </w:rPr>
      </w:pPr>
      <w:r w:rsidRPr="00DC2F15">
        <w:rPr>
          <w:rFonts w:ascii="Segoe UI" w:hAnsi="Segoe UI" w:cs="Segoe UI"/>
          <w:sz w:val="22"/>
          <w:szCs w:val="22"/>
        </w:rPr>
        <w:t xml:space="preserve">The two principal sources of batch variation in multi-platform </w:t>
      </w:r>
      <w:r w:rsidR="00442DFE" w:rsidRPr="00DC2F15">
        <w:rPr>
          <w:rFonts w:ascii="Segoe UI" w:hAnsi="Segoe UI" w:cs="Segoe UI"/>
          <w:sz w:val="22"/>
          <w:szCs w:val="22"/>
        </w:rPr>
        <w:t xml:space="preserve">bulk </w:t>
      </w:r>
      <w:r w:rsidRPr="00DC2F15">
        <w:rPr>
          <w:rFonts w:ascii="Segoe UI" w:hAnsi="Segoe UI" w:cs="Segoe UI"/>
          <w:sz w:val="22"/>
          <w:szCs w:val="22"/>
        </w:rPr>
        <w:t xml:space="preserve">transcriptomic studies are the technology axis — microarray versus RNA-seq </w:t>
      </w:r>
      <w:sdt>
        <w:sdtPr>
          <w:rPr>
            <w:rFonts w:ascii="Segoe UI" w:hAnsi="Segoe UI" w:cs="Segoe UI"/>
            <w:color w:val="000000"/>
            <w:sz w:val="22"/>
            <w:szCs w:val="22"/>
          </w:rPr>
          <w:tag w:val="MENDELEY_CITATION_v3_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"/>
          <w:id w:val="1328246952"/>
          <w:placeholder>
            <w:docPart w:val="DefaultPlaceholder_-1854013440"/>
          </w:placeholder>
        </w:sdtPr>
        <w:sdtEndPr/>
        <w:sdtContent>
          <w:r w:rsidR="00D02FF9" w:rsidRPr="00D02FF9">
            <w:rPr>
              <w:rFonts w:ascii="Segoe UI" w:hAnsi="Segoe UI" w:cs="Segoe UI"/>
              <w:color w:val="000000"/>
              <w:sz w:val="22"/>
              <w:szCs w:val="22"/>
            </w:rPr>
            <w:t>(7)</w:t>
          </w:r>
        </w:sdtContent>
      </w:sdt>
      <w:r w:rsidR="00D33656" w:rsidRPr="00DC2F15">
        <w:rPr>
          <w:rFonts w:ascii="Segoe UI" w:hAnsi="Segoe UI" w:cs="Segoe UI"/>
          <w:sz w:val="22"/>
          <w:szCs w:val="22"/>
        </w:rPr>
        <w:t xml:space="preserve"> </w:t>
      </w:r>
      <w:r w:rsidRPr="00DC2F15">
        <w:rPr>
          <w:rFonts w:ascii="Segoe UI" w:hAnsi="Segoe UI" w:cs="Segoe UI"/>
          <w:sz w:val="22"/>
          <w:szCs w:val="22"/>
        </w:rPr>
        <w:t xml:space="preserve">— and the biomaterial axis — fresh-frozen (FF) versus formalin-fixed paraffin-embedded (FFPE) tissue </w:t>
      </w:r>
      <w:sdt>
        <w:sdtPr>
          <w:rPr>
            <w:rFonts w:ascii="Segoe UI" w:hAnsi="Segoe UI" w:cs="Segoe UI"/>
            <w:color w:val="000000"/>
            <w:sz w:val="22"/>
            <w:szCs w:val="22"/>
          </w:rPr>
          <w:tag w:val="MENDELEY_CITATION_v3_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"/>
          <w:id w:val="2127042182"/>
          <w:placeholder>
            <w:docPart w:val="DefaultPlaceholder_-1854013440"/>
          </w:placeholder>
        </w:sdtPr>
        <w:sdtEndPr/>
        <w:sdtContent>
          <w:r w:rsidR="00D02FF9" w:rsidRPr="00D02FF9">
            <w:rPr>
              <w:rFonts w:ascii="Segoe UI" w:hAnsi="Segoe UI" w:cs="Segoe UI"/>
              <w:color w:val="000000"/>
              <w:sz w:val="22"/>
              <w:szCs w:val="22"/>
            </w:rPr>
            <w:t>(8)</w:t>
          </w:r>
        </w:sdtContent>
      </w:sdt>
      <w:r w:rsidR="00BB17F2" w:rsidRPr="00DC2F15">
        <w:rPr>
          <w:rFonts w:ascii="Segoe UI" w:hAnsi="Segoe UI" w:cs="Segoe UI"/>
          <w:sz w:val="22"/>
          <w:szCs w:val="22"/>
        </w:rPr>
        <w:t xml:space="preserve"> </w:t>
      </w:r>
      <w:r w:rsidRPr="00DC2F15">
        <w:rPr>
          <w:rFonts w:ascii="Segoe UI" w:hAnsi="Segoe UI" w:cs="Segoe UI"/>
          <w:sz w:val="22"/>
          <w:szCs w:val="22"/>
        </w:rPr>
        <w:t>— which introduce systematic differences in gene coverage, dynamic range, and signal-to-noise ratio</w:t>
      </w:r>
      <w:r w:rsidR="002A654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zZmMGIwYTgtOGE2NS00MWFhLThkYzQtYWEzYzlmNmFmOTU5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2044558510"/>
          <w:placeholder>
            <w:docPart w:val="DefaultPlaceholder_-1854013440"/>
          </w:placeholder>
        </w:sdtPr>
        <w:sdtEndPr/>
        <w:sdtContent>
          <w:r w:rsidR="00D02FF9" w:rsidRPr="00D02FF9">
            <w:rPr>
              <w:rFonts w:ascii="Segoe UI" w:hAnsi="Segoe UI" w:cs="Segoe UI"/>
              <w:color w:val="000000"/>
              <w:sz w:val="22"/>
              <w:szCs w:val="22"/>
            </w:rPr>
            <w:t>(1)</w:t>
          </w:r>
        </w:sdtContent>
      </w:sdt>
      <w:r w:rsidR="00BB17F2" w:rsidRPr="00DC2F15">
        <w:rPr>
          <w:rFonts w:ascii="Segoe UI" w:hAnsi="Segoe UI" w:cs="Segoe UI"/>
          <w:sz w:val="22"/>
          <w:szCs w:val="22"/>
        </w:rPr>
        <w:t>.</w:t>
      </w:r>
    </w:p>
    <w:p w14:paraId="4B30ABBF" w14:textId="236437FA" w:rsidR="001440CB" w:rsidRPr="00DC2F15" w:rsidRDefault="001440CB" w:rsidP="00DC2F15">
      <w:pPr>
        <w:spacing w:line="276" w:lineRule="auto"/>
        <w:rPr>
          <w:rFonts w:ascii="Segoe UI" w:hAnsi="Segoe UI" w:cs="Segoe UI"/>
          <w:sz w:val="22"/>
          <w:szCs w:val="22"/>
        </w:rPr>
      </w:pPr>
      <w:r w:rsidRPr="00DC2F15">
        <w:rPr>
          <w:rFonts w:ascii="Segoe UI" w:hAnsi="Segoe UI" w:cs="Segoe UI"/>
          <w:sz w:val="22"/>
          <w:szCs w:val="22"/>
        </w:rPr>
        <w:t>Most harmonization tools have been developed and benchmarked on datasets characterized by large inter-group biological differences, such as TCGA pan-cancer collections</w:t>
      </w:r>
      <w:r w:rsidR="003E267D"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WFiNmJlNGItOTlhNy00MDQ4LTlmNzEtN2NlNjMyYzI3N2Yz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771130427"/>
          <w:placeholder>
            <w:docPart w:val="DefaultPlaceholder_-1854013440"/>
          </w:placeholder>
        </w:sdtPr>
        <w:sdtEndPr/>
        <w:sdtContent>
          <w:r w:rsidR="00D02FF9" w:rsidRPr="00D02FF9">
            <w:rPr>
              <w:rFonts w:ascii="Segoe UI" w:hAnsi="Segoe UI" w:cs="Segoe UI"/>
              <w:color w:val="000000"/>
              <w:sz w:val="22"/>
              <w:szCs w:val="22"/>
            </w:rPr>
            <w:t>(1)</w:t>
          </w:r>
        </w:sdtContent>
      </w:sdt>
      <w:r w:rsidRPr="00DC2F15">
        <w:rPr>
          <w:rFonts w:ascii="Segoe UI" w:hAnsi="Segoe UI" w:cs="Segoe UI"/>
          <w:sz w:val="22"/>
          <w:szCs w:val="22"/>
        </w:rPr>
        <w:t xml:space="preserve">, in which the biological signal substantially exceeds technical noise. However, </w:t>
      </w:r>
      <w:proofErr w:type="gramStart"/>
      <w:r w:rsidR="00C119BA" w:rsidRPr="00DC2F15">
        <w:rPr>
          <w:rFonts w:ascii="Segoe UI" w:hAnsi="Segoe UI" w:cs="Segoe UI"/>
          <w:sz w:val="22"/>
          <w:szCs w:val="22"/>
        </w:rPr>
        <w:t>the vast majority of</w:t>
      </w:r>
      <w:proofErr w:type="gramEnd"/>
      <w:r w:rsidR="00C119BA" w:rsidRPr="00DC2F15">
        <w:rPr>
          <w:rFonts w:ascii="Segoe UI" w:hAnsi="Segoe UI" w:cs="Segoe UI"/>
          <w:sz w:val="22"/>
          <w:szCs w:val="22"/>
        </w:rPr>
        <w:t xml:space="preserve"> cancer </w:t>
      </w:r>
      <w:r w:rsidRPr="00DC2F15">
        <w:rPr>
          <w:rFonts w:ascii="Segoe UI" w:hAnsi="Segoe UI" w:cs="Segoe UI"/>
          <w:sz w:val="22"/>
          <w:szCs w:val="22"/>
        </w:rPr>
        <w:t xml:space="preserve">studies </w:t>
      </w:r>
      <w:r w:rsidR="00786F06" w:rsidRPr="00DC2F15">
        <w:rPr>
          <w:rFonts w:ascii="Segoe UI" w:hAnsi="Segoe UI" w:cs="Segoe UI"/>
          <w:sz w:val="22"/>
          <w:szCs w:val="22"/>
        </w:rPr>
        <w:t xml:space="preserve">analyze </w:t>
      </w:r>
      <w:r w:rsidRPr="00DC2F15">
        <w:rPr>
          <w:rFonts w:ascii="Segoe UI" w:hAnsi="Segoe UI" w:cs="Segoe UI"/>
          <w:sz w:val="22"/>
          <w:szCs w:val="22"/>
        </w:rPr>
        <w:t>related subtypes</w:t>
      </w:r>
      <w:r w:rsidR="0014123C"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ywyNl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LHsiaWQiOiI5ZDk4MjU2OC1mYjJlLTNhZDQtYjg2Yi0wNTYzNDczNTU4ZjciLCJpdGVtRGF0YSI6eyJ0eXBlIjoiYXJ0aWNsZS1qb3VybmFsIiwiaWQiOiI5ZDk4MjU2OC1mYjJlLTNhZDQtYjg2Yi0wNTYzNDczNTU4ZjciLCJ0aXRsZSI6IlBsYXNtYSBleG9zb21lcyBzdGltdWxhdGUgYnJlYXN0IGNhbmNlciBtZXRhc3Rhc2lzIHRocm91Z2ggc3VyZmFjZSBpbnRlcmFjdGlvbnMgYW5kIGFjdGl2YXRpb24gb2YgRkFLIHNpZ25hbGluZ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HaWwtSGVubiIsImdpdmVuIjoiSGF2YSIsInBhcnNlLW5hbWVzIjpmYWxzZSwiZHJvcHBpbmctcGFydGljbGUiOiIiLCJub24tZHJvcHBpbmctcGFydGljbGUiOiIifSx7ImZhbWlseSI6Ik1hbGVrIiwiZ2l2ZW4iOiJBbmFzdGFzaWEiLCJwYXJzZS1uYW1lcyI6ZmFsc2UsImRyb3BwaW5nLXBhcnRpY2xlIjoiIiwibm9uLWRyb3BwaW5nLXBhcnRpY2xlIjoiIn1dLCJjb250YWluZXItdGl0bGUiOiJCcmVhc3QgQ2FuY2VyIFJlc2VhcmNoIGFuZCBUcmVhdG1lbnQgMjAxOCAxNzQ6MSIsImFjY2Vzc2VkIjp7ImRhdGUtcGFydHMiOltbMjAyNiw3LDI2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1dfQ=="/>
          <w:id w:val="1187720573"/>
          <w:placeholder>
            <w:docPart w:val="DefaultPlaceholder_-1854013440"/>
          </w:placeholder>
        </w:sdtPr>
        <w:sdtEndPr/>
        <w:sdtContent>
          <w:r w:rsidR="00D02FF9" w:rsidRPr="00D02FF9">
            <w:rPr>
              <w:rFonts w:ascii="Segoe UI" w:hAnsi="Segoe UI" w:cs="Segoe UI"/>
              <w:color w:val="000000"/>
              <w:sz w:val="22"/>
              <w:szCs w:val="22"/>
            </w:rPr>
            <w:t>(9–11)</w:t>
          </w:r>
        </w:sdtContent>
      </w:sdt>
      <w:r w:rsidRPr="00DC2F15">
        <w:rPr>
          <w:rFonts w:ascii="Segoe UI" w:hAnsi="Segoe UI" w:cs="Segoe UI"/>
          <w:sz w:val="22"/>
          <w:szCs w:val="22"/>
        </w:rPr>
        <w:t xml:space="preserve"> — such as </w:t>
      </w:r>
      <w:r w:rsidR="000019E9" w:rsidRPr="00DC2F15">
        <w:rPr>
          <w:rFonts w:ascii="Segoe UI" w:hAnsi="Segoe UI" w:cs="Segoe UI"/>
          <w:sz w:val="22"/>
          <w:szCs w:val="22"/>
        </w:rPr>
        <w:t>follicular lymphoma (</w:t>
      </w:r>
      <w:r w:rsidRPr="00DC2F15">
        <w:rPr>
          <w:rFonts w:ascii="Segoe UI" w:hAnsi="Segoe UI" w:cs="Segoe UI"/>
          <w:sz w:val="22"/>
          <w:szCs w:val="22"/>
        </w:rPr>
        <w:t>FL</w:t>
      </w:r>
      <w:r w:rsidR="000019E9" w:rsidRPr="00DC2F15">
        <w:rPr>
          <w:rFonts w:ascii="Segoe UI" w:hAnsi="Segoe UI" w:cs="Segoe UI"/>
          <w:sz w:val="22"/>
          <w:szCs w:val="22"/>
        </w:rPr>
        <w:t>)</w:t>
      </w:r>
      <w:r w:rsidRPr="00DC2F15">
        <w:rPr>
          <w:rFonts w:ascii="Segoe UI" w:hAnsi="Segoe UI" w:cs="Segoe UI"/>
          <w:sz w:val="22"/>
          <w:szCs w:val="22"/>
        </w:rPr>
        <w:t xml:space="preserve"> and diffuse large B-cell lymphoma (DLBCL), which share a common germinal </w:t>
      </w:r>
      <w:r w:rsidR="0006526F">
        <w:rPr>
          <w:rFonts w:ascii="Segoe UI" w:hAnsi="Segoe UI" w:cs="Segoe UI"/>
          <w:sz w:val="22"/>
          <w:szCs w:val="22"/>
        </w:rPr>
        <w:t>center</w:t>
      </w:r>
      <w:r w:rsidR="00084D99" w:rsidRPr="00DC2F15">
        <w:rPr>
          <w:rFonts w:ascii="Segoe UI" w:hAnsi="Segoe UI" w:cs="Segoe UI"/>
          <w:sz w:val="22"/>
          <w:szCs w:val="22"/>
        </w:rPr>
        <w:t xml:space="preserve"> (GC)</w:t>
      </w:r>
      <w:r w:rsidRPr="00DC2F15">
        <w:rPr>
          <w:rFonts w:ascii="Segoe UI" w:hAnsi="Segoe UI" w:cs="Segoe UI"/>
          <w:sz w:val="22"/>
          <w:szCs w:val="22"/>
        </w:rPr>
        <w:t xml:space="preserve"> B-cell origin and exhibit partially overlapping transcriptional programs</w:t>
      </w:r>
      <w:r w:rsidR="0050779B"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TZkOTViMDAtODNlNS00NmUwLTgyNGItMDllOWZiNzZhMTI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
          <w:id w:val="856538107"/>
          <w:placeholder>
            <w:docPart w:val="DefaultPlaceholder_-1854013440"/>
          </w:placeholder>
        </w:sdtPr>
        <w:sdtEndPr/>
        <w:sdtContent>
          <w:r w:rsidR="00D02FF9" w:rsidRPr="00D02FF9">
            <w:rPr>
              <w:rFonts w:ascii="Segoe UI" w:hAnsi="Segoe UI" w:cs="Segoe UI"/>
              <w:color w:val="000000"/>
              <w:sz w:val="22"/>
              <w:szCs w:val="22"/>
            </w:rPr>
            <w:t>(12)</w:t>
          </w:r>
        </w:sdtContent>
      </w:sdt>
      <w:r w:rsidR="00786F06" w:rsidRPr="00DC2F15">
        <w:rPr>
          <w:rFonts w:ascii="Segoe UI" w:hAnsi="Segoe UI" w:cs="Segoe UI"/>
          <w:sz w:val="22"/>
          <w:szCs w:val="22"/>
        </w:rPr>
        <w:t>. These studies</w:t>
      </w:r>
      <w:r w:rsidRPr="00DC2F15">
        <w:rPr>
          <w:rFonts w:ascii="Segoe UI" w:hAnsi="Segoe UI" w:cs="Segoe UI"/>
          <w:sz w:val="22"/>
          <w:szCs w:val="22"/>
        </w:rPr>
        <w:t xml:space="preserve"> operate in a fundamentally different signal-to-noise regime, in which technical batch effects can substantially exceed the biology of interest</w:t>
      </w:r>
      <w:r w:rsidR="008A17E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"/>
          <w:id w:val="476269524"/>
          <w:placeholder>
            <w:docPart w:val="DefaultPlaceholder_-1854013440"/>
          </w:placeholder>
        </w:sdtPr>
        <w:sdtEndPr/>
        <w:sdtContent>
          <w:r w:rsidR="00D02FF9" w:rsidRPr="00D02FF9">
            <w:rPr>
              <w:rFonts w:ascii="Segoe UI" w:hAnsi="Segoe UI" w:cs="Segoe UI"/>
              <w:color w:val="000000"/>
              <w:sz w:val="22"/>
              <w:szCs w:val="22"/>
            </w:rPr>
            <w:t>(13)</w:t>
          </w:r>
        </w:sdtContent>
      </w:sdt>
      <w:r w:rsidRPr="00DC2F15">
        <w:rPr>
          <w:rFonts w:ascii="Segoe UI" w:hAnsi="Segoe UI" w:cs="Segoe UI"/>
          <w:sz w:val="22"/>
          <w:szCs w:val="22"/>
        </w:rPr>
        <w:t>.</w:t>
      </w:r>
    </w:p>
    <w:p w14:paraId="24344036" w14:textId="5CBB6134" w:rsidR="00B91E02" w:rsidRPr="00017AD8" w:rsidRDefault="00CE76B6" w:rsidP="00DC2F15">
      <w:pPr>
        <w:spacing w:line="276" w:lineRule="auto"/>
        <w:rPr>
          <w:rFonts w:ascii="Segoe UI" w:hAnsi="Segoe UI" w:cs="Segoe UI"/>
          <w:sz w:val="22"/>
          <w:szCs w:val="22"/>
        </w:rPr>
      </w:pPr>
      <w:r w:rsidRPr="00DC2F15">
        <w:rPr>
          <w:rFonts w:ascii="Segoe UI" w:hAnsi="Segoe UI" w:cs="Segoe UI"/>
          <w:sz w:val="22"/>
          <w:szCs w:val="22"/>
        </w:rPr>
        <w:t xml:space="preserve">To benchmark the available harmonization tools under conditions of subtle biological and large-scale technical variation, we assembled a dataset of 7,174 DLBCL, FL and normal B-cell samples. The dataset consisted of 88 individual cohorts, profiled under RNA-seq as well as Affymetrix, Illumina </w:t>
      </w:r>
      <w:r w:rsidR="00A51F4D" w:rsidRPr="00DC2F15">
        <w:rPr>
          <w:rFonts w:ascii="Segoe UI" w:hAnsi="Segoe UI" w:cs="Segoe UI"/>
          <w:sz w:val="22"/>
          <w:szCs w:val="22"/>
        </w:rPr>
        <w:t>and Agilent</w:t>
      </w:r>
      <w:r w:rsidR="00084D99" w:rsidRPr="00DC2F15">
        <w:rPr>
          <w:rFonts w:ascii="Segoe UI" w:hAnsi="Segoe UI" w:cs="Segoe UI"/>
          <w:sz w:val="22"/>
          <w:szCs w:val="22"/>
        </w:rPr>
        <w:t xml:space="preserve"> microarrays</w:t>
      </w:r>
      <w:r w:rsidR="00644654" w:rsidRPr="00DC2F15">
        <w:rPr>
          <w:rFonts w:ascii="Segoe UI" w:hAnsi="Segoe UI" w:cs="Segoe UI"/>
          <w:sz w:val="22"/>
          <w:szCs w:val="22"/>
        </w:rPr>
        <w:t xml:space="preserve"> and encompassing F</w:t>
      </w:r>
      <w:r w:rsidRPr="00DC2F15">
        <w:rPr>
          <w:rFonts w:ascii="Segoe UI" w:hAnsi="Segoe UI" w:cs="Segoe UI"/>
          <w:sz w:val="22"/>
          <w:szCs w:val="22"/>
        </w:rPr>
        <w:t xml:space="preserve">FPE, FF and other biomaterial types (e.g. sorted cells). </w:t>
      </w:r>
      <w:r w:rsidR="00017AD8">
        <w:rPr>
          <w:rFonts w:ascii="Segoe UI" w:hAnsi="Segoe UI" w:cs="Segoe UI"/>
          <w:sz w:val="22"/>
          <w:szCs w:val="22"/>
        </w:rPr>
        <w:t xml:space="preserve">Batch-explained variance was ten times </w:t>
      </w:r>
      <w:r w:rsidR="002E4CED">
        <w:rPr>
          <w:rFonts w:ascii="Segoe UI" w:hAnsi="Segoe UI" w:cs="Segoe UI"/>
          <w:sz w:val="22"/>
          <w:szCs w:val="22"/>
        </w:rPr>
        <w:t>higher than the biology explained one according to Principal Component Regression estimate (</w:t>
      </w:r>
      <w:proofErr w:type="spellStart"/>
      <w:r w:rsidR="002E4CED">
        <w:rPr>
          <w:rFonts w:ascii="Segoe UI" w:hAnsi="Segoe UI" w:cs="Segoe UI"/>
          <w:sz w:val="22"/>
          <w:szCs w:val="22"/>
        </w:rPr>
        <w:t>PCReg</w:t>
      </w:r>
      <w:proofErr w:type="spellEnd"/>
      <w:r w:rsidR="002E4CED">
        <w:rPr>
          <w:rFonts w:ascii="Segoe UI" w:hAnsi="Segoe UI" w:cs="Segoe UI"/>
          <w:sz w:val="22"/>
          <w:szCs w:val="22"/>
        </w:rPr>
        <w:t>).</w:t>
      </w:r>
    </w:p>
    <w:p w14:paraId="65BB6523" w14:textId="72359993" w:rsidR="008C0C78" w:rsidRPr="00DC2F15" w:rsidRDefault="0052579E" w:rsidP="00DC2F15">
      <w:pPr>
        <w:spacing w:line="276" w:lineRule="auto"/>
        <w:rPr>
          <w:rFonts w:ascii="Segoe UI" w:hAnsi="Segoe UI" w:cs="Segoe UI"/>
          <w:sz w:val="22"/>
          <w:szCs w:val="22"/>
        </w:rPr>
      </w:pPr>
      <w:r w:rsidRPr="00DC2F15">
        <w:rPr>
          <w:rFonts w:ascii="Segoe UI" w:hAnsi="Segoe UI" w:cs="Segoe UI"/>
          <w:sz w:val="22"/>
          <w:szCs w:val="22"/>
        </w:rPr>
        <w:t xml:space="preserve">We built a computational pipeline,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that comprised 14 strategies of prior batch removal, 3 imputation methods,</w:t>
      </w:r>
      <w:r w:rsidR="00A51F4D" w:rsidRPr="00DC2F15">
        <w:rPr>
          <w:rFonts w:ascii="Segoe UI" w:hAnsi="Segoe UI" w:cs="Segoe UI"/>
          <w:sz w:val="22"/>
          <w:szCs w:val="22"/>
        </w:rPr>
        <w:t xml:space="preserve"> </w:t>
      </w:r>
      <w:r w:rsidRPr="00DC2F15">
        <w:rPr>
          <w:rFonts w:ascii="Segoe UI" w:hAnsi="Segoe UI" w:cs="Segoe UI"/>
          <w:sz w:val="22"/>
          <w:szCs w:val="22"/>
        </w:rPr>
        <w:t xml:space="preserve">31 harmonization methods and an optional post harmonization removal step – encompassing 2,234 successfully completed harmonization approaches. </w:t>
      </w:r>
      <w:r w:rsidR="005F7DE7" w:rsidRPr="00DC2F15">
        <w:rPr>
          <w:rFonts w:ascii="Segoe UI" w:hAnsi="Segoe UI" w:cs="Segoe UI"/>
          <w:sz w:val="22"/>
          <w:szCs w:val="22"/>
        </w:rPr>
        <w:t>We then utilized 87 quality metrics and showed that method choice (R</w:t>
      </w:r>
      <w:r w:rsidR="005F7DE7" w:rsidRPr="00DC2F15">
        <w:rPr>
          <w:rFonts w:ascii="Segoe UI" w:hAnsi="Segoe UI" w:cs="Segoe UI"/>
          <w:sz w:val="22"/>
          <w:szCs w:val="22"/>
          <w:vertAlign w:val="superscript"/>
        </w:rPr>
        <w:t>2</w:t>
      </w:r>
      <w:r w:rsidR="005F7DE7" w:rsidRPr="00DC2F15">
        <w:rPr>
          <w:rFonts w:ascii="Segoe UI" w:hAnsi="Segoe UI" w:cs="Segoe UI"/>
          <w:sz w:val="22"/>
          <w:szCs w:val="22"/>
        </w:rPr>
        <w:t xml:space="preserve"> 0.36) and batch-removal strategy (0.26) are the principal determinants of harmonization quality, whereas imputation (0.016) and post-removal (&lt;0.01) are secondary.</w:t>
      </w:r>
    </w:p>
    <w:p w14:paraId="664EA066" w14:textId="50415BB6" w:rsidR="003F7C56" w:rsidRPr="00DC2F15" w:rsidRDefault="008C0C78" w:rsidP="00DC2F15">
      <w:pPr>
        <w:spacing w:line="276" w:lineRule="auto"/>
        <w:rPr>
          <w:rFonts w:ascii="Segoe UI" w:hAnsi="Segoe UI" w:cs="Segoe UI"/>
          <w:sz w:val="22"/>
          <w:szCs w:val="22"/>
        </w:rPr>
      </w:pPr>
      <w:r w:rsidRPr="00DC2F15">
        <w:rPr>
          <w:rFonts w:ascii="Segoe UI" w:hAnsi="Segoe UI" w:cs="Segoe UI"/>
          <w:sz w:val="22"/>
          <w:szCs w:val="22"/>
        </w:rPr>
        <w:t>We demonstrate</w:t>
      </w:r>
      <w:r w:rsidR="003F7C56" w:rsidRPr="00DC2F15">
        <w:rPr>
          <w:rFonts w:ascii="Segoe UI" w:hAnsi="Segoe UI" w:cs="Segoe UI"/>
          <w:sz w:val="22"/>
          <w:szCs w:val="22"/>
        </w:rPr>
        <w:t>d</w:t>
      </w:r>
      <w:r w:rsidRPr="00DC2F15">
        <w:rPr>
          <w:rFonts w:ascii="Segoe UI" w:hAnsi="Segoe UI" w:cs="Segoe UI"/>
          <w:sz w:val="22"/>
          <w:szCs w:val="22"/>
        </w:rPr>
        <w:t xml:space="preserve"> that Mutual Nearest Neighbors (MNN)</w:t>
      </w:r>
      <w:r w:rsidR="005F7DE7" w:rsidRPr="00DC2F15">
        <w:rPr>
          <w:rFonts w:ascii="Segoe UI" w:hAnsi="Segoe UI" w:cs="Segoe UI"/>
          <w:sz w:val="22"/>
          <w:szCs w:val="22"/>
        </w:rPr>
        <w:t xml:space="preserve"> and Surrogate Variable Analysis</w:t>
      </w:r>
      <w:r w:rsidRPr="00DC2F15">
        <w:rPr>
          <w:rFonts w:ascii="Segoe UI" w:hAnsi="Segoe UI" w:cs="Segoe UI"/>
          <w:sz w:val="22"/>
          <w:szCs w:val="22"/>
        </w:rPr>
        <w:t xml:space="preserve"> (SVA)</w:t>
      </w:r>
      <w:r w:rsidR="005F7DE7" w:rsidRPr="00DC2F15">
        <w:rPr>
          <w:rFonts w:ascii="Segoe UI" w:hAnsi="Segoe UI" w:cs="Segoe UI"/>
          <w:sz w:val="22"/>
          <w:szCs w:val="22"/>
        </w:rPr>
        <w:t xml:space="preserve"> were the top methods, jointly resolving </w:t>
      </w:r>
      <w:r w:rsidR="00391D63" w:rsidRPr="00DC2F15">
        <w:rPr>
          <w:rFonts w:ascii="Segoe UI" w:hAnsi="Segoe UI" w:cs="Segoe UI"/>
          <w:sz w:val="22"/>
          <w:szCs w:val="22"/>
        </w:rPr>
        <w:t>FL</w:t>
      </w:r>
      <w:r w:rsidR="005F7DE7" w:rsidRPr="00DC2F15">
        <w:rPr>
          <w:rFonts w:ascii="Segoe UI" w:hAnsi="Segoe UI" w:cs="Segoe UI"/>
          <w:sz w:val="22"/>
          <w:szCs w:val="22"/>
        </w:rPr>
        <w:t xml:space="preserve">, </w:t>
      </w:r>
      <w:r w:rsidR="00391D63" w:rsidRPr="00DC2F15">
        <w:rPr>
          <w:rFonts w:ascii="Segoe UI" w:hAnsi="Segoe UI" w:cs="Segoe UI"/>
          <w:sz w:val="22"/>
          <w:szCs w:val="22"/>
        </w:rPr>
        <w:t>DLBCL</w:t>
      </w:r>
      <w:r w:rsidR="005F7DE7" w:rsidRPr="00DC2F15">
        <w:rPr>
          <w:rFonts w:ascii="Segoe UI" w:hAnsi="Segoe UI" w:cs="Segoe UI"/>
          <w:sz w:val="22"/>
          <w:szCs w:val="22"/>
        </w:rPr>
        <w:t xml:space="preserve"> and normal B-cell differences in multi-platform and RNA-seq-only compositions, respectively. </w:t>
      </w:r>
      <w:r w:rsidR="00391D63" w:rsidRPr="00DC2F15">
        <w:rPr>
          <w:rFonts w:ascii="Segoe UI" w:hAnsi="Segoe UI" w:cs="Segoe UI"/>
          <w:sz w:val="22"/>
          <w:szCs w:val="22"/>
        </w:rPr>
        <w:t xml:space="preserve">These methods were both the best performing ones by metrics and </w:t>
      </w:r>
      <w:r>
        <w:rPr>
          <w:rFonts w:ascii="Segoe UI" w:hAnsi="Segoe UI" w:cs="Segoe UI"/>
          <w:sz w:val="22"/>
          <w:szCs w:val="22"/>
        </w:rPr>
        <w:t xml:space="preserve">mixed batch classes together in </w:t>
      </w:r>
      <w:del w:id="1034" w:author="Claude (NAR referee report 2026-08-02)" w:date="2026-08-02T00:00:00Z">
        <w:r>
          <w:rPr>
            <w:rFonts w:ascii="Segoe UI" w:hAnsi="Segoe UI" w:cs="Segoe UI"/>
            <w:sz w:val="22"/>
            <w:szCs w:val="22"/>
          </w:rPr>
          <w:delText xml:space="preserve">t-distributed stochastic neighbor embedding (tSNE) and uniform manifold approximation and projection (UMAP) space</w:delText>
        </w:r>
      </w:del>
      <w:ins w:id="1035" w:author="Claude (NAR referee report 2026-08-02)" w:date="2026-08-02T00:00:00Z">
        <w:r>
          <w:rPr>
            <w:rFonts w:ascii="Segoe UI" w:hAnsi="Segoe UI" w:cs="Segoe UI"/>
            <w:sz w:val="22"/>
            <w:szCs w:val="22"/>
          </w:rPr>
          <w:t xml:space="preserve">t-distributed stochastic neighbor embedding (tSNE) and uniform manifold approximation and projection (UMAP) space</w:t>
        </w:r>
      </w:ins>
      <w:r>
        <w:rPr>
          <w:rFonts w:ascii="Segoe UI" w:hAnsi="Segoe UI" w:cs="Segoe UI"/>
          <w:sz w:val="22"/>
          <w:szCs w:val="22"/>
        </w:rPr>
        <w:t xml:space="preserve">, </w:t>
      </w:r>
      <w:proofErr w:type="spellStart"/>
      <w:proofErr w:type="spellEnd"/>
      <w:r>
        <w:rPr>
          <w:rFonts w:ascii="Segoe UI" w:hAnsi="Segoe UI" w:cs="Segoe UI"/>
          <w:sz w:val="22"/>
          <w:szCs w:val="22"/>
        </w:rPr>
        <w:lastRenderedPageBreak/>
        <w:t xml:space="preserve">while preserving biology </w:t>
      </w:r>
      <w:r w:rsidR="002A6789" w:rsidRPr="00DC2F15">
        <w:rPr>
          <w:rFonts w:ascii="Segoe UI" w:hAnsi="Segoe UI" w:cs="Segoe UI"/>
          <w:sz w:val="22"/>
          <w:szCs w:val="22"/>
        </w:rPr>
        <w:t xml:space="preserve">groups as distinct clouds. </w:t>
      </w:r>
      <w:r w:rsidR="005F7DE7" w:rsidRPr="00DC2F15">
        <w:rPr>
          <w:rFonts w:ascii="Segoe UI" w:hAnsi="Segoe UI" w:cs="Segoe UI"/>
          <w:sz w:val="22"/>
          <w:szCs w:val="22"/>
        </w:rPr>
        <w:t xml:space="preserve">We </w:t>
      </w:r>
      <w:r w:rsidR="002A6789" w:rsidRPr="00DC2F15">
        <w:rPr>
          <w:rFonts w:ascii="Segoe UI" w:hAnsi="Segoe UI" w:cs="Segoe UI"/>
          <w:sz w:val="22"/>
          <w:szCs w:val="22"/>
        </w:rPr>
        <w:t>propose</w:t>
      </w:r>
      <w:r w:rsidR="005F7DE7" w:rsidRPr="00DC2F15">
        <w:rPr>
          <w:rFonts w:ascii="Segoe UI" w:hAnsi="Segoe UI" w:cs="Segoe UI"/>
          <w:sz w:val="22"/>
          <w:szCs w:val="22"/>
        </w:rPr>
        <w:t xml:space="preserve"> a data-driven five-scenario decision tree for harmonization method selection, applicable to any retrospective multi-platform transcriptomic study.</w:t>
      </w:r>
    </w:p>
    <w:p w14:paraId="686E82B9" w14:textId="7C9C0747" w:rsidR="00045906" w:rsidRPr="00DC2F15" w:rsidRDefault="002A6789" w:rsidP="00DC2F15">
      <w:pPr>
        <w:spacing w:line="276" w:lineRule="auto"/>
        <w:rPr>
          <w:rFonts w:ascii="Segoe UI" w:hAnsi="Segoe UI" w:cs="Segoe UI"/>
          <w:sz w:val="22"/>
          <w:szCs w:val="22"/>
        </w:rPr>
      </w:pPr>
      <w:r w:rsidRPr="00DC2F15">
        <w:rPr>
          <w:rFonts w:ascii="Segoe UI" w:hAnsi="Segoe UI" w:cs="Segoe UI"/>
          <w:sz w:val="22"/>
          <w:szCs w:val="22"/>
        </w:rPr>
        <w:t xml:space="preserve">Finally, the </w:t>
      </w:r>
      <w:proofErr w:type="spellStart"/>
      <w:r w:rsidR="005F7DE7" w:rsidRPr="00DC2F15">
        <w:rPr>
          <w:rFonts w:ascii="Segoe UI" w:hAnsi="Segoe UI" w:cs="Segoe UI"/>
          <w:sz w:val="22"/>
          <w:szCs w:val="22"/>
        </w:rPr>
        <w:t>ComboBatch</w:t>
      </w:r>
      <w:proofErr w:type="spellEnd"/>
      <w:r w:rsidR="005F7DE7" w:rsidRPr="00DC2F15">
        <w:rPr>
          <w:rFonts w:ascii="Segoe UI" w:hAnsi="Segoe UI" w:cs="Segoe UI"/>
          <w:sz w:val="22"/>
          <w:szCs w:val="22"/>
        </w:rPr>
        <w:t xml:space="preserve"> </w:t>
      </w:r>
      <w:r w:rsidRPr="00DC2F15">
        <w:rPr>
          <w:rFonts w:ascii="Segoe UI" w:hAnsi="Segoe UI" w:cs="Segoe UI"/>
          <w:sz w:val="22"/>
          <w:szCs w:val="22"/>
        </w:rPr>
        <w:t xml:space="preserve">tool is available in a public GitHub repository </w:t>
      </w:r>
      <w:r w:rsidRPr="00DC2F15">
        <w:rPr>
          <w:rFonts w:ascii="Segoe UI" w:hAnsi="Segoe UI" w:cs="Segoe UI"/>
          <w:i/>
          <w:iCs/>
          <w:sz w:val="22"/>
          <w:szCs w:val="22"/>
        </w:rPr>
        <w:t>via the link</w:t>
      </w:r>
      <w:r w:rsidR="004A7613" w:rsidRPr="00DC2F15">
        <w:rPr>
          <w:rFonts w:ascii="Segoe UI" w:hAnsi="Segoe UI" w:cs="Segoe UI"/>
          <w:i/>
          <w:iCs/>
          <w:sz w:val="22"/>
          <w:szCs w:val="22"/>
        </w:rPr>
        <w:t xml:space="preserve"> </w:t>
      </w:r>
      <w:hyperlink r:id="rId9" w:history="1">
        <w:r w:rsidR="00A647D9" w:rsidRPr="00DC2F15">
          <w:rPr>
            <w:rStyle w:val="Hyperlink"/>
            <w:rFonts w:ascii="Segoe UI" w:hAnsi="Segoe UI" w:cs="Segoe UI"/>
            <w:sz w:val="22"/>
            <w:szCs w:val="22"/>
          </w:rPr>
          <w:t>https://github.com/Nikit357/ComboBatch</w:t>
        </w:r>
      </w:hyperlink>
      <w:r w:rsidRPr="00DC2F15">
        <w:rPr>
          <w:rFonts w:ascii="Segoe UI" w:hAnsi="Segoe UI" w:cs="Segoe UI"/>
          <w:sz w:val="22"/>
          <w:szCs w:val="22"/>
        </w:rPr>
        <w:t>.</w:t>
      </w:r>
      <w:r w:rsidR="00A647D9" w:rsidRPr="00DC2F15">
        <w:rPr>
          <w:rFonts w:ascii="Segoe UI" w:hAnsi="Segoe UI" w:cs="Segoe UI"/>
          <w:sz w:val="22"/>
          <w:szCs w:val="22"/>
        </w:rPr>
        <w:t xml:space="preserve"> </w:t>
      </w:r>
      <w:r w:rsidR="00B472C3" w:rsidRPr="00DC2F15">
        <w:rPr>
          <w:rFonts w:ascii="Segoe UI" w:hAnsi="Segoe UI" w:cs="Segoe UI"/>
          <w:sz w:val="22"/>
          <w:szCs w:val="22"/>
        </w:rPr>
        <w:t xml:space="preserve">A user can simultaneously run and evaluate </w:t>
      </w:r>
      <w:r w:rsidR="005F7DE7" w:rsidRPr="00DC2F15">
        <w:rPr>
          <w:rFonts w:ascii="Segoe UI" w:hAnsi="Segoe UI" w:cs="Segoe UI"/>
          <w:sz w:val="22"/>
          <w:szCs w:val="22"/>
        </w:rPr>
        <w:t xml:space="preserve">31 harmonization and 3 imputation methods </w:t>
      </w:r>
      <w:r w:rsidR="00E43AF0" w:rsidRPr="00DC2F15">
        <w:rPr>
          <w:rFonts w:ascii="Segoe UI" w:hAnsi="Segoe UI" w:cs="Segoe UI"/>
          <w:sz w:val="22"/>
          <w:szCs w:val="22"/>
        </w:rPr>
        <w:t xml:space="preserve">in a reusable Python environment </w:t>
      </w:r>
      <w:r w:rsidR="00B472C3" w:rsidRPr="00DC2F15">
        <w:rPr>
          <w:rFonts w:ascii="Segoe UI" w:hAnsi="Segoe UI" w:cs="Segoe UI"/>
          <w:sz w:val="22"/>
          <w:szCs w:val="22"/>
        </w:rPr>
        <w:t xml:space="preserve">for any </w:t>
      </w:r>
      <w:r w:rsidR="00E43AF0" w:rsidRPr="00DC2F15">
        <w:rPr>
          <w:rFonts w:ascii="Segoe UI" w:hAnsi="Segoe UI" w:cs="Segoe UI"/>
          <w:sz w:val="22"/>
          <w:szCs w:val="22"/>
        </w:rPr>
        <w:t>bulk transcriptomic dataset</w:t>
      </w:r>
      <w:r w:rsidR="005F7DE7" w:rsidRPr="00DC2F15">
        <w:rPr>
          <w:rFonts w:ascii="Segoe UI" w:hAnsi="Segoe UI" w:cs="Segoe UI"/>
          <w:sz w:val="22"/>
          <w:szCs w:val="22"/>
        </w:rPr>
        <w:t>.</w:t>
      </w:r>
      <w:r w:rsidR="00045906" w:rsidRPr="00DC2F15">
        <w:rPr>
          <w:rFonts w:ascii="Segoe UI" w:hAnsi="Segoe UI" w:cs="Segoe UI"/>
          <w:sz w:val="22"/>
          <w:szCs w:val="22"/>
        </w:rPr>
        <w:t xml:space="preserve"> A Docker image can be deployed and integrated in any bioinformatic pipeline for harmonization if necessary.</w:t>
      </w:r>
    </w:p>
    <w:p w14:paraId="309CB7B2" w14:textId="64E424E1" w:rsidR="001E5682" w:rsidRPr="00DC2F15" w:rsidRDefault="00045906" w:rsidP="00DC2F15">
      <w:pPr>
        <w:spacing w:line="276" w:lineRule="auto"/>
        <w:rPr>
          <w:rFonts w:ascii="Segoe UI" w:hAnsi="Segoe UI" w:cs="Segoe UI"/>
          <w:sz w:val="22"/>
          <w:szCs w:val="22"/>
        </w:rPr>
      </w:pPr>
      <w:r w:rsidRPr="00DC2F15">
        <w:rPr>
          <w:rFonts w:ascii="Segoe UI" w:hAnsi="Segoe UI" w:cs="Segoe UI"/>
          <w:sz w:val="22"/>
          <w:szCs w:val="22"/>
        </w:rPr>
        <w:t xml:space="preserve">Together, these results and computational tools help convert large-scale omics data into </w:t>
      </w:r>
      <w:r w:rsidR="00D603F0" w:rsidRPr="00DC2F15">
        <w:rPr>
          <w:rFonts w:ascii="Segoe UI" w:hAnsi="Segoe UI" w:cs="Segoe UI"/>
          <w:sz w:val="22"/>
          <w:szCs w:val="22"/>
        </w:rPr>
        <w:t xml:space="preserve">foundational AI models, </w:t>
      </w:r>
      <w:r w:rsidRPr="00DC2F15">
        <w:rPr>
          <w:rFonts w:ascii="Segoe UI" w:hAnsi="Segoe UI" w:cs="Segoe UI"/>
          <w:sz w:val="22"/>
          <w:szCs w:val="22"/>
        </w:rPr>
        <w:t>biological insight and, ultimately, into clinically actionable cancer biomarkers.</w:t>
      </w:r>
    </w:p>
    <w:p w14:paraId="60D711AC" w14:textId="55DB08E5" w:rsidR="0022558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MATERIAL</w:t>
      </w:r>
      <w:r w:rsidR="007B59AE" w:rsidRPr="00DC2F15">
        <w:rPr>
          <w:rFonts w:ascii="Segoe UI" w:eastAsia="Times New Roman" w:hAnsi="Segoe UI" w:cs="Segoe UI"/>
          <w:b/>
          <w:bCs/>
          <w:color w:val="000000"/>
          <w:sz w:val="22"/>
          <w:szCs w:val="22"/>
        </w:rPr>
        <w:t>S</w:t>
      </w:r>
      <w:r w:rsidRPr="00DC2F15">
        <w:rPr>
          <w:rFonts w:ascii="Segoe UI" w:eastAsia="Times New Roman" w:hAnsi="Segoe UI" w:cs="Segoe UI"/>
          <w:b/>
          <w:bCs/>
          <w:color w:val="000000"/>
          <w:sz w:val="22"/>
          <w:szCs w:val="22"/>
        </w:rPr>
        <w:t xml:space="preserve"> AND METHODS</w:t>
      </w:r>
    </w:p>
    <w:p w14:paraId="35CDD74A" w14:textId="77777777" w:rsidR="00225589" w:rsidRPr="00DC2F15" w:rsidRDefault="00761897"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Dataset</w:t>
      </w:r>
      <w:r w:rsidR="00225589" w:rsidRPr="00DC2F15">
        <w:rPr>
          <w:rFonts w:ascii="Segoe UI" w:eastAsia="Times New Roman" w:hAnsi="Segoe UI" w:cs="Segoe UI"/>
          <w:b/>
          <w:bCs/>
          <w:color w:val="000000" w:themeColor="text1"/>
          <w:sz w:val="22"/>
          <w:szCs w:val="22"/>
        </w:rPr>
        <w:t xml:space="preserve"> assembly</w:t>
      </w:r>
    </w:p>
    <w:p w14:paraId="52EE9A73" w14:textId="72520D9C" w:rsidR="00CB6B4F" w:rsidRPr="00CB6B4F" w:rsidRDefault="00A0381A" w:rsidP="00CB6B4F">
      <w:pPr>
        <w:spacing w:line="276" w:lineRule="auto"/>
        <w:rPr>
          <w:rFonts w:ascii="Segoe UI" w:hAnsi="Segoe UI" w:cs="Segoe UI"/>
          <w:sz w:val="22"/>
          <w:szCs w:val="22"/>
        </w:rPr>
      </w:pPr>
      <w:r w:rsidRPr="00DC2F15">
        <w:rPr>
          <w:rFonts w:ascii="Segoe UI" w:hAnsi="Segoe UI" w:cs="Segoe UI"/>
          <w:sz w:val="22"/>
          <w:szCs w:val="22"/>
        </w:rPr>
        <w:t xml:space="preserve">We assembled a comprehensive set of publicly available cohorts containing FL samples, supplemented with DLBCL cohorts as the most closely related GC B-cell malignancy and normal B-cell cohorts as a biological reference for future FL transcriptomic signature studies. The final dataset comprised 88 cohorts, 7,174 samples, and four platform types: RNA-seq (NGS), Affymetrix, Illumina, and Agilent microarrays (Supplementary </w:t>
      </w:r>
      <w:r w:rsidR="00050700" w:rsidRPr="00DC2F15">
        <w:rPr>
          <w:rFonts w:ascii="Segoe UI" w:hAnsi="Segoe UI" w:cs="Segoe UI"/>
          <w:sz w:val="22"/>
          <w:szCs w:val="22"/>
        </w:rPr>
        <w:t>File</w:t>
      </w:r>
      <w:r w:rsidRPr="00DC2F15">
        <w:rPr>
          <w:rFonts w:ascii="Segoe UI" w:hAnsi="Segoe UI" w:cs="Segoe UI"/>
          <w:sz w:val="22"/>
          <w:szCs w:val="22"/>
        </w:rPr>
        <w:t xml:space="preserve"> 1).</w:t>
      </w:r>
    </w:p>
    <w:p w14:paraId="36FB5B81" w14:textId="78DED413" w:rsidR="006D1C97" w:rsidRPr="00DC2F15" w:rsidRDefault="006045E8" w:rsidP="00DC2F15">
      <w:pPr>
        <w:spacing w:line="276" w:lineRule="auto"/>
        <w:rPr>
          <w:rFonts w:ascii="Segoe UI" w:hAnsi="Segoe UI" w:cs="Segoe UI"/>
          <w:bCs/>
          <w:iCs/>
          <w:color w:val="000000" w:themeColor="text1"/>
          <w:sz w:val="22"/>
          <w:szCs w:val="22"/>
        </w:rPr>
      </w:pPr>
      <w:r w:rsidRPr="00DC2F15">
        <w:rPr>
          <w:rFonts w:ascii="Segoe UI" w:hAnsi="Segoe UI" w:cs="Segoe UI"/>
          <w:bCs/>
          <w:iCs/>
          <w:color w:val="000000" w:themeColor="text1"/>
          <w:sz w:val="22"/>
          <w:szCs w:val="22"/>
        </w:rPr>
        <w:t xml:space="preserve">This study </w:t>
      </w:r>
      <w:r w:rsidR="001310E1" w:rsidRPr="00DC2F15">
        <w:rPr>
          <w:rFonts w:ascii="Segoe UI" w:hAnsi="Segoe UI" w:cs="Segoe UI"/>
          <w:bCs/>
          <w:iCs/>
          <w:color w:val="000000" w:themeColor="text1"/>
          <w:sz w:val="22"/>
          <w:szCs w:val="22"/>
        </w:rPr>
        <w:t>analyzed</w:t>
      </w:r>
      <w:r w:rsidRPr="00DC2F15">
        <w:rPr>
          <w:rFonts w:ascii="Segoe UI" w:hAnsi="Segoe UI" w:cs="Segoe UI"/>
          <w:bCs/>
          <w:iCs/>
          <w:color w:val="000000" w:themeColor="text1"/>
          <w:sz w:val="22"/>
          <w:szCs w:val="22"/>
        </w:rPr>
        <w:t xml:space="preserve"> only publicly available, de-identified transcriptomic data and generated no new human data, so no additional ethics approval was required.</w:t>
      </w:r>
    </w:p>
    <w:p w14:paraId="1F830D81" w14:textId="77777777" w:rsidR="0079197D" w:rsidRPr="00DC2F15" w:rsidRDefault="0079197D" w:rsidP="00DC2F15">
      <w:pPr>
        <w:spacing w:line="276" w:lineRule="auto"/>
        <w:rPr>
          <w:rFonts w:ascii="Segoe UI" w:hAnsi="Segoe UI" w:cs="Segoe UI"/>
          <w:sz w:val="22"/>
          <w:szCs w:val="22"/>
        </w:rPr>
      </w:pPr>
    </w:p>
    <w:p w14:paraId="01A9C131" w14:textId="77777777" w:rsidR="0079197D" w:rsidRPr="00DC2F15" w:rsidRDefault="0079197D"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Batch annotation and classification</w:t>
      </w:r>
    </w:p>
    <w:p w14:paraId="68653889" w14:textId="498F9171" w:rsidR="00BD2C81" w:rsidRPr="00DC2F15" w:rsidRDefault="00BD2C81" w:rsidP="00DC2F15">
      <w:pPr>
        <w:spacing w:line="276" w:lineRule="auto"/>
        <w:rPr>
          <w:rFonts w:ascii="Segoe UI" w:hAnsi="Segoe UI" w:cs="Segoe UI"/>
          <w:sz w:val="22"/>
          <w:szCs w:val="22"/>
        </w:rPr>
      </w:pPr>
      <w:r w:rsidRPr="00DC2F15">
        <w:rPr>
          <w:rFonts w:ascii="Segoe UI" w:hAnsi="Segoe UI" w:cs="Segoe UI"/>
          <w:sz w:val="22"/>
          <w:szCs w:val="22"/>
        </w:rPr>
        <w:t>We devised a systematic batch naming convention in which each batch is labelled &lt;</w:t>
      </w:r>
      <w:proofErr w:type="spellStart"/>
      <w:r w:rsidRPr="00DC2F15">
        <w:rPr>
          <w:rFonts w:ascii="Segoe UI" w:hAnsi="Segoe UI" w:cs="Segoe UI"/>
          <w:sz w:val="22"/>
          <w:szCs w:val="22"/>
        </w:rPr>
        <w:t>Platform_name</w:t>
      </w:r>
      <w:proofErr w:type="spellEnd"/>
      <w:r w:rsidRPr="00DC2F15">
        <w:rPr>
          <w:rFonts w:ascii="Segoe UI" w:hAnsi="Segoe UI" w:cs="Segoe UI"/>
          <w:sz w:val="22"/>
          <w:szCs w:val="22"/>
        </w:rPr>
        <w:t>&gt;_&lt;</w:t>
      </w:r>
      <w:proofErr w:type="spellStart"/>
      <w:r w:rsidRPr="00DC2F15">
        <w:rPr>
          <w:rFonts w:ascii="Segoe UI" w:hAnsi="Segoe UI" w:cs="Segoe UI"/>
          <w:sz w:val="22"/>
          <w:szCs w:val="22"/>
        </w:rPr>
        <w:t>Biomaterial_name</w:t>
      </w:r>
      <w:proofErr w:type="spellEnd"/>
      <w:r w:rsidRPr="00DC2F15">
        <w:rPr>
          <w:rFonts w:ascii="Segoe UI" w:hAnsi="Segoe UI" w:cs="Segoe UI"/>
          <w:sz w:val="22"/>
          <w:szCs w:val="22"/>
        </w:rPr>
        <w:t>&gt;_&lt;</w:t>
      </w:r>
      <w:proofErr w:type="spellStart"/>
      <w:r w:rsidRPr="00DC2F15">
        <w:rPr>
          <w:rFonts w:ascii="Segoe UI" w:hAnsi="Segoe UI" w:cs="Segoe UI"/>
          <w:sz w:val="22"/>
          <w:szCs w:val="22"/>
        </w:rPr>
        <w:t>Target_enrichment_name</w:t>
      </w:r>
      <w:proofErr w:type="spellEnd"/>
      <w:r w:rsidRPr="00DC2F15">
        <w:rPr>
          <w:rFonts w:ascii="Segoe UI" w:hAnsi="Segoe UI" w:cs="Segoe UI"/>
          <w:sz w:val="22"/>
          <w:szCs w:val="22"/>
        </w:rPr>
        <w:t xml:space="preserve">&gt;. </w:t>
      </w:r>
      <w:proofErr w:type="spellStart"/>
      <w:r w:rsidRPr="00DC2F15">
        <w:rPr>
          <w:rFonts w:ascii="Segoe UI" w:hAnsi="Segoe UI" w:cs="Segoe UI"/>
          <w:sz w:val="22"/>
          <w:szCs w:val="22"/>
        </w:rPr>
        <w:t>Platform_name</w:t>
      </w:r>
      <w:proofErr w:type="spellEnd"/>
      <w:r>
        <w:rPr>
          <w:rFonts w:ascii="Segoe UI" w:hAnsi="Segoe UI" w:cs="Segoe UI"/>
          <w:sz w:val="22"/>
          <w:szCs w:val="22"/>
        </w:rPr>
        <w:t xml:space="preserve"> is the Gene Expression Omnibus (GEO) platform identifier for microarray batches, or '</w:t>
      </w:r>
      <w:proofErr w:type="spellStart"/>
      <w:r w:rsidRPr="00DC2F15">
        <w:rPr>
          <w:rFonts w:ascii="Segoe UI" w:hAnsi="Segoe UI" w:cs="Segoe UI"/>
          <w:sz w:val="22"/>
          <w:szCs w:val="22"/>
        </w:rPr>
        <w:t>RNASeq</w:t>
      </w:r>
      <w:proofErr w:type="spellEnd"/>
      <w:r w:rsidRPr="00DC2F15">
        <w:rPr>
          <w:rFonts w:ascii="Segoe UI" w:hAnsi="Segoe UI" w:cs="Segoe UI"/>
          <w:sz w:val="22"/>
          <w:szCs w:val="22"/>
        </w:rPr>
        <w:t xml:space="preserve">' for NGS batches. </w:t>
      </w:r>
      <w:proofErr w:type="spellStart"/>
      <w:r w:rsidRPr="00DC2F15">
        <w:rPr>
          <w:rFonts w:ascii="Segoe UI" w:hAnsi="Segoe UI" w:cs="Segoe UI"/>
          <w:sz w:val="22"/>
          <w:szCs w:val="22"/>
        </w:rPr>
        <w:t>Biomaterial_name</w:t>
      </w:r>
      <w:proofErr w:type="spellEnd"/>
      <w:r>
        <w:rPr>
          <w:rFonts w:ascii="Segoe UI" w:hAnsi="Segoe UI" w:cs="Segoe UI"/>
          <w:sz w:val="22"/>
          <w:szCs w:val="22"/>
        </w:rPr>
        <w:t xml:space="preserve"> is coded as 'FFPE' for cohorts with unambiguous FFPE annotation, 'FF' for all fresh biomaterials (fresh-frozen tissue, sorted cells, peripheral blood mononuclear cells (PBMCs), </w:t>
      </w:r>
      <w:r w:rsidR="00353E3D" w:rsidRPr="00DC2F15">
        <w:rPr>
          <w:rFonts w:ascii="Segoe UI" w:hAnsi="Segoe UI" w:cs="Segoe UI"/>
          <w:sz w:val="22"/>
          <w:szCs w:val="22"/>
        </w:rPr>
        <w:t xml:space="preserve">whole blood, </w:t>
      </w:r>
      <w:r w:rsidRPr="00DC2F15">
        <w:rPr>
          <w:rFonts w:ascii="Segoe UI" w:hAnsi="Segoe UI" w:cs="Segoe UI"/>
          <w:sz w:val="22"/>
          <w:szCs w:val="22"/>
        </w:rPr>
        <w:t xml:space="preserve">etc.), and 'Unknown' for samples lacking unambiguous biomaterial classification in the source article or GEO record. For NGS batches, </w:t>
      </w:r>
      <w:proofErr w:type="spellStart"/>
      <w:r w:rsidRPr="00DC2F15">
        <w:rPr>
          <w:rFonts w:ascii="Segoe UI" w:hAnsi="Segoe UI" w:cs="Segoe UI"/>
          <w:sz w:val="22"/>
          <w:szCs w:val="22"/>
        </w:rPr>
        <w:t>Target_enrichment_name</w:t>
      </w:r>
      <w:proofErr w:type="spellEnd"/>
      <w:r w:rsidRPr="00DC2F15">
        <w:rPr>
          <w:rFonts w:ascii="Segoe UI" w:hAnsi="Segoe UI" w:cs="Segoe UI"/>
          <w:sz w:val="22"/>
          <w:szCs w:val="22"/>
        </w:rPr>
        <w:t xml:space="preserve"> records the enrichment strategy (poly-A selection, exome capture, rRNA depletion, total RNA, or unknown); for microarray batches this field is set to 'unknown', as target specificity is inherent to the probe design of the array platform. Additional granular batch attributes — RNA extraction kit, library preparation protocol, NGS platform model, and detailed biomaterial subtype — are available in Supplementary </w:t>
      </w:r>
      <w:r w:rsidR="001F6459" w:rsidRPr="00DC2F15">
        <w:rPr>
          <w:rFonts w:ascii="Segoe UI" w:hAnsi="Segoe UI" w:cs="Segoe UI"/>
          <w:sz w:val="22"/>
          <w:szCs w:val="22"/>
        </w:rPr>
        <w:t>File</w:t>
      </w:r>
      <w:r w:rsidRPr="00DC2F15">
        <w:rPr>
          <w:rFonts w:ascii="Segoe UI" w:hAnsi="Segoe UI" w:cs="Segoe UI"/>
          <w:sz w:val="22"/>
          <w:szCs w:val="22"/>
        </w:rPr>
        <w:t xml:space="preserve"> </w:t>
      </w:r>
      <w:r w:rsidR="001F6459" w:rsidRPr="00DC2F15">
        <w:rPr>
          <w:rFonts w:ascii="Segoe UI" w:hAnsi="Segoe UI" w:cs="Segoe UI"/>
          <w:sz w:val="22"/>
          <w:szCs w:val="22"/>
        </w:rPr>
        <w:t>1 and in the GEO records.</w:t>
      </w:r>
      <w:r w:rsidRPr="00DC2F15">
        <w:rPr>
          <w:rFonts w:ascii="Segoe UI" w:hAnsi="Segoe UI" w:cs="Segoe UI"/>
          <w:sz w:val="22"/>
          <w:szCs w:val="22"/>
        </w:rPr>
        <w:t xml:space="preserve"> </w:t>
      </w:r>
      <w:r w:rsidR="001F6459" w:rsidRPr="00DC2F15">
        <w:rPr>
          <w:rFonts w:ascii="Segoe UI" w:hAnsi="Segoe UI" w:cs="Segoe UI"/>
          <w:sz w:val="22"/>
          <w:szCs w:val="22"/>
        </w:rPr>
        <w:t>We</w:t>
      </w:r>
      <w:r w:rsidRPr="00DC2F15">
        <w:rPr>
          <w:rFonts w:ascii="Segoe UI" w:hAnsi="Segoe UI" w:cs="Segoe UI"/>
          <w:sz w:val="22"/>
          <w:szCs w:val="22"/>
        </w:rPr>
        <w:t xml:space="preserve"> excluded</w:t>
      </w:r>
      <w:r w:rsidR="001F6459" w:rsidRPr="00DC2F15">
        <w:rPr>
          <w:rFonts w:ascii="Segoe UI" w:hAnsi="Segoe UI" w:cs="Segoe UI"/>
          <w:sz w:val="22"/>
          <w:szCs w:val="22"/>
        </w:rPr>
        <w:t xml:space="preserve"> these fields</w:t>
      </w:r>
      <w:r w:rsidRPr="00DC2F15">
        <w:rPr>
          <w:rFonts w:ascii="Segoe UI" w:hAnsi="Segoe UI" w:cs="Segoe UI"/>
          <w:sz w:val="22"/>
          <w:szCs w:val="22"/>
        </w:rPr>
        <w:t xml:space="preserve"> from the batch classification scheme to avoid over-parameterizing the batch correction logic.</w:t>
      </w:r>
    </w:p>
    <w:p w14:paraId="65A6655B" w14:textId="77777777" w:rsidR="00B9796D" w:rsidRPr="00DC2F15" w:rsidRDefault="00B9796D" w:rsidP="00DC2F15">
      <w:pPr>
        <w:spacing w:line="276" w:lineRule="auto"/>
        <w:rPr>
          <w:rFonts w:ascii="Segoe UI" w:hAnsi="Segoe UI" w:cs="Segoe UI"/>
          <w:sz w:val="22"/>
          <w:szCs w:val="22"/>
        </w:rPr>
      </w:pPr>
    </w:p>
    <w:p w14:paraId="3B8B4533" w14:textId="77777777" w:rsidR="00225589" w:rsidRPr="00DC2F15" w:rsidRDefault="00225589"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Gene expression profiling</w:t>
      </w:r>
    </w:p>
    <w:p w14:paraId="5EB188CE" w14:textId="5BCD39CA" w:rsidR="003A2695" w:rsidRPr="00DC2F15" w:rsidRDefault="007E391D" w:rsidP="00DC2F15">
      <w:pPr>
        <w:spacing w:line="276" w:lineRule="auto"/>
        <w:rPr>
          <w:rFonts w:ascii="Segoe UI" w:hAnsi="Segoe UI" w:cs="Segoe UI"/>
          <w:b/>
          <w:i/>
          <w:color w:val="C00000"/>
          <w:sz w:val="22"/>
          <w:szCs w:val="22"/>
        </w:rPr>
      </w:pPr>
      <w:r w:rsidRPr="00DC2F15">
        <w:rPr>
          <w:rFonts w:ascii="Segoe UI" w:hAnsi="Segoe UI" w:cs="Segoe UI"/>
          <w:sz w:val="22"/>
          <w:szCs w:val="22"/>
        </w:rPr>
        <w:t>For RNA-seq datasets gene expression profiling was done starting from the raw FASTQ files using the GRCh38.d1.vd1 reference</w:t>
      </w:r>
      <w:r w:rsidR="00E82550">
        <w:rPr>
          <w:rFonts w:ascii="Segoe UI" w:hAnsi="Segoe UI" w:cs="Segoe UI"/>
          <w:sz w:val="22"/>
          <w:szCs w:val="22"/>
        </w:rPr>
        <w:t xml:space="preserve">, </w:t>
      </w:r>
      <w:proofErr w:type="spellStart"/>
      <w:r w:rsidRPr="00DC2F15">
        <w:rPr>
          <w:rFonts w:ascii="Segoe UI" w:hAnsi="Segoe UI" w:cs="Segoe UI"/>
          <w:sz w:val="22"/>
          <w:szCs w:val="22"/>
        </w:rPr>
        <w:t>kallisto</w:t>
      </w:r>
      <w:proofErr w:type="spellEnd"/>
      <w:r w:rsidRPr="00DC2F15">
        <w:rPr>
          <w:rFonts w:ascii="Segoe UI" w:hAnsi="Segoe UI" w:cs="Segoe UI"/>
          <w:sz w:val="22"/>
          <w:szCs w:val="22"/>
        </w:rPr>
        <w:t xml:space="preserve"> </w:t>
      </w:r>
      <w:r w:rsidR="008D57CA">
        <w:rPr>
          <w:rFonts w:ascii="Segoe UI" w:hAnsi="Segoe UI" w:cs="Segoe UI"/>
          <w:sz w:val="22"/>
          <w:szCs w:val="22"/>
        </w:rPr>
        <w:t xml:space="preserve">version </w:t>
      </w:r>
      <w:r w:rsidR="008D57CA" w:rsidRPr="008D57CA">
        <w:rPr>
          <w:rFonts w:ascii="Segoe UI" w:hAnsi="Segoe UI" w:cs="Segoe UI"/>
          <w:sz w:val="22"/>
          <w:szCs w:val="22"/>
        </w:rPr>
        <w:t>0.43.0</w:t>
      </w:r>
      <w:r w:rsidR="00E82550">
        <w:rPr>
          <w:rFonts w:ascii="Segoe UI" w:hAnsi="Segoe UI" w:cs="Segoe UI"/>
          <w:sz w:val="22"/>
          <w:szCs w:val="22"/>
        </w:rPr>
        <w:t xml:space="preserve"> and GENCODE </w:t>
      </w:r>
      <w:r w:rsidR="00401730">
        <w:rPr>
          <w:rFonts w:ascii="Segoe UI" w:hAnsi="Segoe UI" w:cs="Segoe UI"/>
          <w:sz w:val="22"/>
          <w:szCs w:val="22"/>
        </w:rPr>
        <w:t>release 23</w:t>
      </w:r>
      <w:r w:rsidR="008D57CA" w:rsidRPr="008D57CA">
        <w:rPr>
          <w:rFonts w:ascii="Segoe UI" w:hAnsi="Segoe UI" w:cs="Segoe UI"/>
          <w:sz w:val="22"/>
          <w:szCs w:val="22"/>
        </w:rPr>
        <w:t xml:space="preserve"> </w:t>
      </w:r>
      <w:r w:rsidRPr="00DC2F15">
        <w:rPr>
          <w:rFonts w:ascii="Segoe UI" w:hAnsi="Segoe UI" w:cs="Segoe UI"/>
          <w:sz w:val="22"/>
          <w:szCs w:val="22"/>
        </w:rPr>
        <w:t xml:space="preserve">as described in </w:t>
      </w:r>
      <w:sdt>
        <w:sdtPr>
          <w:rPr>
            <w:rFonts w:ascii="Segoe UI" w:hAnsi="Segoe UI" w:cs="Segoe UI"/>
            <w:color w:val="000000"/>
            <w:sz w:val="22"/>
            <w:szCs w:val="22"/>
          </w:rPr>
          <w:tag w:val="MENDELEY_CITATION_v3_eyJjaXRhdGlvbklEIjoiTUVOREVMRVlfQ0lUQVRJT05fYzFlNGY2YjEtNTA4ZS00YTA4LWEzMzQtMmIyMjRmODViMzdi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
          <w:id w:val="-218818517"/>
          <w:placeholder>
            <w:docPart w:val="DefaultPlaceholder_-1854013440"/>
          </w:placeholder>
        </w:sdtPr>
        <w:sdtEndPr/>
        <w:sdtContent>
          <w:r w:rsidR="00D02FF9" w:rsidRPr="00D02FF9">
            <w:rPr>
              <w:rFonts w:ascii="Segoe UI" w:hAnsi="Segoe UI" w:cs="Segoe UI"/>
              <w:color w:val="000000"/>
              <w:sz w:val="22"/>
              <w:szCs w:val="22"/>
            </w:rPr>
            <w:t>(14)</w:t>
          </w:r>
        </w:sdtContent>
      </w:sdt>
      <w:r w:rsidR="006E03CF" w:rsidRPr="00DC2F15">
        <w:rPr>
          <w:rFonts w:ascii="Segoe UI" w:hAnsi="Segoe UI" w:cs="Segoe UI"/>
          <w:sz w:val="22"/>
          <w:szCs w:val="22"/>
        </w:rPr>
        <w:t xml:space="preserve">. For microarrays, their gene expression values were </w:t>
      </w:r>
      <w:r w:rsidR="00C37931" w:rsidRPr="00DC2F15">
        <w:rPr>
          <w:rFonts w:ascii="Segoe UI" w:hAnsi="Segoe UI" w:cs="Segoe UI"/>
          <w:sz w:val="22"/>
          <w:szCs w:val="22"/>
        </w:rPr>
        <w:t xml:space="preserve">taken from the GEO repository and </w:t>
      </w:r>
      <w:r w:rsidRPr="00DC2F15">
        <w:rPr>
          <w:rFonts w:ascii="Segoe UI" w:hAnsi="Segoe UI" w:cs="Segoe UI"/>
          <w:sz w:val="22"/>
          <w:szCs w:val="22"/>
        </w:rPr>
        <w:t xml:space="preserve">converted by the probe ID based ones to the standard HGNC names using the Python </w:t>
      </w:r>
      <w:proofErr w:type="spellStart"/>
      <w:r w:rsidRPr="00DC2F15">
        <w:rPr>
          <w:rFonts w:ascii="Segoe UI" w:hAnsi="Segoe UI" w:cs="Segoe UI"/>
          <w:sz w:val="22"/>
          <w:szCs w:val="22"/>
        </w:rPr>
        <w:t>biomart</w:t>
      </w:r>
      <w:proofErr w:type="spellEnd"/>
      <w:r w:rsidRPr="00DC2F15">
        <w:rPr>
          <w:rFonts w:ascii="Segoe UI" w:hAnsi="Segoe UI" w:cs="Segoe UI"/>
          <w:sz w:val="22"/>
          <w:szCs w:val="22"/>
        </w:rPr>
        <w:t xml:space="preserve"> package version 0.9.2</w:t>
      </w:r>
      <w:r w:rsidR="00E3405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"/>
          <w:id w:val="-1099408679"/>
          <w:placeholder>
            <w:docPart w:val="DefaultPlaceholder_-1854013440"/>
          </w:placeholder>
        </w:sdtPr>
        <w:sdtEndPr/>
        <w:sdtContent>
          <w:r w:rsidR="00D02FF9" w:rsidRPr="00D02FF9">
            <w:rPr>
              <w:rFonts w:ascii="Segoe UI" w:hAnsi="Segoe UI" w:cs="Segoe UI"/>
              <w:color w:val="000000"/>
              <w:sz w:val="22"/>
              <w:szCs w:val="22"/>
            </w:rPr>
            <w:t>(15)</w:t>
          </w:r>
        </w:sdtContent>
      </w:sdt>
      <w:r w:rsidR="00AC06B2">
        <w:rPr>
          <w:rFonts w:ascii="Segoe UI" w:hAnsi="Segoe UI" w:cs="Segoe UI"/>
          <w:color w:val="000000"/>
          <w:sz w:val="22"/>
          <w:szCs w:val="22"/>
        </w:rPr>
        <w:t xml:space="preserve"> connecting to the </w:t>
      </w:r>
      <w:proofErr w:type="spellStart"/>
      <w:r w:rsidR="00AC06B2">
        <w:rPr>
          <w:rFonts w:ascii="Segoe UI" w:hAnsi="Segoe UI" w:cs="Segoe UI"/>
          <w:color w:val="000000"/>
          <w:sz w:val="22"/>
          <w:szCs w:val="22"/>
        </w:rPr>
        <w:t>Biomart</w:t>
      </w:r>
      <w:proofErr w:type="spellEnd"/>
      <w:r w:rsidR="00AC06B2">
        <w:rPr>
          <w:rFonts w:ascii="Segoe UI" w:hAnsi="Segoe UI" w:cs="Segoe UI"/>
          <w:color w:val="000000"/>
          <w:sz w:val="22"/>
          <w:szCs w:val="22"/>
        </w:rPr>
        <w:t xml:space="preserve"> database of release 116</w:t>
      </w:r>
      <w:r w:rsidR="00E34054" w:rsidRPr="00DC2F15">
        <w:rPr>
          <w:rFonts w:ascii="Segoe UI" w:hAnsi="Segoe UI" w:cs="Segoe UI"/>
          <w:sz w:val="22"/>
          <w:szCs w:val="22"/>
        </w:rPr>
        <w:t>.</w:t>
      </w:r>
      <w:r w:rsidR="00C37931" w:rsidRPr="00DC2F15">
        <w:rPr>
          <w:rFonts w:ascii="Segoe UI" w:hAnsi="Segoe UI" w:cs="Segoe UI"/>
          <w:sz w:val="22"/>
          <w:szCs w:val="22"/>
        </w:rPr>
        <w:t xml:space="preserve"> </w:t>
      </w:r>
      <w:r w:rsidR="00744313" w:rsidRPr="00DC2F15">
        <w:rPr>
          <w:rFonts w:ascii="Segoe UI" w:hAnsi="Segoe UI" w:cs="Segoe UI"/>
          <w:sz w:val="22"/>
          <w:szCs w:val="22"/>
        </w:rPr>
        <w:t>Log-transformed g</w:t>
      </w:r>
      <w:r w:rsidR="00040500" w:rsidRPr="00DC2F15">
        <w:rPr>
          <w:rFonts w:ascii="Segoe UI" w:hAnsi="Segoe UI" w:cs="Segoe UI"/>
          <w:sz w:val="22"/>
          <w:szCs w:val="22"/>
        </w:rPr>
        <w:t xml:space="preserve">ene expression values for </w:t>
      </w:r>
      <w:r w:rsidR="00744313" w:rsidRPr="00DC2F15">
        <w:rPr>
          <w:rFonts w:ascii="Segoe UI" w:hAnsi="Segoe UI" w:cs="Segoe UI"/>
          <w:sz w:val="22"/>
          <w:szCs w:val="22"/>
        </w:rPr>
        <w:t>probes corr</w:t>
      </w:r>
      <w:r w:rsidR="00857A12" w:rsidRPr="00DC2F15">
        <w:rPr>
          <w:rFonts w:ascii="Segoe UI" w:hAnsi="Segoe UI" w:cs="Segoe UI"/>
          <w:sz w:val="22"/>
          <w:szCs w:val="22"/>
        </w:rPr>
        <w:t>esponding to the same HGNC gene name were averaged to calculate the gene-level expression value.</w:t>
      </w:r>
    </w:p>
    <w:p w14:paraId="63F22BB8" w14:textId="0D0336BF" w:rsidR="006D1C97" w:rsidRPr="00DC2F15" w:rsidRDefault="00474342" w:rsidP="00DC2F15">
      <w:pPr>
        <w:spacing w:line="276" w:lineRule="auto"/>
        <w:rPr>
          <w:rFonts w:ascii="Segoe UI" w:hAnsi="Segoe UI" w:cs="Segoe UI"/>
          <w:i/>
          <w:color w:val="C00000"/>
          <w:sz w:val="22"/>
          <w:szCs w:val="22"/>
        </w:rPr>
      </w:pPr>
      <w:r w:rsidRPr="00DC2F15">
        <w:rPr>
          <w:rFonts w:ascii="Segoe UI" w:hAnsi="Segoe UI" w:cs="Segoe UI"/>
          <w:b/>
          <w:i/>
          <w:color w:val="C00000"/>
          <w:sz w:val="22"/>
          <w:szCs w:val="22"/>
        </w:rPr>
        <w:t>Add more from Phoenix</w:t>
      </w:r>
      <w:r w:rsidR="00857A12" w:rsidRPr="00DC2F15">
        <w:rPr>
          <w:rFonts w:ascii="Segoe UI" w:hAnsi="Segoe UI" w:cs="Segoe UI"/>
          <w:b/>
          <w:i/>
          <w:color w:val="C00000"/>
          <w:sz w:val="22"/>
          <w:szCs w:val="22"/>
        </w:rPr>
        <w:t xml:space="preserve"> from Polina Rogova</w:t>
      </w:r>
      <w:r w:rsidRPr="00DC2F15">
        <w:rPr>
          <w:rFonts w:ascii="Segoe UI" w:hAnsi="Segoe UI" w:cs="Segoe UI"/>
          <w:i/>
          <w:color w:val="C00000"/>
          <w:sz w:val="22"/>
          <w:szCs w:val="22"/>
        </w:rPr>
        <w:t>.</w:t>
      </w:r>
    </w:p>
    <w:p w14:paraId="68EA9A01" w14:textId="77777777" w:rsidR="0038486E" w:rsidRPr="00DC2F15" w:rsidRDefault="0038486E" w:rsidP="00DC2F15">
      <w:pPr>
        <w:spacing w:line="276" w:lineRule="auto"/>
        <w:rPr>
          <w:rFonts w:ascii="Segoe UI" w:hAnsi="Segoe UI" w:cs="Segoe UI"/>
          <w:sz w:val="22"/>
          <w:szCs w:val="22"/>
        </w:rPr>
      </w:pPr>
    </w:p>
    <w:p w14:paraId="0B230876" w14:textId="77777777" w:rsidR="0038486E" w:rsidRPr="00DC2F15" w:rsidRDefault="0038486E"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Computation</w:t>
      </w:r>
      <w:r w:rsidR="00512B3F" w:rsidRPr="00DC2F15">
        <w:rPr>
          <w:rFonts w:ascii="Segoe UI" w:eastAsia="Times New Roman" w:hAnsi="Segoe UI" w:cs="Segoe UI"/>
          <w:b/>
          <w:bCs/>
          <w:color w:val="000000" w:themeColor="text1"/>
          <w:sz w:val="22"/>
          <w:szCs w:val="22"/>
        </w:rPr>
        <w:t>al</w:t>
      </w:r>
      <w:r w:rsidRPr="00DC2F15">
        <w:rPr>
          <w:rFonts w:ascii="Segoe UI" w:eastAsia="Times New Roman" w:hAnsi="Segoe UI" w:cs="Segoe UI"/>
          <w:b/>
          <w:bCs/>
          <w:color w:val="000000" w:themeColor="text1"/>
          <w:sz w:val="22"/>
          <w:szCs w:val="22"/>
        </w:rPr>
        <w:t xml:space="preserve"> hardware</w:t>
      </w:r>
    </w:p>
    <w:p w14:paraId="5A084027" w14:textId="7FDDD160" w:rsidR="00A41CBE" w:rsidRPr="00DC2F15" w:rsidRDefault="007F60D8" w:rsidP="00DC2F15">
      <w:pPr>
        <w:spacing w:line="276" w:lineRule="auto"/>
        <w:rPr>
          <w:rFonts w:ascii="Segoe UI" w:hAnsi="Segoe UI" w:cs="Segoe UI"/>
          <w:sz w:val="22"/>
          <w:szCs w:val="22"/>
        </w:rPr>
      </w:pPr>
      <w:r w:rsidRPr="00DC2F15">
        <w:rPr>
          <w:rFonts w:ascii="Segoe UI" w:hAnsi="Segoe UI" w:cs="Segoe UI"/>
          <w:sz w:val="22"/>
          <w:szCs w:val="22"/>
        </w:rPr>
        <w:t>The full cross-product of prior batch removal, imputation, log2-transformation, harmonization, and post-removal was executed on Kubernetes pods with 32–48 CPU cores and 240 G</w:t>
      </w:r>
      <w:r w:rsidR="00864CF0">
        <w:rPr>
          <w:rFonts w:ascii="Segoe UI" w:hAnsi="Segoe UI" w:cs="Segoe UI"/>
          <w:sz w:val="22"/>
          <w:szCs w:val="22"/>
        </w:rPr>
        <w:t>i</w:t>
      </w:r>
      <w:r w:rsidRPr="00DC2F15">
        <w:rPr>
          <w:rFonts w:ascii="Segoe UI" w:hAnsi="Segoe UI" w:cs="Segoe UI"/>
          <w:sz w:val="22"/>
          <w:szCs w:val="22"/>
        </w:rPr>
        <w:t xml:space="preserve">B RAM, provisioned by the </w:t>
      </w:r>
      <w:proofErr w:type="spellStart"/>
      <w:r w:rsidRPr="00DC2F15">
        <w:rPr>
          <w:rFonts w:ascii="Segoe UI" w:hAnsi="Segoe UI" w:cs="Segoe UI"/>
          <w:sz w:val="22"/>
          <w:szCs w:val="22"/>
        </w:rPr>
        <w:t>Karpenter</w:t>
      </w:r>
      <w:proofErr w:type="spellEnd"/>
      <w:r w:rsidRPr="00DC2F15">
        <w:rPr>
          <w:rFonts w:ascii="Segoe UI" w:hAnsi="Segoe UI" w:cs="Segoe UI"/>
          <w:sz w:val="22"/>
          <w:szCs w:val="22"/>
        </w:rPr>
        <w:t xml:space="preserve"> node </w:t>
      </w:r>
      <w:proofErr w:type="spellStart"/>
      <w:r w:rsidRPr="00DC2F15">
        <w:rPr>
          <w:rFonts w:ascii="Segoe UI" w:hAnsi="Segoe UI" w:cs="Segoe UI"/>
          <w:sz w:val="22"/>
          <w:szCs w:val="22"/>
        </w:rPr>
        <w:t>autoscaler</w:t>
      </w:r>
      <w:proofErr w:type="spellEnd"/>
      <w:r w:rsidR="00D6316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"/>
          <w:id w:val="660436106"/>
          <w:placeholder>
            <w:docPart w:val="DefaultPlaceholder_-1854013440"/>
          </w:placeholder>
        </w:sdtPr>
        <w:sdtEndPr/>
        <w:sdtContent>
          <w:r w:rsidR="00D02FF9" w:rsidRPr="00D02FF9">
            <w:rPr>
              <w:rFonts w:ascii="Segoe UI" w:hAnsi="Segoe UI" w:cs="Segoe UI"/>
              <w:color w:val="000000"/>
              <w:sz w:val="22"/>
              <w:szCs w:val="22"/>
            </w:rPr>
            <w:t>(16)</w:t>
          </w:r>
        </w:sdtContent>
      </w:sdt>
      <w:r w:rsidRPr="00DC2F15">
        <w:rPr>
          <w:rFonts w:ascii="Segoe UI" w:hAnsi="Segoe UI" w:cs="Segoe UI"/>
          <w:sz w:val="22"/>
          <w:szCs w:val="22"/>
        </w:rPr>
        <w:t xml:space="preserve">. Downstream data analysis and visualization were performed on a </w:t>
      </w:r>
      <w:proofErr w:type="spellStart"/>
      <w:r w:rsidRPr="00DC2F15">
        <w:rPr>
          <w:rFonts w:ascii="Segoe UI" w:hAnsi="Segoe UI" w:cs="Segoe UI"/>
          <w:sz w:val="22"/>
          <w:szCs w:val="22"/>
        </w:rPr>
        <w:t>JupyterHub</w:t>
      </w:r>
      <w:proofErr w:type="spellEnd"/>
      <w:r w:rsidRPr="00DC2F15">
        <w:rPr>
          <w:rFonts w:ascii="Segoe UI" w:hAnsi="Segoe UI" w:cs="Segoe UI"/>
          <w:sz w:val="22"/>
          <w:szCs w:val="22"/>
        </w:rPr>
        <w:t xml:space="preserve"> server with 16 CPU cores and 64 G</w:t>
      </w:r>
      <w:r w:rsidR="004713E2">
        <w:rPr>
          <w:rFonts w:ascii="Segoe UI" w:hAnsi="Segoe UI" w:cs="Segoe UI"/>
          <w:sz w:val="22"/>
          <w:szCs w:val="22"/>
        </w:rPr>
        <w:t>i</w:t>
      </w:r>
      <w:r w:rsidRPr="00DC2F15">
        <w:rPr>
          <w:rFonts w:ascii="Segoe UI" w:hAnsi="Segoe UI" w:cs="Segoe UI"/>
          <w:sz w:val="22"/>
          <w:szCs w:val="22"/>
        </w:rPr>
        <w:t>B RAM.</w:t>
      </w:r>
      <w:r w:rsidR="00B55B97" w:rsidRPr="00DC2F15">
        <w:rPr>
          <w:rFonts w:ascii="Segoe UI" w:hAnsi="Segoe UI" w:cs="Segoe UI"/>
          <w:sz w:val="22"/>
          <w:szCs w:val="22"/>
        </w:rPr>
        <w:t xml:space="preserve"> </w:t>
      </w:r>
    </w:p>
    <w:p w14:paraId="0991F53C" w14:textId="77777777" w:rsidR="00A41CBE" w:rsidRPr="00DC2F15" w:rsidRDefault="00A41CBE"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Batch removal strategies</w:t>
      </w:r>
    </w:p>
    <w:p w14:paraId="3F79A2D6" w14:textId="130F8446" w:rsidR="00AA49C7" w:rsidRPr="00DC2F15" w:rsidRDefault="00F403E0" w:rsidP="00DC2F15">
      <w:pPr>
        <w:spacing w:line="276" w:lineRule="auto"/>
        <w:rPr>
          <w:rFonts w:ascii="Segoe UI" w:hAnsi="Segoe UI" w:cs="Segoe UI"/>
          <w:sz w:val="22"/>
          <w:szCs w:val="22"/>
        </w:rPr>
      </w:pPr>
      <w:r w:rsidRPr="00DC2F15">
        <w:rPr>
          <w:rFonts w:ascii="Segoe UI" w:hAnsi="Segoe UI" w:cs="Segoe UI"/>
          <w:sz w:val="22"/>
          <w:szCs w:val="22"/>
        </w:rPr>
        <w:t xml:space="preserve">Because most harmonization algorithms process samples jointly and their performance depends critically on the initial batch composition of the input dataset </w:t>
      </w:r>
      <w:sdt>
        <w:sdtPr>
          <w:rPr>
            <w:rFonts w:ascii="Segoe UI" w:hAnsi="Segoe UI" w:cs="Segoe UI"/>
            <w:color w:val="000000"/>
            <w:sz w:val="22"/>
            <w:szCs w:val="22"/>
          </w:rPr>
          <w:tag w:val="MENDELEY_CITATION_v3_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"/>
          <w:id w:val="450592895"/>
          <w:placeholder>
            <w:docPart w:val="DefaultPlaceholder_-1854013440"/>
          </w:placeholder>
        </w:sdtPr>
        <w:sdtEndPr/>
        <w:sdtContent>
          <w:r w:rsidR="00D02FF9" w:rsidRPr="00D02FF9">
            <w:rPr>
              <w:rFonts w:ascii="Segoe UI" w:hAnsi="Segoe UI" w:cs="Segoe UI"/>
              <w:color w:val="000000"/>
              <w:sz w:val="22"/>
              <w:szCs w:val="22"/>
            </w:rPr>
            <w:t>(17)</w:t>
          </w:r>
        </w:sdtContent>
      </w:sdt>
      <w:r w:rsidRPr="00DC2F15">
        <w:rPr>
          <w:rFonts w:ascii="Segoe UI" w:hAnsi="Segoe UI" w:cs="Segoe UI"/>
          <w:sz w:val="22"/>
          <w:szCs w:val="22"/>
        </w:rPr>
        <w:t xml:space="preserve">, we designed 14 prior batch removal strategies to be applied before imputation and log2-transformation. These strategies were developed iteratively across three rounds of pipeline refinement (Table </w:t>
      </w:r>
      <w:r w:rsidR="00A75C8A" w:rsidRPr="00DC2F15">
        <w:rPr>
          <w:rFonts w:ascii="Segoe UI" w:hAnsi="Segoe UI" w:cs="Segoe UI"/>
          <w:sz w:val="22"/>
          <w:szCs w:val="22"/>
        </w:rPr>
        <w:t>1</w:t>
      </w:r>
      <w:r w:rsidRPr="00DC2F15">
        <w:rPr>
          <w:rFonts w:ascii="Segoe UI" w:hAnsi="Segoe UI" w:cs="Segoe UI"/>
          <w:sz w:val="22"/>
          <w:szCs w:val="22"/>
        </w:rPr>
        <w:t>).</w:t>
      </w:r>
    </w:p>
    <w:p w14:paraId="3868D3BE" w14:textId="77777777" w:rsidR="00DF4627" w:rsidRPr="00DC2F15" w:rsidRDefault="00DF4627" w:rsidP="00DC2F15">
      <w:pPr>
        <w:spacing w:line="276" w:lineRule="auto"/>
        <w:rPr>
          <w:rFonts w:ascii="Segoe UI" w:hAnsi="Segoe UI" w:cs="Segoe UI"/>
          <w:sz w:val="22"/>
          <w:szCs w:val="22"/>
        </w:rPr>
      </w:pPr>
    </w:p>
    <w:p w14:paraId="288FFE5C" w14:textId="7BCB3F57" w:rsidR="00DF4627" w:rsidRPr="00DC2F15" w:rsidRDefault="00DF4627" w:rsidP="00DC2F15">
      <w:pPr>
        <w:spacing w:line="276" w:lineRule="auto"/>
        <w:rPr>
          <w:rFonts w:ascii="Segoe UI" w:hAnsi="Segoe UI" w:cs="Segoe UI"/>
          <w:sz w:val="22"/>
          <w:szCs w:val="22"/>
        </w:rPr>
      </w:pPr>
      <w:r w:rsidRPr="00DC2F15">
        <w:rPr>
          <w:rFonts w:ascii="Segoe UI" w:hAnsi="Segoe UI" w:cs="Segoe UI"/>
          <w:sz w:val="22"/>
          <w:szCs w:val="22"/>
        </w:rPr>
        <w:t xml:space="preserve">The column 'Iteration when added' in Table </w:t>
      </w:r>
      <w:r w:rsidR="00022E6C" w:rsidRPr="00DC2F15">
        <w:rPr>
          <w:rFonts w:ascii="Segoe UI" w:hAnsi="Segoe UI" w:cs="Segoe UI"/>
          <w:sz w:val="22"/>
          <w:szCs w:val="22"/>
        </w:rPr>
        <w:t>1</w:t>
      </w:r>
      <w:r w:rsidRPr="00DC2F15">
        <w:rPr>
          <w:rFonts w:ascii="Segoe UI" w:hAnsi="Segoe UI" w:cs="Segoe UI"/>
          <w:sz w:val="22"/>
          <w:szCs w:val="22"/>
        </w:rPr>
        <w:t xml:space="preserve"> records the pipeline development round in which each strategy was introduced. The initial ten strategies were evaluated in the first round; following results review, two additional strategies were added (Iteration 2). Analysis of the first two rounds established that the FF/FFPE biomaterial dichotomy was the most consequential factor in batch composition, motivating the addition of FF-only and FFPE-only strategies (Iteration 3).</w:t>
      </w:r>
    </w:p>
    <w:p w14:paraId="371DDD33" w14:textId="77777777" w:rsidR="00181C67" w:rsidRPr="00DC2F15" w:rsidRDefault="00181C67" w:rsidP="00DC2F15">
      <w:pPr>
        <w:spacing w:line="276" w:lineRule="auto"/>
        <w:rPr>
          <w:rFonts w:ascii="Segoe UI" w:hAnsi="Segoe UI" w:cs="Segoe UI"/>
          <w:sz w:val="22"/>
          <w:szCs w:val="22"/>
        </w:rPr>
      </w:pPr>
    </w:p>
    <w:p w14:paraId="0FBBB5D6" w14:textId="38164877" w:rsidR="00181C67" w:rsidRPr="00DC2F15" w:rsidRDefault="00181C67" w:rsidP="00DC2F15">
      <w:pPr>
        <w:spacing w:line="276" w:lineRule="auto"/>
        <w:rPr>
          <w:rFonts w:ascii="Segoe UI" w:hAnsi="Segoe UI" w:cs="Segoe UI"/>
          <w:sz w:val="22"/>
          <w:szCs w:val="22"/>
        </w:rPr>
      </w:pPr>
      <w:r w:rsidRPr="00DC2F15">
        <w:rPr>
          <w:rFonts w:ascii="Segoe UI" w:hAnsi="Segoe UI" w:cs="Segoe UI"/>
          <w:sz w:val="22"/>
          <w:szCs w:val="22"/>
        </w:rPr>
        <w:t xml:space="preserve">Table </w:t>
      </w:r>
      <w:r w:rsidR="00A75C8A" w:rsidRPr="00DC2F15">
        <w:rPr>
          <w:rFonts w:ascii="Segoe UI" w:hAnsi="Segoe UI" w:cs="Segoe UI"/>
          <w:sz w:val="22"/>
          <w:szCs w:val="22"/>
        </w:rPr>
        <w:t>1</w:t>
      </w:r>
      <w:r w:rsidR="004E3FD3" w:rsidRPr="00DC2F15">
        <w:rPr>
          <w:rFonts w:ascii="Segoe UI" w:hAnsi="Segoe UI" w:cs="Segoe UI"/>
          <w:sz w:val="22"/>
          <w:szCs w:val="22"/>
        </w:rPr>
        <w:t>. Prior batch removal strategies for the GC lymphoma dataset utilized in this study.</w:t>
      </w:r>
      <w:r w:rsidR="0038386C" w:rsidRPr="00DC2F15">
        <w:rPr>
          <w:rFonts w:ascii="Segoe UI" w:hAnsi="Segoe UI" w:cs="Segoe UI"/>
          <w:sz w:val="22"/>
          <w:szCs w:val="22"/>
        </w:rPr>
        <w:t xml:space="preserve"> </w:t>
      </w:r>
      <w:del w:id="0" w:author="Claude (NAR referee report 2026-07-27)" w:date="2026-07-27T00:00:00Z">
        <w:r w:rsidRPr="00DC2F15">
          <w:rPr>
            <w:rFonts w:ascii="Segoe UI" w:hAnsi="Segoe UI" w:cs="Segoe UI"/>
            <w:sz w:val="22"/>
            <w:szCs w:val="22"/>
          </w:rPr>
          <w:delText>The capital letters in the beginning of strategy names are used as their synonyms in this paper.</w:delText>
        </w:r>
      </w:del>
      <w:r w:rsidRPr="00DC2F15">
        <w:rPr>
          <w:rFonts w:ascii="Segoe UI" w:hAnsi="Segoe UI" w:cs="Segoe UI"/>
          <w:sz w:val="22"/>
          <w:szCs w:val="22"/>
        </w:rPr>
        <w:t>The capital letters at the beginning of the strategy names are used as strategy labels throughout this paper.</w:t>
      </w:r>
    </w:p>
    <w:p w14:paraId="5C841319" w14:textId="735152BB" w:rsidR="006D1C97" w:rsidRPr="00DC2F15" w:rsidRDefault="006D1C97" w:rsidP="00DC2F15">
      <w:pPr>
        <w:spacing w:line="276" w:lineRule="auto"/>
        <w:rPr>
          <w:ins w:id="1" w:author="Claude (NAR reformat)" w:date="2026-07-17T00:00:00Z"/>
          <w:rFonts w:ascii="Segoe UI" w:hAnsi="Segoe UI" w:cs="Segoe UI"/>
          <w:sz w:val="22"/>
          <w:szCs w:val="22"/>
        </w:rPr>
      </w:pPr>
    </w:p>
    <w:tbl>
      <w:tblPr>
        <w:tblStyle w:val="TableGrid"/>
        <w:tblW w:w="0" w:type="auto"/>
        <w:tblLook w:val="04A0" w:firstRow="1" w:lastRow="0" w:firstColumn="1" w:lastColumn="0" w:noHBand="0" w:noVBand="1"/>
      </w:tblPr>
      <w:tblGrid>
        <w:gridCol w:w="1398"/>
        <w:gridCol w:w="1480"/>
        <w:gridCol w:w="4462"/>
        <w:gridCol w:w="976"/>
        <w:gridCol w:w="1034"/>
      </w:tblGrid>
      <w:tr w:rsidR="007D0C1E" w:rsidRPr="00DC2F15" w14:paraId="42043C48" w14:textId="77777777" w:rsidTr="00FF35C8">
        <w:tc>
          <w:tcPr>
            <w:tcW w:w="1413" w:type="dxa"/>
          </w:tcPr>
          <w:p w14:paraId="2F3B9115"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Strategy name</w:t>
            </w:r>
          </w:p>
        </w:tc>
        <w:tc>
          <w:tcPr>
            <w:tcW w:w="1497" w:type="dxa"/>
          </w:tcPr>
          <w:p w14:paraId="1B39B144"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Strategy type</w:t>
            </w:r>
          </w:p>
        </w:tc>
        <w:tc>
          <w:tcPr>
            <w:tcW w:w="4630" w:type="dxa"/>
          </w:tcPr>
          <w:p w14:paraId="0F5240FE"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Strategy description</w:t>
            </w:r>
          </w:p>
        </w:tc>
        <w:tc>
          <w:tcPr>
            <w:tcW w:w="827" w:type="dxa"/>
          </w:tcPr>
          <w:p w14:paraId="61940818"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Sample number</w:t>
            </w:r>
          </w:p>
        </w:tc>
        <w:tc>
          <w:tcPr>
            <w:tcW w:w="983" w:type="dxa"/>
          </w:tcPr>
          <w:p w14:paraId="070766ED" w14:textId="77777777" w:rsidR="007D0C1E" w:rsidRPr="00DC2F15" w:rsidRDefault="008C263A" w:rsidP="00DC2F15">
            <w:pPr>
              <w:spacing w:line="276" w:lineRule="auto"/>
              <w:rPr>
                <w:rFonts w:ascii="Segoe UI" w:hAnsi="Segoe UI" w:cs="Segoe UI"/>
                <w:sz w:val="22"/>
                <w:szCs w:val="22"/>
              </w:rPr>
            </w:pPr>
            <w:r w:rsidRPr="00DC2F15">
              <w:rPr>
                <w:rFonts w:ascii="Segoe UI" w:hAnsi="Segoe UI" w:cs="Segoe UI"/>
                <w:sz w:val="22"/>
                <w:szCs w:val="22"/>
              </w:rPr>
              <w:t>Iteration when added</w:t>
            </w:r>
          </w:p>
        </w:tc>
      </w:tr>
      <w:tr w:rsidR="003F2BE4" w:rsidRPr="00DC2F15" w14:paraId="42173073" w14:textId="77777777" w:rsidTr="00FF35C8">
        <w:tc>
          <w:tcPr>
            <w:tcW w:w="1413" w:type="dxa"/>
          </w:tcPr>
          <w:p w14:paraId="37897A1D" w14:textId="77777777" w:rsidR="003F2BE4" w:rsidRPr="00DC2F15" w:rsidRDefault="003F2BE4" w:rsidP="00DC2F15">
            <w:pPr>
              <w:spacing w:line="276" w:lineRule="auto"/>
              <w:rPr>
                <w:rFonts w:ascii="Segoe UI" w:hAnsi="Segoe UI" w:cs="Segoe UI"/>
                <w:sz w:val="22"/>
                <w:szCs w:val="22"/>
              </w:rPr>
            </w:pPr>
            <w:r w:rsidRPr="00DC2F15">
              <w:rPr>
                <w:rFonts w:ascii="Segoe UI" w:hAnsi="Segoe UI" w:cs="Segoe UI"/>
                <w:sz w:val="22"/>
                <w:szCs w:val="22"/>
              </w:rPr>
              <w:lastRenderedPageBreak/>
              <w:t>S0 no removal</w:t>
            </w:r>
          </w:p>
        </w:tc>
        <w:tc>
          <w:tcPr>
            <w:tcW w:w="1497" w:type="dxa"/>
          </w:tcPr>
          <w:p w14:paraId="301E69DA" w14:textId="77777777" w:rsidR="003F2BE4" w:rsidRPr="00DC2F15" w:rsidRDefault="00BA7F58" w:rsidP="00DC2F15">
            <w:pPr>
              <w:spacing w:line="276" w:lineRule="auto"/>
              <w:rPr>
                <w:rFonts w:ascii="Segoe UI" w:hAnsi="Segoe UI" w:cs="Segoe UI"/>
                <w:sz w:val="22"/>
                <w:szCs w:val="22"/>
              </w:rPr>
            </w:pPr>
            <w:r w:rsidRPr="00DC2F15">
              <w:rPr>
                <w:rFonts w:ascii="Segoe UI" w:hAnsi="Segoe UI" w:cs="Segoe UI"/>
                <w:sz w:val="22"/>
                <w:szCs w:val="22"/>
              </w:rPr>
              <w:t>Default</w:t>
            </w:r>
          </w:p>
        </w:tc>
        <w:tc>
          <w:tcPr>
            <w:tcW w:w="4630" w:type="dxa"/>
          </w:tcPr>
          <w:p w14:paraId="19CF9655" w14:textId="77777777" w:rsidR="003F2BE4" w:rsidRPr="00DC2F15" w:rsidRDefault="00076AB7" w:rsidP="00DC2F15">
            <w:pPr>
              <w:spacing w:line="276" w:lineRule="auto"/>
              <w:rPr>
                <w:rFonts w:ascii="Segoe UI" w:hAnsi="Segoe UI" w:cs="Segoe UI"/>
                <w:sz w:val="22"/>
                <w:szCs w:val="22"/>
              </w:rPr>
            </w:pPr>
            <w:r w:rsidRPr="00DC2F15">
              <w:rPr>
                <w:rFonts w:ascii="Segoe UI" w:hAnsi="Segoe UI" w:cs="Segoe UI"/>
                <w:sz w:val="22"/>
                <w:szCs w:val="22"/>
              </w:rPr>
              <w:t>No sample removal</w:t>
            </w:r>
          </w:p>
        </w:tc>
        <w:tc>
          <w:tcPr>
            <w:tcW w:w="827" w:type="dxa"/>
          </w:tcPr>
          <w:p w14:paraId="4BC6EEF4" w14:textId="77777777" w:rsidR="003F2BE4" w:rsidRPr="00DC2F15" w:rsidRDefault="003F2BE4" w:rsidP="00DC2F15">
            <w:pPr>
              <w:spacing w:line="276" w:lineRule="auto"/>
              <w:rPr>
                <w:rFonts w:ascii="Segoe UI" w:hAnsi="Segoe UI" w:cs="Segoe UI"/>
                <w:sz w:val="22"/>
                <w:szCs w:val="22"/>
              </w:rPr>
            </w:pPr>
            <w:r w:rsidRPr="00DC2F15">
              <w:rPr>
                <w:rFonts w:ascii="Segoe UI" w:hAnsi="Segoe UI" w:cs="Segoe UI"/>
                <w:sz w:val="22"/>
                <w:szCs w:val="22"/>
              </w:rPr>
              <w:t>7174</w:t>
            </w:r>
          </w:p>
        </w:tc>
        <w:tc>
          <w:tcPr>
            <w:tcW w:w="983" w:type="dxa"/>
          </w:tcPr>
          <w:p w14:paraId="29C9E9B3" w14:textId="77777777" w:rsidR="003F2BE4"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7D0C1E" w:rsidRPr="00DC2F15" w14:paraId="14D081E9" w14:textId="77777777" w:rsidTr="00FF35C8">
        <w:tc>
          <w:tcPr>
            <w:tcW w:w="1413" w:type="dxa"/>
          </w:tcPr>
          <w:p w14:paraId="0EAA7D01" w14:textId="77777777" w:rsidR="007D0C1E" w:rsidRPr="00DC2F15" w:rsidRDefault="009D0695" w:rsidP="00DC2F15">
            <w:pPr>
              <w:spacing w:line="276" w:lineRule="auto"/>
              <w:rPr>
                <w:rFonts w:ascii="Segoe UI" w:hAnsi="Segoe UI" w:cs="Segoe UI"/>
                <w:sz w:val="22"/>
                <w:szCs w:val="22"/>
              </w:rPr>
            </w:pPr>
            <w:r w:rsidRPr="00DC2F15">
              <w:rPr>
                <w:rFonts w:ascii="Segoe UI" w:hAnsi="Segoe UI" w:cs="Segoe UI"/>
                <w:sz w:val="22"/>
                <w:szCs w:val="22"/>
              </w:rPr>
              <w:t>F microarray only</w:t>
            </w:r>
          </w:p>
        </w:tc>
        <w:tc>
          <w:tcPr>
            <w:tcW w:w="1497" w:type="dxa"/>
          </w:tcPr>
          <w:p w14:paraId="3D8A3EF1" w14:textId="77777777" w:rsidR="007D0C1E" w:rsidRPr="00DC2F15" w:rsidRDefault="00BA7F58"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7B9D8A80" w14:textId="77777777" w:rsidR="007D0C1E" w:rsidRPr="00DC2F15" w:rsidRDefault="00536BA6" w:rsidP="00DC2F15">
            <w:pPr>
              <w:spacing w:line="276" w:lineRule="auto"/>
              <w:rPr>
                <w:rFonts w:ascii="Segoe UI" w:hAnsi="Segoe UI" w:cs="Segoe UI"/>
                <w:sz w:val="22"/>
                <w:szCs w:val="22"/>
              </w:rPr>
            </w:pPr>
            <w:r w:rsidRPr="00DC2F15">
              <w:rPr>
                <w:rFonts w:ascii="Segoe UI" w:hAnsi="Segoe UI" w:cs="Segoe UI"/>
                <w:sz w:val="22"/>
                <w:szCs w:val="22"/>
              </w:rPr>
              <w:t>All microarrays taken</w:t>
            </w:r>
          </w:p>
        </w:tc>
        <w:tc>
          <w:tcPr>
            <w:tcW w:w="827" w:type="dxa"/>
          </w:tcPr>
          <w:p w14:paraId="65D7405E" w14:textId="77777777" w:rsidR="007D0C1E" w:rsidRPr="00DC2F15" w:rsidRDefault="009D0695" w:rsidP="00DC2F15">
            <w:pPr>
              <w:spacing w:line="276" w:lineRule="auto"/>
              <w:rPr>
                <w:rFonts w:ascii="Segoe UI" w:hAnsi="Segoe UI" w:cs="Segoe UI"/>
                <w:sz w:val="22"/>
                <w:szCs w:val="22"/>
              </w:rPr>
            </w:pPr>
            <w:r w:rsidRPr="00DC2F15">
              <w:rPr>
                <w:rFonts w:ascii="Segoe UI" w:hAnsi="Segoe UI" w:cs="Segoe UI"/>
                <w:sz w:val="22"/>
                <w:szCs w:val="22"/>
              </w:rPr>
              <w:t>4931</w:t>
            </w:r>
          </w:p>
        </w:tc>
        <w:tc>
          <w:tcPr>
            <w:tcW w:w="983" w:type="dxa"/>
          </w:tcPr>
          <w:p w14:paraId="0DCD3755" w14:textId="77777777" w:rsidR="007D0C1E"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0D1462A1" w14:textId="77777777" w:rsidTr="00FF35C8">
        <w:tc>
          <w:tcPr>
            <w:tcW w:w="1413" w:type="dxa"/>
          </w:tcPr>
          <w:p w14:paraId="1E148CCE"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G Affymetrix only</w:t>
            </w:r>
          </w:p>
        </w:tc>
        <w:tc>
          <w:tcPr>
            <w:tcW w:w="1497" w:type="dxa"/>
          </w:tcPr>
          <w:p w14:paraId="156A876A"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32D9B96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GPL570 only</w:t>
            </w:r>
          </w:p>
        </w:tc>
        <w:tc>
          <w:tcPr>
            <w:tcW w:w="827" w:type="dxa"/>
          </w:tcPr>
          <w:p w14:paraId="65AACB0E"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2801</w:t>
            </w:r>
          </w:p>
        </w:tc>
        <w:tc>
          <w:tcPr>
            <w:tcW w:w="983" w:type="dxa"/>
          </w:tcPr>
          <w:p w14:paraId="643CD71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27B1F2B5" w14:textId="77777777" w:rsidTr="00FF35C8">
        <w:tc>
          <w:tcPr>
            <w:tcW w:w="1413" w:type="dxa"/>
          </w:tcPr>
          <w:p w14:paraId="621862B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C </w:t>
            </w:r>
            <w:proofErr w:type="spellStart"/>
            <w:r w:rsidRPr="00DC2F15">
              <w:rPr>
                <w:rFonts w:ascii="Segoe UI" w:hAnsi="Segoe UI" w:cs="Segoe UI"/>
                <w:sz w:val="22"/>
                <w:szCs w:val="22"/>
              </w:rPr>
              <w:t>RNASeq</w:t>
            </w:r>
            <w:proofErr w:type="spellEnd"/>
            <w:r w:rsidRPr="00DC2F15">
              <w:rPr>
                <w:rFonts w:ascii="Segoe UI" w:hAnsi="Segoe UI" w:cs="Segoe UI"/>
                <w:sz w:val="22"/>
                <w:szCs w:val="22"/>
              </w:rPr>
              <w:t xml:space="preserve"> only</w:t>
            </w:r>
          </w:p>
        </w:tc>
        <w:tc>
          <w:tcPr>
            <w:tcW w:w="1497" w:type="dxa"/>
          </w:tcPr>
          <w:p w14:paraId="5C9041CD"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2539333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NGS only</w:t>
            </w:r>
          </w:p>
        </w:tc>
        <w:tc>
          <w:tcPr>
            <w:tcW w:w="827" w:type="dxa"/>
          </w:tcPr>
          <w:p w14:paraId="1E6E5B03"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2243</w:t>
            </w:r>
          </w:p>
        </w:tc>
        <w:tc>
          <w:tcPr>
            <w:tcW w:w="983" w:type="dxa"/>
          </w:tcPr>
          <w:p w14:paraId="0AA64501"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5A7DE159" w14:textId="77777777" w:rsidTr="00FF35C8">
        <w:tc>
          <w:tcPr>
            <w:tcW w:w="1413" w:type="dxa"/>
          </w:tcPr>
          <w:p w14:paraId="70B8DE32"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D malignant only</w:t>
            </w:r>
          </w:p>
        </w:tc>
        <w:tc>
          <w:tcPr>
            <w:tcW w:w="1497" w:type="dxa"/>
          </w:tcPr>
          <w:p w14:paraId="7F311933"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biomaterial</w:t>
            </w:r>
          </w:p>
        </w:tc>
        <w:tc>
          <w:tcPr>
            <w:tcW w:w="4630" w:type="dxa"/>
          </w:tcPr>
          <w:p w14:paraId="19A0AF18"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Normal B cells excluded</w:t>
            </w:r>
          </w:p>
        </w:tc>
        <w:tc>
          <w:tcPr>
            <w:tcW w:w="827" w:type="dxa"/>
          </w:tcPr>
          <w:p w14:paraId="4469DF0B"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6285</w:t>
            </w:r>
          </w:p>
        </w:tc>
        <w:tc>
          <w:tcPr>
            <w:tcW w:w="983" w:type="dxa"/>
          </w:tcPr>
          <w:p w14:paraId="2C9E931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3E9A8746" w14:textId="77777777" w:rsidTr="00FF35C8">
        <w:tc>
          <w:tcPr>
            <w:tcW w:w="1413" w:type="dxa"/>
          </w:tcPr>
          <w:p w14:paraId="2A3B072C"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A confirmed bad</w:t>
            </w:r>
          </w:p>
        </w:tc>
        <w:tc>
          <w:tcPr>
            <w:tcW w:w="1497" w:type="dxa"/>
          </w:tcPr>
          <w:p w14:paraId="358EF5C8"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4877C87B" w14:textId="11F27611" w:rsidR="00F9499B" w:rsidRPr="00DC2F15" w:rsidRDefault="00F9499B" w:rsidP="00DC2F15">
            <w:pPr>
              <w:spacing w:line="276" w:lineRule="auto"/>
              <w:rPr>
                <w:rFonts w:ascii="Segoe UI" w:hAnsi="Segoe UI" w:cs="Segoe UI"/>
                <w:sz w:val="22"/>
                <w:szCs w:val="22"/>
              </w:rPr>
            </w:pPr>
            <w:r>
              <w:rPr>
                <w:rFonts w:ascii="Segoe UI" w:hAnsi="Segoe UI" w:cs="Segoe UI"/>
                <w:sz w:val="22"/>
                <w:szCs w:val="22"/>
              </w:rPr>
              <w:t>Outlier batches by an initial feature-specific quantile normalization (FSQN) manual screening removed:</w:t>
            </w:r>
            <w:r w:rsidR="00FA6AFC" w:rsidRPr="00DC2F15">
              <w:rPr>
                <w:rFonts w:ascii="Segoe UI" w:hAnsi="Segoe UI" w:cs="Segoe UI"/>
                <w:sz w:val="22"/>
                <w:szCs w:val="22"/>
              </w:rPr>
              <w:t xml:space="preserve"> GPL14951_FFPE_Unknown, GPL8432_FFPE and GPL13938_FFP</w:t>
            </w:r>
            <w:r w:rsidR="00BC1164" w:rsidRPr="00DC2F15">
              <w:rPr>
                <w:rFonts w:ascii="Segoe UI" w:hAnsi="Segoe UI" w:cs="Segoe UI"/>
                <w:sz w:val="22"/>
                <w:szCs w:val="22"/>
              </w:rPr>
              <w:t>E</w:t>
            </w:r>
            <w:r w:rsidR="00FA6AFC" w:rsidRPr="00DC2F15">
              <w:rPr>
                <w:rFonts w:ascii="Segoe UI" w:hAnsi="Segoe UI" w:cs="Segoe UI"/>
                <w:sz w:val="22"/>
                <w:szCs w:val="22"/>
              </w:rPr>
              <w:t>.</w:t>
            </w:r>
          </w:p>
        </w:tc>
        <w:tc>
          <w:tcPr>
            <w:tcW w:w="827" w:type="dxa"/>
          </w:tcPr>
          <w:p w14:paraId="3652F3D2"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5444</w:t>
            </w:r>
          </w:p>
        </w:tc>
        <w:tc>
          <w:tcPr>
            <w:tcW w:w="983" w:type="dxa"/>
          </w:tcPr>
          <w:p w14:paraId="276090AA"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1BB297CE" w14:textId="77777777" w:rsidTr="00FF35C8">
        <w:tc>
          <w:tcPr>
            <w:tcW w:w="1413" w:type="dxa"/>
          </w:tcPr>
          <w:p w14:paraId="4944672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 extended bad</w:t>
            </w:r>
          </w:p>
        </w:tc>
        <w:tc>
          <w:tcPr>
            <w:tcW w:w="1497" w:type="dxa"/>
          </w:tcPr>
          <w:p w14:paraId="60359A55"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036E88F2" w14:textId="28DFA88B" w:rsidR="00F9499B" w:rsidRPr="00DC2F15" w:rsidRDefault="00955216" w:rsidP="00DC2F15">
            <w:pPr>
              <w:spacing w:line="276" w:lineRule="auto"/>
              <w:rPr>
                <w:rFonts w:ascii="Segoe UI" w:hAnsi="Segoe UI" w:cs="Segoe UI"/>
                <w:sz w:val="22"/>
                <w:szCs w:val="22"/>
              </w:rPr>
            </w:pPr>
            <w:r w:rsidRPr="00DC2F15">
              <w:rPr>
                <w:rFonts w:ascii="Segoe UI" w:hAnsi="Segoe UI" w:cs="Segoe UI"/>
                <w:sz w:val="22"/>
                <w:szCs w:val="22"/>
              </w:rPr>
              <w:t>More</w:t>
            </w:r>
            <w:r w:rsidR="00F9499B" w:rsidRPr="00DC2F15">
              <w:rPr>
                <w:rFonts w:ascii="Segoe UI" w:hAnsi="Segoe UI" w:cs="Segoe UI"/>
                <w:sz w:val="22"/>
                <w:szCs w:val="22"/>
              </w:rPr>
              <w:t xml:space="preserve"> outlier batches by </w:t>
            </w:r>
            <w:r w:rsidR="008E6800">
              <w:rPr>
                <w:rFonts w:ascii="Segoe UI" w:hAnsi="Segoe UI" w:cs="Segoe UI"/>
                <w:sz w:val="22"/>
                <w:szCs w:val="22"/>
              </w:rPr>
              <w:t>the FSQN</w:t>
            </w:r>
            <w:r>
              <w:rPr>
                <w:rFonts w:ascii="Segoe UI" w:hAnsi="Segoe UI" w:cs="Segoe UI"/>
                <w:sz w:val="22"/>
                <w:szCs w:val="22"/>
              </w:rPr>
              <w:t xml:space="preserve"> manual screening removed</w:t>
            </w:r>
            <w:r w:rsidR="00FA6AFC" w:rsidRPr="00DC2F15">
              <w:rPr>
                <w:rFonts w:ascii="Segoe UI" w:hAnsi="Segoe UI" w:cs="Segoe UI"/>
                <w:sz w:val="22"/>
                <w:szCs w:val="22"/>
              </w:rPr>
              <w:t xml:space="preserve"> from </w:t>
            </w:r>
            <w:r w:rsidR="00FF35C8" w:rsidRPr="00DC2F15">
              <w:rPr>
                <w:rFonts w:ascii="Segoe UI" w:hAnsi="Segoe UI" w:cs="Segoe UI"/>
                <w:sz w:val="22"/>
                <w:szCs w:val="22"/>
              </w:rPr>
              <w:t xml:space="preserve">the </w:t>
            </w:r>
            <w:r w:rsidR="00FA6AFC" w:rsidRPr="00DC2F15">
              <w:rPr>
                <w:rFonts w:ascii="Segoe UI" w:hAnsi="Segoe UI" w:cs="Segoe UI"/>
                <w:sz w:val="22"/>
                <w:szCs w:val="22"/>
              </w:rPr>
              <w:t>strategy A confirmed bad</w:t>
            </w:r>
            <w:r w:rsidRPr="00DC2F15">
              <w:rPr>
                <w:rFonts w:ascii="Segoe UI" w:hAnsi="Segoe UI" w:cs="Segoe UI"/>
                <w:sz w:val="22"/>
                <w:szCs w:val="22"/>
              </w:rPr>
              <w:t xml:space="preserve">: </w:t>
            </w:r>
            <w:r w:rsidR="00FA6AFC" w:rsidRPr="00DC2F15">
              <w:rPr>
                <w:rFonts w:ascii="Segoe UI" w:hAnsi="Segoe UI" w:cs="Segoe UI"/>
                <w:sz w:val="22"/>
                <w:szCs w:val="22"/>
              </w:rPr>
              <w:t>GPL6244_FFPE, GPL17586_FF, GPL20188_FF, GPL23541_FF, GPL887_FFPE, GPL26356_FF, GPL17047_FF, GPL6244_FF</w:t>
            </w:r>
          </w:p>
        </w:tc>
        <w:tc>
          <w:tcPr>
            <w:tcW w:w="827" w:type="dxa"/>
          </w:tcPr>
          <w:p w14:paraId="42886C21"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5108</w:t>
            </w:r>
          </w:p>
        </w:tc>
        <w:tc>
          <w:tcPr>
            <w:tcW w:w="983" w:type="dxa"/>
          </w:tcPr>
          <w:p w14:paraId="06A8FB05"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49BFBBF2" w14:textId="77777777" w:rsidTr="00FF35C8">
        <w:tc>
          <w:tcPr>
            <w:tcW w:w="1413" w:type="dxa"/>
          </w:tcPr>
          <w:p w14:paraId="2D767B0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E1 iterative r1</w:t>
            </w:r>
          </w:p>
        </w:tc>
        <w:tc>
          <w:tcPr>
            <w:tcW w:w="1497" w:type="dxa"/>
          </w:tcPr>
          <w:p w14:paraId="355A7012"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698A22AD" w14:textId="3D6E46D0"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One more batch with </w:t>
            </w:r>
            <w:r w:rsidR="00955216" w:rsidRPr="00DC2F15">
              <w:rPr>
                <w:rFonts w:ascii="Segoe UI" w:hAnsi="Segoe UI" w:cs="Segoe UI"/>
                <w:sz w:val="22"/>
                <w:szCs w:val="22"/>
              </w:rPr>
              <w:t xml:space="preserve">the </w:t>
            </w:r>
            <w:r>
              <w:rPr>
                <w:rFonts w:ascii="Segoe UI" w:hAnsi="Segoe UI" w:cs="Segoe UI"/>
                <w:sz w:val="22"/>
                <w:szCs w:val="22"/>
              </w:rPr>
              <w:t xml:space="preserve">highest principal component (PC) distance from the global centroid removed from the strategy A </w:t>
            </w:r>
          </w:p>
        </w:tc>
        <w:tc>
          <w:tcPr>
            <w:tcW w:w="827" w:type="dxa"/>
          </w:tcPr>
          <w:p w14:paraId="7361334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5420</w:t>
            </w:r>
          </w:p>
        </w:tc>
        <w:tc>
          <w:tcPr>
            <w:tcW w:w="983" w:type="dxa"/>
          </w:tcPr>
          <w:p w14:paraId="72F8B18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0149B3E2" w14:textId="77777777" w:rsidTr="00FF35C8">
        <w:tc>
          <w:tcPr>
            <w:tcW w:w="1413" w:type="dxa"/>
          </w:tcPr>
          <w:p w14:paraId="5B9A116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E2 iterative r2</w:t>
            </w:r>
          </w:p>
        </w:tc>
        <w:tc>
          <w:tcPr>
            <w:tcW w:w="1497" w:type="dxa"/>
          </w:tcPr>
          <w:p w14:paraId="409A51C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7B3FB2A0" w14:textId="23A888DE"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One more batch with </w:t>
            </w:r>
            <w:r w:rsidR="00955216" w:rsidRPr="00DC2F15">
              <w:rPr>
                <w:rFonts w:ascii="Segoe UI" w:hAnsi="Segoe UI" w:cs="Segoe UI"/>
                <w:sz w:val="22"/>
                <w:szCs w:val="22"/>
              </w:rPr>
              <w:t xml:space="preserve">the </w:t>
            </w:r>
            <w:r w:rsidRPr="00DC2F15">
              <w:rPr>
                <w:rFonts w:ascii="Segoe UI" w:hAnsi="Segoe UI" w:cs="Segoe UI"/>
                <w:sz w:val="22"/>
                <w:szCs w:val="22"/>
              </w:rPr>
              <w:t>highest PC distance from the global centroid removed from the strategy E1</w:t>
            </w:r>
          </w:p>
        </w:tc>
        <w:tc>
          <w:tcPr>
            <w:tcW w:w="827" w:type="dxa"/>
          </w:tcPr>
          <w:p w14:paraId="55B4AFF1"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5387</w:t>
            </w:r>
          </w:p>
        </w:tc>
        <w:tc>
          <w:tcPr>
            <w:tcW w:w="983" w:type="dxa"/>
          </w:tcPr>
          <w:p w14:paraId="0FCE8825"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3E256BFC" w14:textId="77777777" w:rsidTr="00FF35C8">
        <w:tc>
          <w:tcPr>
            <w:tcW w:w="1413" w:type="dxa"/>
          </w:tcPr>
          <w:p w14:paraId="0386A0AC"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E3 iterative r3</w:t>
            </w:r>
          </w:p>
        </w:tc>
        <w:tc>
          <w:tcPr>
            <w:tcW w:w="1497" w:type="dxa"/>
          </w:tcPr>
          <w:p w14:paraId="5ECEA978"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394854C5" w14:textId="7791604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One more batch with </w:t>
            </w:r>
            <w:r w:rsidR="00955216" w:rsidRPr="00DC2F15">
              <w:rPr>
                <w:rFonts w:ascii="Segoe UI" w:hAnsi="Segoe UI" w:cs="Segoe UI"/>
                <w:sz w:val="22"/>
                <w:szCs w:val="22"/>
              </w:rPr>
              <w:t xml:space="preserve">the </w:t>
            </w:r>
            <w:r w:rsidRPr="00DC2F15">
              <w:rPr>
                <w:rFonts w:ascii="Segoe UI" w:hAnsi="Segoe UI" w:cs="Segoe UI"/>
                <w:sz w:val="22"/>
                <w:szCs w:val="22"/>
              </w:rPr>
              <w:t>highest PC distance from the global centroid removed from the strategy E2</w:t>
            </w:r>
          </w:p>
        </w:tc>
        <w:tc>
          <w:tcPr>
            <w:tcW w:w="827" w:type="dxa"/>
          </w:tcPr>
          <w:p w14:paraId="26E8E89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5256</w:t>
            </w:r>
          </w:p>
        </w:tc>
        <w:tc>
          <w:tcPr>
            <w:tcW w:w="983" w:type="dxa"/>
          </w:tcPr>
          <w:p w14:paraId="502F3587"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6A776D" w:rsidRPr="00DC2F15" w14:paraId="1E9378E2" w14:textId="77777777" w:rsidTr="00FF35C8">
        <w:tc>
          <w:tcPr>
            <w:tcW w:w="1413" w:type="dxa"/>
          </w:tcPr>
          <w:p w14:paraId="3CAC8A9F" w14:textId="77777777" w:rsidR="006A776D" w:rsidRPr="00DC2F15" w:rsidRDefault="00926C5C" w:rsidP="00DC2F15">
            <w:pPr>
              <w:spacing w:line="276" w:lineRule="auto"/>
              <w:rPr>
                <w:rFonts w:ascii="Segoe UI" w:hAnsi="Segoe UI" w:cs="Segoe UI"/>
                <w:sz w:val="22"/>
                <w:szCs w:val="22"/>
              </w:rPr>
            </w:pPr>
            <w:r w:rsidRPr="00DC2F15">
              <w:rPr>
                <w:rFonts w:ascii="Segoe UI" w:hAnsi="Segoe UI" w:cs="Segoe UI"/>
                <w:sz w:val="22"/>
                <w:szCs w:val="22"/>
              </w:rPr>
              <w:t xml:space="preserve">H </w:t>
            </w:r>
            <w:r w:rsidR="00C74DD4" w:rsidRPr="00DC2F15">
              <w:rPr>
                <w:rFonts w:ascii="Segoe UI" w:hAnsi="Segoe UI" w:cs="Segoe UI"/>
                <w:sz w:val="22"/>
                <w:szCs w:val="22"/>
              </w:rPr>
              <w:t>Affymetrix</w:t>
            </w:r>
            <w:r w:rsidRPr="00DC2F15">
              <w:rPr>
                <w:rFonts w:ascii="Segoe UI" w:hAnsi="Segoe UI" w:cs="Segoe UI"/>
                <w:sz w:val="22"/>
                <w:szCs w:val="22"/>
              </w:rPr>
              <w:t xml:space="preserve"> extended</w:t>
            </w:r>
          </w:p>
        </w:tc>
        <w:tc>
          <w:tcPr>
            <w:tcW w:w="1497" w:type="dxa"/>
          </w:tcPr>
          <w:p w14:paraId="424EDB11" w14:textId="77777777" w:rsidR="006A776D" w:rsidRPr="00DC2F15" w:rsidRDefault="00843113"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6636E4D4" w14:textId="77777777" w:rsidR="006A776D" w:rsidRPr="00DC2F15" w:rsidRDefault="00445898" w:rsidP="00DC2F15">
            <w:pPr>
              <w:spacing w:line="276" w:lineRule="auto"/>
              <w:rPr>
                <w:rFonts w:ascii="Segoe UI" w:hAnsi="Segoe UI" w:cs="Segoe UI"/>
                <w:sz w:val="22"/>
                <w:szCs w:val="22"/>
              </w:rPr>
            </w:pPr>
            <w:r w:rsidRPr="00DC2F15">
              <w:rPr>
                <w:rFonts w:ascii="Segoe UI" w:hAnsi="Segoe UI" w:cs="Segoe UI"/>
                <w:sz w:val="22"/>
                <w:szCs w:val="22"/>
              </w:rPr>
              <w:t xml:space="preserve">All </w:t>
            </w:r>
            <w:r w:rsidR="00C74DD4" w:rsidRPr="00DC2F15">
              <w:rPr>
                <w:rFonts w:ascii="Segoe UI" w:hAnsi="Segoe UI" w:cs="Segoe UI"/>
                <w:sz w:val="22"/>
                <w:szCs w:val="22"/>
              </w:rPr>
              <w:t xml:space="preserve">Affymetrix </w:t>
            </w:r>
            <w:r w:rsidR="002D1D86" w:rsidRPr="00DC2F15">
              <w:rPr>
                <w:rFonts w:ascii="Segoe UI" w:hAnsi="Segoe UI" w:cs="Segoe UI"/>
                <w:sz w:val="22"/>
                <w:szCs w:val="22"/>
              </w:rPr>
              <w:t>batches included</w:t>
            </w:r>
          </w:p>
        </w:tc>
        <w:tc>
          <w:tcPr>
            <w:tcW w:w="827" w:type="dxa"/>
          </w:tcPr>
          <w:p w14:paraId="62F5880F" w14:textId="77777777" w:rsidR="006A776D" w:rsidRPr="00DC2F15" w:rsidRDefault="00A971C5" w:rsidP="00DC2F15">
            <w:pPr>
              <w:spacing w:line="276" w:lineRule="auto"/>
              <w:rPr>
                <w:rFonts w:ascii="Segoe UI" w:hAnsi="Segoe UI" w:cs="Segoe UI"/>
                <w:sz w:val="22"/>
                <w:szCs w:val="22"/>
              </w:rPr>
            </w:pPr>
            <w:r w:rsidRPr="00DC2F15">
              <w:rPr>
                <w:rFonts w:ascii="Segoe UI" w:hAnsi="Segoe UI" w:cs="Segoe UI"/>
                <w:sz w:val="22"/>
                <w:szCs w:val="22"/>
              </w:rPr>
              <w:t>3727</w:t>
            </w:r>
          </w:p>
        </w:tc>
        <w:tc>
          <w:tcPr>
            <w:tcW w:w="983" w:type="dxa"/>
          </w:tcPr>
          <w:p w14:paraId="007188A3"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w:t>
            </w:r>
          </w:p>
        </w:tc>
      </w:tr>
      <w:tr w:rsidR="006A776D" w:rsidRPr="00DC2F15" w14:paraId="55BA2907" w14:textId="77777777" w:rsidTr="00FF35C8">
        <w:tc>
          <w:tcPr>
            <w:tcW w:w="1413" w:type="dxa"/>
          </w:tcPr>
          <w:p w14:paraId="1A913B44" w14:textId="77777777" w:rsidR="006A776D" w:rsidRPr="00DC2F15" w:rsidRDefault="00C122B7" w:rsidP="00DC2F15">
            <w:pPr>
              <w:spacing w:line="276" w:lineRule="auto"/>
              <w:rPr>
                <w:rFonts w:ascii="Segoe UI" w:hAnsi="Segoe UI" w:cs="Segoe UI"/>
                <w:sz w:val="22"/>
                <w:szCs w:val="22"/>
              </w:rPr>
            </w:pPr>
            <w:r w:rsidRPr="00DC2F15">
              <w:rPr>
                <w:rFonts w:ascii="Segoe UI" w:hAnsi="Segoe UI" w:cs="Segoe UI"/>
                <w:sz w:val="22"/>
                <w:szCs w:val="22"/>
              </w:rPr>
              <w:lastRenderedPageBreak/>
              <w:t>I rare batches removal</w:t>
            </w:r>
          </w:p>
        </w:tc>
        <w:tc>
          <w:tcPr>
            <w:tcW w:w="1497" w:type="dxa"/>
          </w:tcPr>
          <w:p w14:paraId="509B516B" w14:textId="77777777" w:rsidR="006A776D" w:rsidRPr="00DC2F15" w:rsidRDefault="00843113"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718F506B" w14:textId="77777777" w:rsidR="006A776D" w:rsidRPr="00DC2F15" w:rsidRDefault="002D1D86" w:rsidP="00DC2F15">
            <w:pPr>
              <w:spacing w:line="276" w:lineRule="auto"/>
              <w:rPr>
                <w:rFonts w:ascii="Segoe UI" w:hAnsi="Segoe UI" w:cs="Segoe UI"/>
                <w:sz w:val="22"/>
                <w:szCs w:val="22"/>
              </w:rPr>
            </w:pPr>
            <w:r w:rsidRPr="00DC2F15">
              <w:rPr>
                <w:rFonts w:ascii="Segoe UI" w:hAnsi="Segoe UI" w:cs="Segoe UI"/>
                <w:sz w:val="22"/>
                <w:szCs w:val="22"/>
              </w:rPr>
              <w:t>Batches with less than 50 samples excluded</w:t>
            </w:r>
          </w:p>
        </w:tc>
        <w:tc>
          <w:tcPr>
            <w:tcW w:w="827" w:type="dxa"/>
          </w:tcPr>
          <w:p w14:paraId="220D199A" w14:textId="77777777" w:rsidR="006A776D" w:rsidRPr="00DC2F15" w:rsidRDefault="00FA6AFC" w:rsidP="00DC2F15">
            <w:pPr>
              <w:spacing w:line="276" w:lineRule="auto"/>
              <w:rPr>
                <w:rFonts w:ascii="Segoe UI" w:hAnsi="Segoe UI" w:cs="Segoe UI"/>
                <w:sz w:val="22"/>
                <w:szCs w:val="22"/>
              </w:rPr>
            </w:pPr>
            <w:r w:rsidRPr="00DC2F15">
              <w:rPr>
                <w:rFonts w:ascii="Segoe UI" w:hAnsi="Segoe UI" w:cs="Segoe UI"/>
                <w:sz w:val="22"/>
                <w:szCs w:val="22"/>
              </w:rPr>
              <w:t>6803</w:t>
            </w:r>
          </w:p>
        </w:tc>
        <w:tc>
          <w:tcPr>
            <w:tcW w:w="983" w:type="dxa"/>
          </w:tcPr>
          <w:p w14:paraId="6B9BDEAB"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w:t>
            </w:r>
          </w:p>
        </w:tc>
      </w:tr>
      <w:tr w:rsidR="006A776D" w:rsidRPr="00DC2F15" w14:paraId="1494D9F6" w14:textId="77777777" w:rsidTr="00FF35C8">
        <w:tc>
          <w:tcPr>
            <w:tcW w:w="1413" w:type="dxa"/>
          </w:tcPr>
          <w:p w14:paraId="61C4C264" w14:textId="77777777" w:rsidR="006A776D" w:rsidRPr="00DC2F15" w:rsidRDefault="00744732" w:rsidP="00DC2F15">
            <w:pPr>
              <w:spacing w:line="276" w:lineRule="auto"/>
              <w:rPr>
                <w:rFonts w:ascii="Segoe UI" w:hAnsi="Segoe UI" w:cs="Segoe UI"/>
                <w:sz w:val="22"/>
                <w:szCs w:val="22"/>
              </w:rPr>
            </w:pPr>
            <w:r w:rsidRPr="00DC2F15">
              <w:rPr>
                <w:rFonts w:ascii="Segoe UI" w:hAnsi="Segoe UI" w:cs="Segoe UI"/>
                <w:sz w:val="22"/>
                <w:szCs w:val="22"/>
              </w:rPr>
              <w:t>K FFPE only</w:t>
            </w:r>
          </w:p>
        </w:tc>
        <w:tc>
          <w:tcPr>
            <w:tcW w:w="1497" w:type="dxa"/>
          </w:tcPr>
          <w:p w14:paraId="54624FCB" w14:textId="77777777" w:rsidR="006A776D" w:rsidRPr="00DC2F15" w:rsidRDefault="00076AB7" w:rsidP="00DC2F15">
            <w:pPr>
              <w:spacing w:line="276" w:lineRule="auto"/>
              <w:rPr>
                <w:rFonts w:ascii="Segoe UI" w:hAnsi="Segoe UI" w:cs="Segoe UI"/>
                <w:sz w:val="22"/>
                <w:szCs w:val="22"/>
              </w:rPr>
            </w:pPr>
            <w:r w:rsidRPr="00DC2F15">
              <w:rPr>
                <w:rFonts w:ascii="Segoe UI" w:hAnsi="Segoe UI" w:cs="Segoe UI"/>
                <w:sz w:val="22"/>
                <w:szCs w:val="22"/>
              </w:rPr>
              <w:t>By biomaterial</w:t>
            </w:r>
          </w:p>
        </w:tc>
        <w:tc>
          <w:tcPr>
            <w:tcW w:w="4630" w:type="dxa"/>
          </w:tcPr>
          <w:p w14:paraId="5A9BF3F0" w14:textId="77777777" w:rsidR="006A776D" w:rsidRPr="00DC2F15" w:rsidRDefault="002D1D86" w:rsidP="00DC2F15">
            <w:pPr>
              <w:spacing w:line="276" w:lineRule="auto"/>
              <w:rPr>
                <w:rFonts w:ascii="Segoe UI" w:hAnsi="Segoe UI" w:cs="Segoe UI"/>
                <w:sz w:val="22"/>
                <w:szCs w:val="22"/>
              </w:rPr>
            </w:pPr>
            <w:r w:rsidRPr="00DC2F15">
              <w:rPr>
                <w:rFonts w:ascii="Segoe UI" w:hAnsi="Segoe UI" w:cs="Segoe UI"/>
                <w:sz w:val="22"/>
                <w:szCs w:val="22"/>
              </w:rPr>
              <w:t>FFPE batches included</w:t>
            </w:r>
          </w:p>
        </w:tc>
        <w:tc>
          <w:tcPr>
            <w:tcW w:w="827" w:type="dxa"/>
          </w:tcPr>
          <w:p w14:paraId="2BEA2C2F" w14:textId="6307451B" w:rsidR="006A776D" w:rsidRPr="00DC2F15" w:rsidRDefault="00744732" w:rsidP="00DC2F15">
            <w:pPr>
              <w:spacing w:line="276" w:lineRule="auto"/>
              <w:rPr>
                <w:rFonts w:ascii="Segoe UI" w:hAnsi="Segoe UI" w:cs="Segoe UI"/>
                <w:sz w:val="22"/>
                <w:szCs w:val="22"/>
              </w:rPr>
            </w:pPr>
            <w:r w:rsidRPr="00DC2F15">
              <w:rPr>
                <w:rFonts w:ascii="Segoe UI" w:hAnsi="Segoe UI" w:cs="Segoe UI"/>
                <w:sz w:val="22"/>
                <w:szCs w:val="22"/>
              </w:rPr>
              <w:t>3000</w:t>
            </w:r>
          </w:p>
        </w:tc>
        <w:tc>
          <w:tcPr>
            <w:tcW w:w="983" w:type="dxa"/>
          </w:tcPr>
          <w:p w14:paraId="51ADD36D"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3</w:t>
            </w:r>
          </w:p>
        </w:tc>
      </w:tr>
      <w:tr w:rsidR="006A776D" w:rsidRPr="00DC2F15" w14:paraId="5D964071" w14:textId="77777777" w:rsidTr="00FF35C8">
        <w:tc>
          <w:tcPr>
            <w:tcW w:w="1413" w:type="dxa"/>
          </w:tcPr>
          <w:p w14:paraId="2D7A7248" w14:textId="77777777" w:rsidR="006A776D" w:rsidRPr="00DC2F15" w:rsidRDefault="00744732" w:rsidP="00DC2F15">
            <w:pPr>
              <w:spacing w:line="276" w:lineRule="auto"/>
              <w:rPr>
                <w:rFonts w:ascii="Segoe UI" w:hAnsi="Segoe UI" w:cs="Segoe UI"/>
                <w:sz w:val="22"/>
                <w:szCs w:val="22"/>
              </w:rPr>
            </w:pPr>
            <w:r w:rsidRPr="00DC2F15">
              <w:rPr>
                <w:rFonts w:ascii="Segoe UI" w:hAnsi="Segoe UI" w:cs="Segoe UI"/>
                <w:sz w:val="22"/>
                <w:szCs w:val="22"/>
              </w:rPr>
              <w:t>J FF only</w:t>
            </w:r>
          </w:p>
        </w:tc>
        <w:tc>
          <w:tcPr>
            <w:tcW w:w="1497" w:type="dxa"/>
          </w:tcPr>
          <w:p w14:paraId="4D7F0BAC" w14:textId="77777777" w:rsidR="006A776D" w:rsidRPr="00DC2F15" w:rsidRDefault="00076AB7" w:rsidP="00DC2F15">
            <w:pPr>
              <w:spacing w:line="276" w:lineRule="auto"/>
              <w:rPr>
                <w:rFonts w:ascii="Segoe UI" w:hAnsi="Segoe UI" w:cs="Segoe UI"/>
                <w:sz w:val="22"/>
                <w:szCs w:val="22"/>
              </w:rPr>
            </w:pPr>
            <w:r w:rsidRPr="00DC2F15">
              <w:rPr>
                <w:rFonts w:ascii="Segoe UI" w:hAnsi="Segoe UI" w:cs="Segoe UI"/>
                <w:sz w:val="22"/>
                <w:szCs w:val="22"/>
              </w:rPr>
              <w:t>By biomaterial</w:t>
            </w:r>
          </w:p>
        </w:tc>
        <w:tc>
          <w:tcPr>
            <w:tcW w:w="4630" w:type="dxa"/>
          </w:tcPr>
          <w:p w14:paraId="1DEFA552" w14:textId="77777777" w:rsidR="006A776D" w:rsidRPr="00DC2F15" w:rsidRDefault="00FA7FCD" w:rsidP="00DC2F15">
            <w:pPr>
              <w:spacing w:line="276" w:lineRule="auto"/>
              <w:rPr>
                <w:rFonts w:ascii="Segoe UI" w:hAnsi="Segoe UI" w:cs="Segoe UI"/>
                <w:sz w:val="22"/>
                <w:szCs w:val="22"/>
              </w:rPr>
            </w:pPr>
            <w:r w:rsidRPr="00DC2F15">
              <w:rPr>
                <w:rFonts w:ascii="Segoe UI" w:hAnsi="Segoe UI" w:cs="Segoe UI"/>
                <w:sz w:val="22"/>
                <w:szCs w:val="22"/>
              </w:rPr>
              <w:t>All batches classified as FF included</w:t>
            </w:r>
          </w:p>
        </w:tc>
        <w:tc>
          <w:tcPr>
            <w:tcW w:w="827" w:type="dxa"/>
          </w:tcPr>
          <w:p w14:paraId="0DA5FA7B" w14:textId="77777777" w:rsidR="006A776D" w:rsidRPr="00DC2F15" w:rsidRDefault="00BA7F58" w:rsidP="00DC2F15">
            <w:pPr>
              <w:spacing w:line="276" w:lineRule="auto"/>
              <w:rPr>
                <w:rFonts w:ascii="Segoe UI" w:hAnsi="Segoe UI" w:cs="Segoe UI"/>
                <w:sz w:val="22"/>
                <w:szCs w:val="22"/>
              </w:rPr>
            </w:pPr>
            <w:r w:rsidRPr="00DC2F15">
              <w:rPr>
                <w:rFonts w:ascii="Segoe UI" w:hAnsi="Segoe UI" w:cs="Segoe UI"/>
                <w:sz w:val="22"/>
                <w:szCs w:val="22"/>
              </w:rPr>
              <w:t>3167</w:t>
            </w:r>
          </w:p>
        </w:tc>
        <w:tc>
          <w:tcPr>
            <w:tcW w:w="983" w:type="dxa"/>
          </w:tcPr>
          <w:p w14:paraId="3387034C"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3</w:t>
            </w:r>
          </w:p>
        </w:tc>
      </w:tr>
    </w:tbl>
    <w:p w14:paraId="2A4813B6" w14:textId="77777777" w:rsidR="00176F5D" w:rsidRPr="00DC2F15" w:rsidRDefault="00176F5D" w:rsidP="00DC2F15">
      <w:pPr>
        <w:spacing w:line="276" w:lineRule="auto"/>
        <w:rPr>
          <w:rFonts w:ascii="Segoe UI" w:hAnsi="Segoe UI" w:cs="Segoe UI"/>
          <w:sz w:val="22"/>
          <w:szCs w:val="22"/>
        </w:rPr>
      </w:pPr>
    </w:p>
    <w:p w14:paraId="2A28E610" w14:textId="77777777" w:rsidR="00176F5D" w:rsidRPr="00DC2F15" w:rsidRDefault="00176F5D"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Missing expression</w:t>
      </w:r>
      <w:r w:rsidR="008C2002" w:rsidRPr="00DC2F15">
        <w:rPr>
          <w:rFonts w:ascii="Segoe UI" w:eastAsia="Times New Roman" w:hAnsi="Segoe UI" w:cs="Segoe UI"/>
          <w:b/>
          <w:bCs/>
          <w:color w:val="000000" w:themeColor="text1"/>
          <w:sz w:val="22"/>
          <w:szCs w:val="22"/>
        </w:rPr>
        <w:t xml:space="preserve"> values imputation</w:t>
      </w:r>
    </w:p>
    <w:p w14:paraId="7E0ECF72" w14:textId="20DCA932" w:rsidR="00641B00" w:rsidRPr="00DC2F15" w:rsidRDefault="00F12015" w:rsidP="00DC2F15">
      <w:pPr>
        <w:spacing w:line="276" w:lineRule="auto"/>
        <w:rPr>
          <w:rFonts w:ascii="Segoe UI" w:hAnsi="Segoe UI" w:cs="Segoe UI"/>
          <w:sz w:val="22"/>
          <w:szCs w:val="22"/>
        </w:rPr>
      </w:pPr>
      <w:r w:rsidRPr="00DC2F15">
        <w:rPr>
          <w:rFonts w:ascii="Segoe UI" w:hAnsi="Segoe UI" w:cs="Segoe UI"/>
          <w:sz w:val="22"/>
          <w:szCs w:val="22"/>
        </w:rPr>
        <w:t>Combining data from multiple platforms introduced extensive missing expression values because different microarray platforms interrogate</w:t>
      </w:r>
      <w:r w:rsidR="001D0A88" w:rsidRPr="00DC2F15">
        <w:rPr>
          <w:rFonts w:ascii="Segoe UI" w:hAnsi="Segoe UI" w:cs="Segoe UI"/>
          <w:sz w:val="22"/>
          <w:szCs w:val="22"/>
        </w:rPr>
        <w:t>d</w:t>
      </w:r>
      <w:r w:rsidRPr="00DC2F15">
        <w:rPr>
          <w:rFonts w:ascii="Segoe UI" w:hAnsi="Segoe UI" w:cs="Segoe UI"/>
          <w:sz w:val="22"/>
          <w:szCs w:val="22"/>
        </w:rPr>
        <w:t xml:space="preserve"> different gene sets</w:t>
      </w:r>
      <w:r w:rsidR="001D0A88" w:rsidRPr="00DC2F15">
        <w:rPr>
          <w:rFonts w:ascii="Segoe UI" w:hAnsi="Segoe UI" w:cs="Segoe UI"/>
          <w:sz w:val="22"/>
          <w:szCs w:val="22"/>
        </w:rPr>
        <w:t xml:space="preserve"> in the dataset</w:t>
      </w:r>
      <w:r w:rsidRPr="00DC2F15">
        <w:rPr>
          <w:rFonts w:ascii="Segoe UI" w:hAnsi="Segoe UI" w:cs="Segoe UI"/>
          <w:sz w:val="22"/>
          <w:szCs w:val="22"/>
        </w:rPr>
        <w:t xml:space="preserve"> (Supplementary </w:t>
      </w:r>
      <w:r w:rsidR="00ED4ECE" w:rsidRPr="00DC2F15">
        <w:rPr>
          <w:rFonts w:ascii="Segoe UI" w:hAnsi="Segoe UI" w:cs="Segoe UI"/>
          <w:sz w:val="22"/>
          <w:szCs w:val="22"/>
        </w:rPr>
        <w:t>File 2</w:t>
      </w:r>
      <w:r w:rsidRPr="00DC2F15">
        <w:rPr>
          <w:rFonts w:ascii="Segoe UI" w:hAnsi="Segoe UI" w:cs="Segoe UI"/>
          <w:sz w:val="22"/>
          <w:szCs w:val="22"/>
        </w:rPr>
        <w:t xml:space="preserve">). We initially evaluated four imputation approaches: strict NA exclusion, k-nearest-neighbor (KNN) imputation, </w:t>
      </w:r>
      <w:proofErr w:type="spellStart"/>
      <w:r w:rsidRPr="00DC2F15">
        <w:rPr>
          <w:rFonts w:ascii="Segoe UI" w:hAnsi="Segoe UI" w:cs="Segoe UI"/>
          <w:sz w:val="22"/>
          <w:szCs w:val="22"/>
        </w:rPr>
        <w:t>Softimpute</w:t>
      </w:r>
      <w:proofErr w:type="spellEnd"/>
      <w:r w:rsidRPr="00DC2F15">
        <w:rPr>
          <w:rFonts w:ascii="Segoe UI" w:hAnsi="Segoe UI" w:cs="Segoe UI"/>
          <w:sz w:val="22"/>
          <w:szCs w:val="22"/>
        </w:rPr>
        <w:t xml:space="preserve">, and </w:t>
      </w:r>
      <w:proofErr w:type="spellStart"/>
      <w:r w:rsidRPr="00DC2F15">
        <w:rPr>
          <w:rFonts w:ascii="Segoe UI" w:hAnsi="Segoe UI" w:cs="Segoe UI"/>
          <w:sz w:val="22"/>
          <w:szCs w:val="22"/>
        </w:rPr>
        <w:t>missForest</w:t>
      </w:r>
      <w:proofErr w:type="spellEnd"/>
      <w:r w:rsidRPr="00DC2F15">
        <w:rPr>
          <w:rFonts w:ascii="Segoe UI" w:hAnsi="Segoe UI" w:cs="Segoe UI"/>
          <w:sz w:val="22"/>
          <w:szCs w:val="22"/>
        </w:rPr>
        <w:t xml:space="preserve">. The strict approach excluded all genes with at least one NA value across any sample </w:t>
      </w:r>
      <w:r w:rsidR="00AD395A" w:rsidRPr="00DC2F15">
        <w:rPr>
          <w:rFonts w:ascii="Segoe UI" w:hAnsi="Segoe UI" w:cs="Segoe UI"/>
          <w:sz w:val="22"/>
          <w:szCs w:val="22"/>
        </w:rPr>
        <w:t>in each</w:t>
      </w:r>
      <w:r w:rsidRPr="00DC2F15">
        <w:rPr>
          <w:rFonts w:ascii="Segoe UI" w:hAnsi="Segoe UI" w:cs="Segoe UI"/>
          <w:sz w:val="22"/>
          <w:szCs w:val="22"/>
        </w:rPr>
        <w:t xml:space="preserve"> strategy subset. </w:t>
      </w:r>
      <w:proofErr w:type="spellStart"/>
      <w:r w:rsidRPr="00DC2F15">
        <w:rPr>
          <w:rFonts w:ascii="Segoe UI" w:hAnsi="Segoe UI" w:cs="Segoe UI"/>
          <w:sz w:val="22"/>
          <w:szCs w:val="22"/>
        </w:rPr>
        <w:t>missForest</w:t>
      </w:r>
      <w:proofErr w:type="spellEnd"/>
      <w:r>
        <w:rPr>
          <w:rFonts w:ascii="Segoe UI" w:hAnsi="Segoe UI" w:cs="Segoe UI"/>
          <w:sz w:val="22"/>
          <w:szCs w:val="22"/>
        </w:rPr>
        <w:t xml:space="preserve"> was excluded from the benchmark after exceeding 48 hours of computation time </w:t>
      </w:r>
      <w:del w:id="1032" w:author="Claude (NAR referee report 2026-08-02)" w:date="2026-08-02T00:00:00Z">
        <w:r>
          <w:rPr>
            <w:rFonts w:ascii="Segoe UI" w:hAnsi="Segoe UI" w:cs="Segoe UI"/>
            <w:sz w:val="22"/>
            <w:szCs w:val="22"/>
          </w:rPr>
          <w:delText xml:space="preserve">on a 32-48-core, 240 GiB RAM server</w:delText>
        </w:r>
      </w:del>
      <w:ins w:id="1033" w:author="Claude (NAR referee report 2026-08-02)" w:date="2026-08-02T00:00:00Z">
        <w:r>
          <w:rPr>
            <w:rFonts w:ascii="Segoe UI" w:hAnsi="Segoe UI" w:cs="Segoe UI"/>
            <w:sz w:val="22"/>
            <w:szCs w:val="22"/>
          </w:rPr>
          <w:t xml:space="preserve">on a 32–48-core, 240 GiB RAM server</w:t>
        </w:r>
      </w:ins>
      <w:r>
        <w:rPr>
          <w:rFonts w:ascii="Segoe UI" w:hAnsi="Segoe UI" w:cs="Segoe UI"/>
          <w:sz w:val="22"/>
          <w:szCs w:val="22"/>
        </w:rPr>
        <w:t xml:space="preserve"> without convergence, and was therefore deemed impractical for pipeline-scale application.</w:t>
      </w:r>
    </w:p>
    <w:p w14:paraId="467B3D5F" w14:textId="064D2B67" w:rsidR="006F4B5E" w:rsidRPr="00DC2F15" w:rsidRDefault="00D36CFF" w:rsidP="00DC2F15">
      <w:pPr>
        <w:spacing w:line="276" w:lineRule="auto"/>
        <w:rPr>
          <w:rFonts w:ascii="Segoe UI" w:hAnsi="Segoe UI" w:cs="Segoe UI"/>
          <w:i/>
          <w:iCs/>
          <w:sz w:val="22"/>
          <w:szCs w:val="22"/>
        </w:rPr>
      </w:pPr>
      <w:r w:rsidRPr="00DC2F15">
        <w:rPr>
          <w:rFonts w:ascii="Segoe UI" w:hAnsi="Segoe UI" w:cs="Segoe UI"/>
          <w:sz w:val="22"/>
          <w:szCs w:val="22"/>
        </w:rPr>
        <w:t xml:space="preserve">We ran KNN </w:t>
      </w:r>
      <w:r w:rsidR="007E2394" w:rsidRPr="00DC2F15">
        <w:rPr>
          <w:rFonts w:ascii="Segoe UI" w:hAnsi="Segoe UI" w:cs="Segoe UI"/>
          <w:sz w:val="22"/>
          <w:szCs w:val="22"/>
        </w:rPr>
        <w:t xml:space="preserve">imputation using the </w:t>
      </w:r>
      <w:proofErr w:type="spellStart"/>
      <w:r w:rsidR="00056541" w:rsidRPr="00DC2F15">
        <w:rPr>
          <w:rFonts w:ascii="Segoe UI" w:hAnsi="Segoe UI" w:cs="Segoe UI"/>
          <w:sz w:val="22"/>
          <w:szCs w:val="22"/>
        </w:rPr>
        <w:t>KNNImputer</w:t>
      </w:r>
      <w:proofErr w:type="spellEnd"/>
      <w:r w:rsidR="00056541" w:rsidRPr="00DC2F15">
        <w:rPr>
          <w:rFonts w:ascii="Segoe UI" w:hAnsi="Segoe UI" w:cs="Segoe UI"/>
          <w:sz w:val="22"/>
          <w:szCs w:val="22"/>
        </w:rPr>
        <w:t xml:space="preserve"> from Python scikit-learn package </w:t>
      </w:r>
      <w:r w:rsidR="009C7FC9" w:rsidRPr="00DC2F15">
        <w:rPr>
          <w:rFonts w:ascii="Segoe UI" w:hAnsi="Segoe UI" w:cs="Segoe UI"/>
          <w:sz w:val="22"/>
          <w:szCs w:val="22"/>
        </w:rPr>
        <w:t>version 1.</w:t>
      </w:r>
      <w:r w:rsidR="00B35AF8">
        <w:rPr>
          <w:rFonts w:ascii="Segoe UI" w:hAnsi="Segoe UI" w:cs="Segoe UI"/>
          <w:sz w:val="22"/>
          <w:szCs w:val="22"/>
        </w:rPr>
        <w:t>3.2</w:t>
      </w:r>
      <w:r w:rsidR="009C7FC9"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A4YzgxMzUtMTIzZC00MmZmLWE1ZDItM2Y1YjcwMDA5YjVl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
          <w:id w:val="-1612737869"/>
          <w:placeholder>
            <w:docPart w:val="DefaultPlaceholder_-1854013440"/>
          </w:placeholder>
        </w:sdtPr>
        <w:sdtEndPr/>
        <w:sdtContent>
          <w:r w:rsidR="00D02FF9" w:rsidRPr="00D02FF9">
            <w:rPr>
              <w:rFonts w:ascii="Segoe UI" w:hAnsi="Segoe UI" w:cs="Segoe UI"/>
              <w:color w:val="000000"/>
              <w:sz w:val="22"/>
              <w:szCs w:val="22"/>
            </w:rPr>
            <w:t>(18)</w:t>
          </w:r>
        </w:sdtContent>
      </w:sdt>
      <w:r w:rsidR="003A6510" w:rsidRPr="00DC2F15">
        <w:rPr>
          <w:rFonts w:ascii="Segoe UI" w:hAnsi="Segoe UI" w:cs="Segoe UI"/>
          <w:sz w:val="22"/>
          <w:szCs w:val="22"/>
        </w:rPr>
        <w:t xml:space="preserve"> with 5 nearest neighbors. </w:t>
      </w:r>
      <w:r w:rsidR="00CE21AB" w:rsidRPr="00DC2F15">
        <w:rPr>
          <w:rFonts w:ascii="Segoe UI" w:hAnsi="Segoe UI" w:cs="Segoe UI"/>
          <w:sz w:val="22"/>
          <w:szCs w:val="22"/>
        </w:rPr>
        <w:t xml:space="preserve">For </w:t>
      </w:r>
      <w:proofErr w:type="spellStart"/>
      <w:r w:rsidR="00CE21AB" w:rsidRPr="00DC2F15">
        <w:rPr>
          <w:rFonts w:ascii="Segoe UI" w:hAnsi="Segoe UI" w:cs="Segoe UI"/>
          <w:sz w:val="22"/>
          <w:szCs w:val="22"/>
        </w:rPr>
        <w:t>Softimpute</w:t>
      </w:r>
      <w:proofErr w:type="spellEnd"/>
      <w:r w:rsidR="00CE21AB" w:rsidRPr="00DC2F15">
        <w:rPr>
          <w:rFonts w:ascii="Segoe UI" w:hAnsi="Segoe UI" w:cs="Segoe UI"/>
          <w:sz w:val="22"/>
          <w:szCs w:val="22"/>
        </w:rPr>
        <w:t xml:space="preserve"> we used the R library</w:t>
      </w:r>
      <w:r w:rsidR="00857D32" w:rsidRPr="00DC2F15">
        <w:rPr>
          <w:rFonts w:ascii="Segoe UI" w:hAnsi="Segoe UI" w:cs="Segoe UI"/>
          <w:sz w:val="22"/>
          <w:szCs w:val="22"/>
        </w:rPr>
        <w:t xml:space="preserve"> </w:t>
      </w:r>
      <w:proofErr w:type="spellStart"/>
      <w:r w:rsidR="00857D32" w:rsidRPr="00DC2F15">
        <w:rPr>
          <w:rFonts w:ascii="Segoe UI" w:hAnsi="Segoe UI" w:cs="Segoe UI"/>
          <w:sz w:val="22"/>
          <w:szCs w:val="22"/>
        </w:rPr>
        <w:t>softImpute</w:t>
      </w:r>
      <w:proofErr w:type="spellEnd"/>
      <w:r w:rsidR="00857D32" w:rsidRPr="00DC2F15">
        <w:rPr>
          <w:rFonts w:ascii="Segoe UI" w:hAnsi="Segoe UI" w:cs="Segoe UI"/>
          <w:sz w:val="22"/>
          <w:szCs w:val="22"/>
        </w:rPr>
        <w:t xml:space="preserve"> </w:t>
      </w:r>
      <w:r w:rsidR="00B343DD" w:rsidRPr="00DC2F15">
        <w:rPr>
          <w:rFonts w:ascii="Segoe UI" w:hAnsi="Segoe UI" w:cs="Segoe UI"/>
          <w:sz w:val="22"/>
          <w:szCs w:val="22"/>
        </w:rPr>
        <w:t>version</w:t>
      </w:r>
      <w:r w:rsidR="00686F44" w:rsidRPr="00DC2F15">
        <w:rPr>
          <w:rFonts w:ascii="Segoe UI" w:hAnsi="Segoe UI" w:cs="Segoe UI"/>
          <w:sz w:val="22"/>
          <w:szCs w:val="22"/>
        </w:rPr>
        <w:t xml:space="preserve"> 1.4-3</w:t>
      </w:r>
      <w:r w:rsidR="00C04840"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2E1ZDljMjUtN2NhMS00YzA3LTk3MjMtYzI0ODIwMWI5ZjQ5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
          <w:id w:val="-170182164"/>
          <w:placeholder>
            <w:docPart w:val="DefaultPlaceholder_-1854013440"/>
          </w:placeholder>
        </w:sdtPr>
        <w:sdtEndPr/>
        <w:sdtContent>
          <w:r w:rsidR="00D02FF9" w:rsidRPr="00D02FF9">
            <w:rPr>
              <w:rFonts w:ascii="Segoe UI" w:hAnsi="Segoe UI" w:cs="Segoe UI"/>
              <w:color w:val="000000"/>
              <w:sz w:val="22"/>
              <w:szCs w:val="22"/>
            </w:rPr>
            <w:t>(19)</w:t>
          </w:r>
        </w:sdtContent>
      </w:sdt>
      <w:r w:rsidR="001C6A52" w:rsidRPr="00DC2F15">
        <w:rPr>
          <w:rFonts w:ascii="Segoe UI" w:hAnsi="Segoe UI" w:cs="Segoe UI"/>
          <w:color w:val="000000"/>
          <w:sz w:val="22"/>
          <w:szCs w:val="22"/>
        </w:rPr>
        <w:t xml:space="preserve"> with default parameters</w:t>
      </w:r>
      <w:r w:rsidR="002D03C1" w:rsidRPr="00DC2F15">
        <w:rPr>
          <w:rFonts w:ascii="Segoe UI" w:hAnsi="Segoe UI" w:cs="Segoe UI"/>
          <w:i/>
          <w:iCs/>
          <w:sz w:val="22"/>
          <w:szCs w:val="22"/>
        </w:rPr>
        <w:t>.</w:t>
      </w:r>
    </w:p>
    <w:p w14:paraId="00EE3CBC" w14:textId="15CD8119" w:rsidR="006F4B5E" w:rsidRPr="00DC2F15" w:rsidRDefault="006F4B5E" w:rsidP="00DC2F15">
      <w:pPr>
        <w:spacing w:line="276" w:lineRule="auto"/>
        <w:rPr>
          <w:rFonts w:ascii="Segoe UI" w:hAnsi="Segoe UI" w:cs="Segoe UI"/>
          <w:sz w:val="22"/>
          <w:szCs w:val="22"/>
        </w:rPr>
      </w:pPr>
      <w:r w:rsidRPr="00DC2F15">
        <w:rPr>
          <w:rFonts w:ascii="Segoe UI" w:hAnsi="Segoe UI" w:cs="Segoe UI"/>
          <w:sz w:val="22"/>
          <w:szCs w:val="22"/>
        </w:rPr>
        <w:t xml:space="preserve">Both KNN and </w:t>
      </w:r>
      <w:proofErr w:type="spellStart"/>
      <w:r w:rsidR="00160B49" w:rsidRPr="00DC2F15">
        <w:rPr>
          <w:rFonts w:ascii="Segoe UI" w:hAnsi="Segoe UI" w:cs="Segoe UI"/>
          <w:sz w:val="22"/>
          <w:szCs w:val="22"/>
        </w:rPr>
        <w:t>Softimpute</w:t>
      </w:r>
      <w:proofErr w:type="spellEnd"/>
      <w:r w:rsidR="00160B49" w:rsidRPr="00DC2F15">
        <w:rPr>
          <w:rFonts w:ascii="Segoe UI" w:hAnsi="Segoe UI" w:cs="Segoe UI"/>
          <w:sz w:val="22"/>
          <w:szCs w:val="22"/>
        </w:rPr>
        <w:t xml:space="preserve"> </w:t>
      </w:r>
      <w:r w:rsidRPr="00DC2F15">
        <w:rPr>
          <w:rFonts w:ascii="Segoe UI" w:hAnsi="Segoe UI" w:cs="Segoe UI"/>
          <w:sz w:val="22"/>
          <w:szCs w:val="22"/>
        </w:rPr>
        <w:t>imputation were applied exclusively to genes for which fewer than 20% of samples had NA expression values, to ensure sufficient observed data for reliable imputation.</w:t>
      </w:r>
    </w:p>
    <w:p w14:paraId="7811DCB9" w14:textId="278EF2FB" w:rsidR="00427B82" w:rsidRPr="00B66C8E" w:rsidRDefault="00641B00"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Harmonization methods</w:t>
      </w:r>
    </w:p>
    <w:p w14:paraId="358CAC45" w14:textId="3F4693E7" w:rsidR="00C03ADB" w:rsidRPr="00DC2F15" w:rsidRDefault="001014C0" w:rsidP="00DC2F15">
      <w:pPr>
        <w:spacing w:line="276" w:lineRule="auto"/>
        <w:rPr>
          <w:rFonts w:ascii="Segoe UI" w:hAnsi="Segoe UI" w:cs="Segoe UI"/>
          <w:sz w:val="22"/>
          <w:szCs w:val="22"/>
        </w:rPr>
      </w:pPr>
      <w:r w:rsidRPr="00DC2F15">
        <w:rPr>
          <w:rFonts w:ascii="Segoe UI" w:hAnsi="Segoe UI" w:cs="Segoe UI"/>
          <w:sz w:val="22"/>
          <w:szCs w:val="22"/>
        </w:rPr>
        <w:t>Through a</w:t>
      </w:r>
      <w:r w:rsidR="00DB225A">
        <w:rPr>
          <w:rFonts w:ascii="Segoe UI" w:hAnsi="Segoe UI" w:cs="Segoe UI"/>
          <w:sz w:val="22"/>
          <w:szCs w:val="22"/>
        </w:rPr>
        <w:t>n in-depth</w:t>
      </w:r>
      <w:r w:rsidRPr="00DC2F15">
        <w:rPr>
          <w:rFonts w:ascii="Segoe UI" w:hAnsi="Segoe UI" w:cs="Segoe UI"/>
          <w:sz w:val="22"/>
          <w:szCs w:val="22"/>
        </w:rPr>
        <w:t xml:space="preserve"> literature search, we reviewed 75 publicly available harmonization methods</w:t>
      </w:r>
      <w:r w:rsidR="00E46455" w:rsidRPr="00DC2F15">
        <w:rPr>
          <w:rFonts w:ascii="Segoe UI" w:hAnsi="Segoe UI" w:cs="Segoe UI"/>
          <w:sz w:val="22"/>
          <w:szCs w:val="22"/>
        </w:rPr>
        <w:t xml:space="preserve"> and rejected 36 of them prior to implementation (Table 2).</w:t>
      </w:r>
    </w:p>
    <w:p w14:paraId="5F078289" w14:textId="668C568E" w:rsidR="00E46455" w:rsidRPr="00DC2F15" w:rsidRDefault="00E46455" w:rsidP="00DC2F15">
      <w:pPr>
        <w:spacing w:line="276" w:lineRule="auto"/>
        <w:rPr>
          <w:rFonts w:ascii="Segoe UI" w:hAnsi="Segoe UI" w:cs="Segoe UI"/>
          <w:sz w:val="22"/>
          <w:szCs w:val="22"/>
        </w:rPr>
      </w:pPr>
      <w:r w:rsidRPr="00DC2F15">
        <w:rPr>
          <w:rFonts w:ascii="Segoe UI" w:hAnsi="Segoe UI" w:cs="Segoe UI"/>
          <w:sz w:val="22"/>
          <w:szCs w:val="22"/>
        </w:rPr>
        <w:t xml:space="preserve">Table 2. Rejection reasons for harmonization methods that were not taken forward to the implementation phase. </w:t>
      </w:r>
    </w:p>
    <w:tbl>
      <w:tblPr>
        <w:tblStyle w:val="TableGrid"/>
        <w:tblW w:w="0" w:type="auto"/>
        <w:tblLook w:val="04A0" w:firstRow="1" w:lastRow="0" w:firstColumn="1" w:lastColumn="0" w:noHBand="0" w:noVBand="1"/>
      </w:tblPr>
      <w:tblGrid>
        <w:gridCol w:w="4066"/>
        <w:gridCol w:w="1080"/>
        <w:gridCol w:w="4204"/>
      </w:tblGrid>
      <w:tr w:rsidR="003D6834" w:rsidRPr="00DC2F15" w14:paraId="24F79882" w14:textId="77777777" w:rsidTr="00AF4FC0">
        <w:tc>
          <w:tcPr>
            <w:tcW w:w="4106" w:type="dxa"/>
          </w:tcPr>
          <w:p w14:paraId="2F3D70EC" w14:textId="79FE4419" w:rsidR="003D6834" w:rsidRPr="00DC2F15" w:rsidRDefault="003D6834" w:rsidP="00DC2F15">
            <w:pPr>
              <w:spacing w:line="276" w:lineRule="auto"/>
              <w:rPr>
                <w:rFonts w:ascii="Segoe UI" w:hAnsi="Segoe UI" w:cs="Segoe UI"/>
                <w:sz w:val="22"/>
                <w:szCs w:val="22"/>
              </w:rPr>
            </w:pPr>
            <w:r w:rsidRPr="00DC2F15">
              <w:rPr>
                <w:rFonts w:ascii="Segoe UI" w:hAnsi="Segoe UI" w:cs="Segoe UI"/>
                <w:sz w:val="22"/>
                <w:szCs w:val="22"/>
              </w:rPr>
              <w:t>Rejection reason</w:t>
            </w:r>
          </w:p>
        </w:tc>
        <w:tc>
          <w:tcPr>
            <w:tcW w:w="992" w:type="dxa"/>
          </w:tcPr>
          <w:p w14:paraId="37EAC31B" w14:textId="67B5E152" w:rsidR="003D6834" w:rsidRPr="00DC2F15" w:rsidRDefault="003D6834" w:rsidP="00DC2F15">
            <w:pPr>
              <w:spacing w:line="276" w:lineRule="auto"/>
              <w:rPr>
                <w:rFonts w:ascii="Segoe UI" w:hAnsi="Segoe UI" w:cs="Segoe UI"/>
                <w:sz w:val="22"/>
                <w:szCs w:val="22"/>
              </w:rPr>
            </w:pPr>
            <w:r w:rsidRPr="00DC2F15">
              <w:rPr>
                <w:rFonts w:ascii="Segoe UI" w:hAnsi="Segoe UI" w:cs="Segoe UI"/>
                <w:sz w:val="22"/>
                <w:szCs w:val="22"/>
              </w:rPr>
              <w:t>Methods number</w:t>
            </w:r>
          </w:p>
        </w:tc>
        <w:tc>
          <w:tcPr>
            <w:tcW w:w="4252" w:type="dxa"/>
          </w:tcPr>
          <w:p w14:paraId="6321DBBC" w14:textId="02B369B4" w:rsidR="003D6834" w:rsidRPr="00DC2F15" w:rsidRDefault="003D6834" w:rsidP="00DC2F15">
            <w:pPr>
              <w:spacing w:line="276" w:lineRule="auto"/>
              <w:rPr>
                <w:rFonts w:ascii="Segoe UI" w:hAnsi="Segoe UI" w:cs="Segoe UI"/>
                <w:sz w:val="22"/>
                <w:szCs w:val="22"/>
              </w:rPr>
            </w:pPr>
            <w:r w:rsidRPr="00DC2F15">
              <w:rPr>
                <w:rFonts w:ascii="Segoe UI" w:hAnsi="Segoe UI" w:cs="Segoe UI"/>
                <w:sz w:val="22"/>
                <w:szCs w:val="22"/>
              </w:rPr>
              <w:t>Methods list</w:t>
            </w:r>
          </w:p>
        </w:tc>
      </w:tr>
      <w:tr w:rsidR="003D6834" w:rsidRPr="00DC2F15" w14:paraId="1FC99669" w14:textId="77777777" w:rsidTr="00AF4FC0">
        <w:tc>
          <w:tcPr>
            <w:tcW w:w="4106" w:type="dxa"/>
          </w:tcPr>
          <w:p w14:paraId="2D5CA9D3" w14:textId="0128D895" w:rsidR="001E4208" w:rsidRPr="00DC2F15" w:rsidRDefault="001E4208" w:rsidP="00DC2F15">
            <w:pPr>
              <w:spacing w:line="276" w:lineRule="auto"/>
              <w:rPr>
                <w:rFonts w:ascii="Segoe UI" w:hAnsi="Segoe UI" w:cs="Segoe UI"/>
                <w:sz w:val="22"/>
                <w:szCs w:val="22"/>
              </w:rPr>
            </w:pPr>
            <w:r w:rsidRPr="00DC2F15">
              <w:rPr>
                <w:rFonts w:ascii="Segoe UI" w:hAnsi="Segoe UI" w:cs="Segoe UI"/>
                <w:sz w:val="22"/>
                <w:szCs w:val="22"/>
              </w:rPr>
              <w:t xml:space="preserve">Wrong data modality </w:t>
            </w:r>
            <w:r w:rsidR="009C6CF9" w:rsidRPr="00DC2F15">
              <w:rPr>
                <w:rFonts w:ascii="Segoe UI" w:hAnsi="Segoe UI" w:cs="Segoe UI"/>
                <w:sz w:val="22"/>
                <w:szCs w:val="22"/>
              </w:rPr>
              <w:t xml:space="preserve">or </w:t>
            </w:r>
            <w:r w:rsidRPr="00DC2F15">
              <w:rPr>
                <w:rFonts w:ascii="Segoe UI" w:hAnsi="Segoe UI" w:cs="Segoe UI"/>
                <w:sz w:val="22"/>
                <w:szCs w:val="22"/>
              </w:rPr>
              <w:t xml:space="preserve">architecture for </w:t>
            </w:r>
            <w:r w:rsidR="009C6CF9" w:rsidRPr="00DC2F15">
              <w:rPr>
                <w:rFonts w:ascii="Segoe UI" w:hAnsi="Segoe UI" w:cs="Segoe UI"/>
                <w:sz w:val="22"/>
                <w:szCs w:val="22"/>
              </w:rPr>
              <w:t>the current</w:t>
            </w:r>
            <w:r w:rsidRPr="00DC2F15">
              <w:rPr>
                <w:rFonts w:ascii="Segoe UI" w:hAnsi="Segoe UI" w:cs="Segoe UI"/>
                <w:sz w:val="22"/>
                <w:szCs w:val="22"/>
              </w:rPr>
              <w:t xml:space="preserve"> dataset</w:t>
            </w:r>
            <w:r w:rsidR="009C6CF9" w:rsidRPr="00DC2F15">
              <w:rPr>
                <w:rFonts w:ascii="Segoe UI" w:hAnsi="Segoe UI" w:cs="Segoe UI"/>
                <w:sz w:val="22"/>
                <w:szCs w:val="22"/>
              </w:rPr>
              <w:t xml:space="preserve">: </w:t>
            </w:r>
            <w:proofErr w:type="spellStart"/>
            <w:r w:rsidRPr="00DC2F15">
              <w:rPr>
                <w:rFonts w:ascii="Segoe UI" w:hAnsi="Segoe UI" w:cs="Segoe UI"/>
                <w:sz w:val="22"/>
                <w:szCs w:val="22"/>
              </w:rPr>
              <w:t>scRNA</w:t>
            </w:r>
            <w:proofErr w:type="spellEnd"/>
            <w:r w:rsidRPr="00DC2F15">
              <w:rPr>
                <w:rFonts w:ascii="Segoe UI" w:hAnsi="Segoe UI" w:cs="Segoe UI"/>
                <w:sz w:val="22"/>
                <w:szCs w:val="22"/>
              </w:rPr>
              <w:t>-seq-only,</w:t>
            </w:r>
            <w:r w:rsidR="009C6CF9" w:rsidRPr="00DC2F15">
              <w:rPr>
                <w:rFonts w:ascii="Segoe UI" w:hAnsi="Segoe UI" w:cs="Segoe UI"/>
                <w:sz w:val="22"/>
                <w:szCs w:val="22"/>
              </w:rPr>
              <w:t xml:space="preserve"> </w:t>
            </w:r>
            <w:r w:rsidRPr="00DC2F15">
              <w:rPr>
                <w:rFonts w:ascii="Segoe UI" w:hAnsi="Segoe UI" w:cs="Segoe UI"/>
                <w:sz w:val="22"/>
                <w:szCs w:val="22"/>
              </w:rPr>
              <w:t xml:space="preserve">deconvolution </w:t>
            </w:r>
            <w:r w:rsidR="009C6CF9" w:rsidRPr="00DC2F15">
              <w:rPr>
                <w:rFonts w:ascii="Segoe UI" w:hAnsi="Segoe UI" w:cs="Segoe UI"/>
                <w:sz w:val="22"/>
                <w:szCs w:val="22"/>
              </w:rPr>
              <w:t>instead of expressions</w:t>
            </w:r>
            <w:r w:rsidRPr="00DC2F15">
              <w:rPr>
                <w:rFonts w:ascii="Segoe UI" w:hAnsi="Segoe UI" w:cs="Segoe UI"/>
                <w:sz w:val="22"/>
                <w:szCs w:val="22"/>
              </w:rPr>
              <w:t xml:space="preserve"> correction,</w:t>
            </w:r>
          </w:p>
          <w:p w14:paraId="49A28B91" w14:textId="0A0A75E9" w:rsidR="003D6834" w:rsidRPr="00DC2F15" w:rsidRDefault="001E4208" w:rsidP="00DC2F15">
            <w:pPr>
              <w:spacing w:line="276" w:lineRule="auto"/>
              <w:rPr>
                <w:rFonts w:ascii="Segoe UI" w:hAnsi="Segoe UI" w:cs="Segoe UI"/>
                <w:sz w:val="22"/>
                <w:szCs w:val="22"/>
              </w:rPr>
            </w:pPr>
            <w:r w:rsidRPr="00DC2F15">
              <w:rPr>
                <w:rFonts w:ascii="Segoe UI" w:hAnsi="Segoe UI" w:cs="Segoe UI"/>
                <w:sz w:val="22"/>
                <w:szCs w:val="22"/>
              </w:rPr>
              <w:t>cross-species, multi-omics-only, need raw counts/CEL/FASTQ</w:t>
            </w:r>
            <w:r w:rsidR="00855946" w:rsidRPr="00DC2F15">
              <w:rPr>
                <w:rFonts w:ascii="Segoe UI" w:hAnsi="Segoe UI" w:cs="Segoe UI"/>
                <w:sz w:val="22"/>
                <w:szCs w:val="22"/>
              </w:rPr>
              <w:t xml:space="preserve"> files.</w:t>
            </w:r>
          </w:p>
        </w:tc>
        <w:tc>
          <w:tcPr>
            <w:tcW w:w="992" w:type="dxa"/>
          </w:tcPr>
          <w:p w14:paraId="60E537AE" w14:textId="15C03C42" w:rsidR="003D6834" w:rsidRPr="00DC2F15" w:rsidRDefault="00566396" w:rsidP="00DC2F15">
            <w:pPr>
              <w:spacing w:line="276" w:lineRule="auto"/>
              <w:rPr>
                <w:rFonts w:ascii="Segoe UI" w:hAnsi="Segoe UI" w:cs="Segoe UI"/>
                <w:sz w:val="22"/>
                <w:szCs w:val="22"/>
              </w:rPr>
            </w:pPr>
            <w:r w:rsidRPr="00DC2F15">
              <w:rPr>
                <w:rFonts w:ascii="Segoe UI" w:hAnsi="Segoe UI" w:cs="Segoe UI"/>
                <w:sz w:val="22"/>
                <w:szCs w:val="22"/>
              </w:rPr>
              <w:t>13</w:t>
            </w:r>
          </w:p>
        </w:tc>
        <w:tc>
          <w:tcPr>
            <w:tcW w:w="4252" w:type="dxa"/>
          </w:tcPr>
          <w:p w14:paraId="7BD1196E" w14:textId="7FC49313" w:rsidR="003D6834" w:rsidRPr="00DC2F15" w:rsidRDefault="001E4208" w:rsidP="00DC2F15">
            <w:pPr>
              <w:spacing w:line="276" w:lineRule="auto"/>
              <w:rPr>
                <w:rFonts w:ascii="Segoe UI" w:hAnsi="Segoe UI" w:cs="Segoe UI"/>
                <w:sz w:val="22"/>
                <w:szCs w:val="22"/>
              </w:rPr>
            </w:pPr>
            <w:r w:rsidRPr="00DC2F15">
              <w:rPr>
                <w:rFonts w:ascii="Segoe UI" w:hAnsi="Segoe UI" w:cs="Segoe UI"/>
                <w:sz w:val="22"/>
                <w:szCs w:val="22"/>
              </w:rPr>
              <w:t>HARP</w:t>
            </w:r>
            <w:r w:rsidR="00855946" w:rsidRPr="00DC2F15">
              <w:rPr>
                <w:rFonts w:ascii="Segoe UI" w:hAnsi="Segoe UI" w:cs="Segoe UI"/>
                <w:sz w:val="22"/>
                <w:szCs w:val="22"/>
              </w:rPr>
              <w:t>,</w:t>
            </w:r>
            <w:r w:rsidRPr="00DC2F15">
              <w:rPr>
                <w:rFonts w:ascii="Segoe UI" w:hAnsi="Segoe UI" w:cs="Segoe UI"/>
                <w:sz w:val="22"/>
                <w:szCs w:val="22"/>
              </w:rPr>
              <w:t xml:space="preserve"> </w:t>
            </w:r>
            <w:proofErr w:type="spellStart"/>
            <w:r w:rsidRPr="00DC2F15">
              <w:rPr>
                <w:rFonts w:ascii="Segoe UI" w:hAnsi="Segoe UI" w:cs="Segoe UI"/>
                <w:sz w:val="22"/>
                <w:szCs w:val="22"/>
              </w:rPr>
              <w:t>MoDAmix</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scBatch</w:t>
            </w:r>
            <w:proofErr w:type="spellEnd"/>
            <w:r w:rsidR="00855946" w:rsidRPr="00DC2F15">
              <w:rPr>
                <w:rFonts w:ascii="Segoe UI" w:hAnsi="Segoe UI" w:cs="Segoe UI"/>
                <w:sz w:val="22"/>
                <w:szCs w:val="22"/>
              </w:rPr>
              <w:t xml:space="preserve">, </w:t>
            </w:r>
            <w:r w:rsidRPr="00DC2F15">
              <w:rPr>
                <w:rFonts w:ascii="Segoe UI" w:hAnsi="Segoe UI" w:cs="Segoe UI"/>
                <w:sz w:val="22"/>
                <w:szCs w:val="22"/>
              </w:rPr>
              <w:t>RNABC</w:t>
            </w:r>
            <w:r w:rsidR="00855946" w:rsidRPr="00DC2F15">
              <w:rPr>
                <w:rFonts w:ascii="Segoe UI" w:hAnsi="Segoe UI" w:cs="Segoe UI"/>
                <w:sz w:val="22"/>
                <w:szCs w:val="22"/>
              </w:rPr>
              <w:t xml:space="preserve">, </w:t>
            </w:r>
            <w:r w:rsidRPr="00DC2F15">
              <w:rPr>
                <w:rFonts w:ascii="Segoe UI" w:hAnsi="Segoe UI" w:cs="Segoe UI"/>
                <w:sz w:val="22"/>
                <w:szCs w:val="22"/>
              </w:rPr>
              <w:t>CSN</w:t>
            </w:r>
            <w:r w:rsidR="00855946" w:rsidRPr="00DC2F15">
              <w:rPr>
                <w:rFonts w:ascii="Segoe UI" w:hAnsi="Segoe UI" w:cs="Segoe UI"/>
                <w:sz w:val="22"/>
                <w:szCs w:val="22"/>
              </w:rPr>
              <w:t xml:space="preserve">, </w:t>
            </w:r>
            <w:proofErr w:type="spellStart"/>
            <w:r w:rsidRPr="00DC2F15">
              <w:rPr>
                <w:rFonts w:ascii="Segoe UI" w:hAnsi="Segoe UI" w:cs="Segoe UI"/>
                <w:sz w:val="22"/>
                <w:szCs w:val="22"/>
              </w:rPr>
              <w:t>fRMA</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scGen</w:t>
            </w:r>
            <w:proofErr w:type="spellEnd"/>
            <w:r w:rsidR="00855946" w:rsidRPr="00DC2F15">
              <w:rPr>
                <w:rFonts w:ascii="Segoe UI" w:hAnsi="Segoe UI" w:cs="Segoe UI"/>
                <w:sz w:val="22"/>
                <w:szCs w:val="22"/>
              </w:rPr>
              <w:t>,</w:t>
            </w:r>
            <w:r w:rsidRPr="00DC2F15">
              <w:rPr>
                <w:rFonts w:ascii="Segoe UI" w:hAnsi="Segoe UI" w:cs="Segoe UI"/>
                <w:sz w:val="22"/>
                <w:szCs w:val="22"/>
              </w:rPr>
              <w:t xml:space="preserve"> </w:t>
            </w:r>
            <w:proofErr w:type="spellStart"/>
            <w:r w:rsidRPr="00DC2F15">
              <w:rPr>
                <w:rFonts w:ascii="Segoe UI" w:hAnsi="Segoe UI" w:cs="Segoe UI"/>
                <w:sz w:val="22"/>
                <w:szCs w:val="22"/>
              </w:rPr>
              <w:t>scVI</w:t>
            </w:r>
            <w:proofErr w:type="spellEnd"/>
            <w:r w:rsidR="00855946" w:rsidRPr="00DC2F15">
              <w:rPr>
                <w:rFonts w:ascii="Segoe UI" w:hAnsi="Segoe UI" w:cs="Segoe UI"/>
                <w:sz w:val="22"/>
                <w:szCs w:val="22"/>
              </w:rPr>
              <w:t xml:space="preserve">, </w:t>
            </w:r>
            <w:r w:rsidRPr="00DC2F15">
              <w:rPr>
                <w:rFonts w:ascii="Segoe UI" w:hAnsi="Segoe UI" w:cs="Segoe UI"/>
                <w:sz w:val="22"/>
                <w:szCs w:val="22"/>
              </w:rPr>
              <w:t>DESC</w:t>
            </w:r>
            <w:r w:rsidR="00855946" w:rsidRPr="00DC2F15">
              <w:rPr>
                <w:rFonts w:ascii="Segoe UI" w:hAnsi="Segoe UI" w:cs="Segoe UI"/>
                <w:sz w:val="22"/>
                <w:szCs w:val="22"/>
              </w:rPr>
              <w:t xml:space="preserve">, </w:t>
            </w:r>
            <w:proofErr w:type="spellStart"/>
            <w:r w:rsidRPr="00DC2F15">
              <w:rPr>
                <w:rFonts w:ascii="Segoe UI" w:hAnsi="Segoe UI" w:cs="Segoe UI"/>
                <w:sz w:val="22"/>
                <w:szCs w:val="22"/>
              </w:rPr>
              <w:t>AutoClass</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iNMF</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MultiBaC</w:t>
            </w:r>
            <w:proofErr w:type="spellEnd"/>
            <w:r w:rsidR="00855946" w:rsidRPr="00DC2F15">
              <w:rPr>
                <w:rFonts w:ascii="Segoe UI" w:hAnsi="Segoe UI" w:cs="Segoe UI"/>
                <w:sz w:val="22"/>
                <w:szCs w:val="22"/>
              </w:rPr>
              <w:t xml:space="preserve">, </w:t>
            </w:r>
            <w:r w:rsidRPr="00DC2F15">
              <w:rPr>
                <w:rFonts w:ascii="Segoe UI" w:hAnsi="Segoe UI" w:cs="Segoe UI"/>
                <w:sz w:val="22"/>
                <w:szCs w:val="22"/>
              </w:rPr>
              <w:t xml:space="preserve">POIBM </w:t>
            </w:r>
          </w:p>
        </w:tc>
      </w:tr>
      <w:tr w:rsidR="003D6834" w:rsidRPr="00DC2F15" w14:paraId="61483981" w14:textId="77777777" w:rsidTr="00AF4FC0">
        <w:tc>
          <w:tcPr>
            <w:tcW w:w="4106" w:type="dxa"/>
          </w:tcPr>
          <w:p w14:paraId="139C00F4" w14:textId="55B6FC27" w:rsidR="003D6834" w:rsidRPr="00DC2F15" w:rsidRDefault="0066031B" w:rsidP="00DC2F15">
            <w:pPr>
              <w:spacing w:line="276" w:lineRule="auto"/>
              <w:rPr>
                <w:rFonts w:ascii="Segoe UI" w:hAnsi="Segoe UI" w:cs="Segoe UI"/>
                <w:sz w:val="22"/>
                <w:szCs w:val="22"/>
              </w:rPr>
            </w:pPr>
            <w:r w:rsidRPr="00DC2F15">
              <w:rPr>
                <w:rFonts w:ascii="Segoe UI" w:hAnsi="Segoe UI" w:cs="Segoe UI"/>
                <w:sz w:val="22"/>
                <w:szCs w:val="22"/>
              </w:rPr>
              <w:lastRenderedPageBreak/>
              <w:t>Requires matched, paired or bridge samples not present in the data</w:t>
            </w:r>
            <w:r w:rsidR="00A32F41" w:rsidRPr="00DC2F15">
              <w:rPr>
                <w:rFonts w:ascii="Segoe UI" w:hAnsi="Segoe UI" w:cs="Segoe UI"/>
                <w:sz w:val="22"/>
                <w:szCs w:val="22"/>
              </w:rPr>
              <w:t>.</w:t>
            </w:r>
          </w:p>
        </w:tc>
        <w:tc>
          <w:tcPr>
            <w:tcW w:w="992" w:type="dxa"/>
          </w:tcPr>
          <w:p w14:paraId="6C5FAA49" w14:textId="308CE571" w:rsidR="003D6834" w:rsidRPr="00DC2F15" w:rsidRDefault="0066031B" w:rsidP="00DC2F15">
            <w:pPr>
              <w:spacing w:line="276" w:lineRule="auto"/>
              <w:rPr>
                <w:rFonts w:ascii="Segoe UI" w:hAnsi="Segoe UI" w:cs="Segoe UI"/>
                <w:sz w:val="22"/>
                <w:szCs w:val="22"/>
              </w:rPr>
            </w:pPr>
            <w:r w:rsidRPr="00DC2F15">
              <w:rPr>
                <w:rFonts w:ascii="Segoe UI" w:hAnsi="Segoe UI" w:cs="Segoe UI"/>
                <w:sz w:val="22"/>
                <w:szCs w:val="22"/>
              </w:rPr>
              <w:t>7</w:t>
            </w:r>
          </w:p>
        </w:tc>
        <w:tc>
          <w:tcPr>
            <w:tcW w:w="4252" w:type="dxa"/>
          </w:tcPr>
          <w:p w14:paraId="62DD5D11" w14:textId="0965E63A" w:rsidR="003D6834" w:rsidRPr="00DC2F15" w:rsidRDefault="0066031B" w:rsidP="00DC2F15">
            <w:pPr>
              <w:spacing w:line="276" w:lineRule="auto"/>
              <w:rPr>
                <w:rFonts w:ascii="Segoe UI" w:hAnsi="Segoe UI" w:cs="Segoe UI"/>
                <w:sz w:val="22"/>
                <w:szCs w:val="22"/>
              </w:rPr>
            </w:pPr>
            <w:proofErr w:type="spellStart"/>
            <w:r w:rsidRPr="00DC2F15">
              <w:rPr>
                <w:rFonts w:ascii="Segoe UI" w:hAnsi="Segoe UI" w:cs="Segoe UI"/>
                <w:sz w:val="22"/>
                <w:szCs w:val="22"/>
              </w:rPr>
              <w:t>MatchMixeR</w:t>
            </w:r>
            <w:proofErr w:type="spellEnd"/>
            <w:r w:rsidRPr="00DC2F15">
              <w:rPr>
                <w:rFonts w:ascii="Segoe UI" w:hAnsi="Segoe UI" w:cs="Segoe UI"/>
                <w:sz w:val="22"/>
                <w:szCs w:val="22"/>
              </w:rPr>
              <w:t>, COCONUT, ESLR, QN-CN(</w:t>
            </w:r>
            <w:proofErr w:type="spellStart"/>
            <w:r w:rsidRPr="00DC2F15">
              <w:rPr>
                <w:rFonts w:ascii="Segoe UI" w:hAnsi="Segoe UI" w:cs="Segoe UI"/>
                <w:sz w:val="22"/>
                <w:szCs w:val="22"/>
              </w:rPr>
              <w:t>CrossNorm</w:t>
            </w:r>
            <w:proofErr w:type="spellEnd"/>
            <w:r w:rsidRPr="00DC2F15">
              <w:rPr>
                <w:rFonts w:ascii="Segoe UI" w:hAnsi="Segoe UI" w:cs="Segoe UI"/>
                <w:sz w:val="22"/>
                <w:szCs w:val="22"/>
              </w:rPr>
              <w:t>), Ratio-based</w:t>
            </w:r>
            <w:r w:rsidR="009A17A1" w:rsidRPr="00DC2F15">
              <w:rPr>
                <w:rFonts w:ascii="Segoe UI" w:hAnsi="Segoe UI" w:cs="Segoe UI"/>
                <w:sz w:val="22"/>
                <w:szCs w:val="22"/>
              </w:rPr>
              <w:t xml:space="preserve"> </w:t>
            </w:r>
            <w:r w:rsidRPr="00DC2F15">
              <w:rPr>
                <w:rFonts w:ascii="Segoe UI" w:hAnsi="Segoe UI" w:cs="Segoe UI"/>
                <w:sz w:val="22"/>
                <w:szCs w:val="22"/>
              </w:rPr>
              <w:t>(Quartet), BRIDGE, Remeasure</w:t>
            </w:r>
          </w:p>
        </w:tc>
      </w:tr>
      <w:tr w:rsidR="003D6834" w:rsidRPr="00DC2F15" w14:paraId="5F592310" w14:textId="77777777" w:rsidTr="00AF4FC0">
        <w:tc>
          <w:tcPr>
            <w:tcW w:w="4106" w:type="dxa"/>
          </w:tcPr>
          <w:p w14:paraId="2AD2EC05" w14:textId="39D472D6" w:rsidR="003D6834" w:rsidRPr="00DC2F15" w:rsidRDefault="00A025D9" w:rsidP="00DC2F15">
            <w:pPr>
              <w:spacing w:line="276" w:lineRule="auto"/>
              <w:rPr>
                <w:rFonts w:ascii="Segoe UI" w:hAnsi="Segoe UI" w:cs="Segoe UI"/>
                <w:sz w:val="22"/>
                <w:szCs w:val="22"/>
              </w:rPr>
            </w:pPr>
            <w:del w:id="1038" w:author="Claude (NAR referee report 2026-08-02)" w:date="2026-08-02T00:00:00Z">
              <w:r>
                <w:rPr>
                  <w:rFonts w:ascii="Segoe UI" w:hAnsi="Segoe UI" w:cs="Segoe UI"/>
                  <w:sz w:val="22"/>
                  <w:szCs w:val="22"/>
                </w:rPr>
                <w:delText xml:space="preserve">Output is not a corrected expression matrix - its embedding, probability, categorical, or score.</w:delText>
              </w:r>
            </w:del>
            <w:ins w:id="1039" w:author="Claude (NAR referee report 2026-08-02)" w:date="2026-08-02T00:00:00Z">
              <w:r>
                <w:rPr>
                  <w:rFonts w:ascii="Segoe UI" w:hAnsi="Segoe UI" w:cs="Segoe UI"/>
                  <w:sz w:val="22"/>
                  <w:szCs w:val="22"/>
                </w:rPr>
                <w:t xml:space="preserve">Output is not a corrected expression matrix — it is an embedding, a probability, a category, or a score.</w:t>
              </w:r>
            </w:ins>
            <w:r>
              <w:rPr>
                <w:rFonts w:ascii="Segoe UI" w:hAnsi="Segoe UI" w:cs="Segoe UI"/>
                <w:sz w:val="22"/>
                <w:szCs w:val="22"/>
              </w:rPr>
              <w:t xml:space="preserve"> </w:t>
            </w:r>
          </w:p>
        </w:tc>
        <w:tc>
          <w:tcPr>
            <w:tcW w:w="992" w:type="dxa"/>
          </w:tcPr>
          <w:p w14:paraId="3EF0A2F5" w14:textId="238C2701" w:rsidR="003D6834" w:rsidRPr="00DC2F15" w:rsidRDefault="009A17A1" w:rsidP="00DC2F15">
            <w:pPr>
              <w:spacing w:line="276" w:lineRule="auto"/>
              <w:rPr>
                <w:rFonts w:ascii="Segoe UI" w:hAnsi="Segoe UI" w:cs="Segoe UI"/>
                <w:sz w:val="22"/>
                <w:szCs w:val="22"/>
              </w:rPr>
            </w:pPr>
            <w:r w:rsidRPr="00DC2F15">
              <w:rPr>
                <w:rFonts w:ascii="Segoe UI" w:hAnsi="Segoe UI" w:cs="Segoe UI"/>
                <w:sz w:val="22"/>
                <w:szCs w:val="22"/>
              </w:rPr>
              <w:t>5</w:t>
            </w:r>
          </w:p>
        </w:tc>
        <w:tc>
          <w:tcPr>
            <w:tcW w:w="4252" w:type="dxa"/>
          </w:tcPr>
          <w:p w14:paraId="78B553B4" w14:textId="47790948" w:rsidR="003D6834" w:rsidRPr="00DC2F15" w:rsidRDefault="009A17A1" w:rsidP="00DC2F15">
            <w:pPr>
              <w:spacing w:line="276" w:lineRule="auto"/>
              <w:rPr>
                <w:rFonts w:ascii="Segoe UI" w:hAnsi="Segoe UI" w:cs="Segoe UI"/>
                <w:sz w:val="22"/>
                <w:szCs w:val="22"/>
              </w:rPr>
            </w:pPr>
            <w:r w:rsidRPr="00DC2F15">
              <w:rPr>
                <w:rFonts w:ascii="Segoe UI" w:hAnsi="Segoe UI" w:cs="Segoe UI"/>
                <w:sz w:val="22"/>
                <w:szCs w:val="22"/>
              </w:rPr>
              <w:t>UPC, QD, NorDi, PLIDA, Divergence Analysis</w:t>
            </w:r>
          </w:p>
        </w:tc>
      </w:tr>
      <w:tr w:rsidR="003D6834" w:rsidRPr="00DC2F15" w14:paraId="3E7FF543" w14:textId="77777777" w:rsidTr="00AF4FC0">
        <w:tc>
          <w:tcPr>
            <w:tcW w:w="4106" w:type="dxa"/>
          </w:tcPr>
          <w:p w14:paraId="79A3149F" w14:textId="28DF8A75" w:rsidR="003D6834" w:rsidRPr="00DC2F15" w:rsidRDefault="00E2370A" w:rsidP="00DC2F15">
            <w:pPr>
              <w:spacing w:line="276" w:lineRule="auto"/>
              <w:rPr>
                <w:rFonts w:ascii="Segoe UI" w:hAnsi="Segoe UI" w:cs="Segoe UI"/>
                <w:sz w:val="22"/>
                <w:szCs w:val="22"/>
              </w:rPr>
            </w:pPr>
            <w:r w:rsidRPr="00DC2F15">
              <w:rPr>
                <w:rFonts w:ascii="Segoe UI" w:hAnsi="Segoe UI" w:cs="Segoe UI"/>
                <w:sz w:val="22"/>
                <w:szCs w:val="22"/>
              </w:rPr>
              <w:t>Redundant with, inferior to or superseded by an adopted method</w:t>
            </w:r>
            <w:r w:rsidR="00D1053A" w:rsidRPr="00DC2F15">
              <w:rPr>
                <w:rFonts w:ascii="Segoe UI" w:hAnsi="Segoe UI" w:cs="Segoe UI"/>
                <w:sz w:val="22"/>
                <w:szCs w:val="22"/>
              </w:rPr>
              <w:t>.</w:t>
            </w:r>
          </w:p>
        </w:tc>
        <w:tc>
          <w:tcPr>
            <w:tcW w:w="992" w:type="dxa"/>
          </w:tcPr>
          <w:p w14:paraId="5A3EEEF6" w14:textId="4B4F1FC5" w:rsidR="003D6834" w:rsidRPr="00DC2F15" w:rsidRDefault="00A70071" w:rsidP="00DC2F15">
            <w:pPr>
              <w:spacing w:line="276" w:lineRule="auto"/>
              <w:rPr>
                <w:rFonts w:ascii="Segoe UI" w:hAnsi="Segoe UI" w:cs="Segoe UI"/>
                <w:sz w:val="22"/>
                <w:szCs w:val="22"/>
              </w:rPr>
            </w:pPr>
            <w:r>
              <w:rPr>
                <w:rFonts w:ascii="Segoe UI" w:hAnsi="Segoe UI" w:cs="Segoe UI"/>
                <w:sz w:val="22"/>
                <w:szCs w:val="22"/>
              </w:rPr>
              <w:t>7</w:t>
            </w:r>
          </w:p>
        </w:tc>
        <w:tc>
          <w:tcPr>
            <w:tcW w:w="4252" w:type="dxa"/>
          </w:tcPr>
          <w:p w14:paraId="005B029D" w14:textId="2D9FFE23" w:rsidR="003D6834" w:rsidRPr="00DC2F15" w:rsidRDefault="003E4A1D" w:rsidP="00DC2F15">
            <w:pPr>
              <w:spacing w:line="276" w:lineRule="auto"/>
              <w:rPr>
                <w:rFonts w:ascii="Segoe UI" w:hAnsi="Segoe UI" w:cs="Segoe UI"/>
                <w:sz w:val="22"/>
                <w:szCs w:val="22"/>
              </w:rPr>
            </w:pPr>
            <w:r>
              <w:rPr>
                <w:rFonts w:ascii="Segoe UI" w:hAnsi="Segoe UI" w:cs="Segoe UI"/>
                <w:sz w:val="22"/>
                <w:szCs w:val="22"/>
              </w:rPr>
              <w:t xml:space="preserve">Rank-in, QNR, Shambhala-1, QN-Z, </w:t>
            </w:r>
            <w:del w:id="1040" w:author="Claude (NAR referee report 2026-08-02)" w:date="2026-08-02T00:00:00Z">
              <w:r>
                <w:rPr>
                  <w:rFonts w:ascii="Segoe UI" w:hAnsi="Segoe UI" w:cs="Segoe UI"/>
                  <w:sz w:val="22"/>
                  <w:szCs w:val="22"/>
                </w:rPr>
                <w:delText xml:space="preserve">RUV-2, BMC, Z-scaling,</w:delText>
              </w:r>
            </w:del>
            <w:ins w:id="1041" w:author="Claude (NAR referee report 2026-08-02)" w:date="2026-08-02T00:00:00Z">
              <w:r>
                <w:rPr>
                  <w:rFonts w:ascii="Segoe UI" w:hAnsi="Segoe UI" w:cs="Segoe UI"/>
                  <w:sz w:val="22"/>
                  <w:szCs w:val="22"/>
                </w:rPr>
                <w:t xml:space="preserve">RUV-2, BMC, Z-scaling</w:t>
              </w:r>
            </w:ins>
          </w:p>
        </w:tc>
      </w:tr>
      <w:tr w:rsidR="00E2370A" w:rsidRPr="00DC2F15" w14:paraId="3CE21AFC" w14:textId="77777777" w:rsidTr="00AF4FC0">
        <w:tc>
          <w:tcPr>
            <w:tcW w:w="4106" w:type="dxa"/>
          </w:tcPr>
          <w:p w14:paraId="27C7B277" w14:textId="3884986F" w:rsidR="00E2370A" w:rsidRPr="00DC2F15" w:rsidRDefault="003E4A1D" w:rsidP="00DC2F15">
            <w:pPr>
              <w:spacing w:line="276" w:lineRule="auto"/>
              <w:rPr>
                <w:rFonts w:ascii="Segoe UI" w:hAnsi="Segoe UI" w:cs="Segoe UI"/>
                <w:sz w:val="22"/>
                <w:szCs w:val="22"/>
              </w:rPr>
            </w:pPr>
            <w:r w:rsidRPr="00DC2F15">
              <w:rPr>
                <w:rFonts w:ascii="Segoe UI" w:hAnsi="Segoe UI" w:cs="Segoe UI"/>
                <w:sz w:val="22"/>
                <w:szCs w:val="22"/>
              </w:rPr>
              <w:t>No maintained or accessible software at screening time</w:t>
            </w:r>
          </w:p>
        </w:tc>
        <w:tc>
          <w:tcPr>
            <w:tcW w:w="992" w:type="dxa"/>
          </w:tcPr>
          <w:p w14:paraId="33164ECE" w14:textId="51D89E95" w:rsidR="00E2370A" w:rsidRPr="00DC2F15" w:rsidRDefault="003E4A1D" w:rsidP="00DC2F15">
            <w:pPr>
              <w:spacing w:line="276" w:lineRule="auto"/>
              <w:rPr>
                <w:rFonts w:ascii="Segoe UI" w:hAnsi="Segoe UI" w:cs="Segoe UI"/>
                <w:sz w:val="22"/>
                <w:szCs w:val="22"/>
              </w:rPr>
            </w:pPr>
            <w:r w:rsidRPr="00DC2F15">
              <w:rPr>
                <w:rFonts w:ascii="Segoe UI" w:hAnsi="Segoe UI" w:cs="Segoe UI"/>
                <w:sz w:val="22"/>
                <w:szCs w:val="22"/>
              </w:rPr>
              <w:t>3</w:t>
            </w:r>
          </w:p>
        </w:tc>
        <w:tc>
          <w:tcPr>
            <w:tcW w:w="4252" w:type="dxa"/>
          </w:tcPr>
          <w:p w14:paraId="79DA0AED" w14:textId="21CB1FFC" w:rsidR="00E2370A" w:rsidRPr="00DC2F15" w:rsidRDefault="001A0B5E" w:rsidP="00DC2F15">
            <w:pPr>
              <w:spacing w:line="276" w:lineRule="auto"/>
              <w:rPr>
                <w:rFonts w:ascii="Segoe UI" w:hAnsi="Segoe UI" w:cs="Segoe UI"/>
                <w:sz w:val="22"/>
                <w:szCs w:val="22"/>
              </w:rPr>
            </w:pPr>
            <w:r w:rsidRPr="00DC2F15">
              <w:rPr>
                <w:rFonts w:ascii="Segoe UI" w:hAnsi="Segoe UI" w:cs="Segoe UI"/>
                <w:sz w:val="22"/>
                <w:szCs w:val="22"/>
              </w:rPr>
              <w:t xml:space="preserve">IBN, </w:t>
            </w:r>
            <w:proofErr w:type="spellStart"/>
            <w:r w:rsidRPr="00DC2F15">
              <w:rPr>
                <w:rFonts w:ascii="Segoe UI" w:hAnsi="Segoe UI" w:cs="Segoe UI"/>
                <w:sz w:val="22"/>
                <w:szCs w:val="22"/>
              </w:rPr>
              <w:t>DisTran</w:t>
            </w:r>
            <w:proofErr w:type="spellEnd"/>
            <w:r w:rsidRPr="00DC2F15">
              <w:rPr>
                <w:rFonts w:ascii="Segoe UI" w:hAnsi="Segoe UI" w:cs="Segoe UI"/>
                <w:sz w:val="22"/>
                <w:szCs w:val="22"/>
              </w:rPr>
              <w:t>, GQ</w:t>
            </w:r>
          </w:p>
        </w:tc>
      </w:tr>
      <w:tr w:rsidR="00E2370A" w:rsidRPr="00DC2F15" w14:paraId="777D37A4" w14:textId="77777777" w:rsidTr="00AF4FC0">
        <w:trPr>
          <w:trHeight w:val="52"/>
        </w:trPr>
        <w:tc>
          <w:tcPr>
            <w:tcW w:w="4106" w:type="dxa"/>
          </w:tcPr>
          <w:p w14:paraId="5C282E78" w14:textId="37AF3C5D" w:rsidR="00E2370A" w:rsidRPr="00DC2F15" w:rsidRDefault="00A70071" w:rsidP="00A70071">
            <w:pPr>
              <w:spacing w:line="276" w:lineRule="auto"/>
              <w:rPr>
                <w:rFonts w:ascii="Segoe UI" w:hAnsi="Segoe UI" w:cs="Segoe UI"/>
                <w:sz w:val="22"/>
                <w:szCs w:val="22"/>
              </w:rPr>
            </w:pPr>
            <w:r w:rsidRPr="00A70071">
              <w:rPr>
                <w:rFonts w:ascii="Segoe UI" w:hAnsi="Segoe UI" w:cs="Segoe UI"/>
                <w:sz w:val="22"/>
                <w:szCs w:val="22"/>
              </w:rPr>
              <w:t>Preprocessing step, not a</w:t>
            </w:r>
            <w:r>
              <w:rPr>
                <w:rFonts w:ascii="Segoe UI" w:hAnsi="Segoe UI" w:cs="Segoe UI"/>
                <w:sz w:val="22"/>
                <w:szCs w:val="22"/>
              </w:rPr>
              <w:t xml:space="preserve"> </w:t>
            </w:r>
            <w:r w:rsidRPr="00A70071">
              <w:rPr>
                <w:rFonts w:ascii="Segoe UI" w:hAnsi="Segoe UI" w:cs="Segoe UI"/>
                <w:sz w:val="22"/>
                <w:szCs w:val="22"/>
              </w:rPr>
              <w:t>batch-correction method</w:t>
            </w:r>
          </w:p>
        </w:tc>
        <w:tc>
          <w:tcPr>
            <w:tcW w:w="992" w:type="dxa"/>
          </w:tcPr>
          <w:p w14:paraId="0C8B9C25" w14:textId="0C8DCA43" w:rsidR="00E2370A" w:rsidRPr="00DC2F15" w:rsidRDefault="00A70071" w:rsidP="00DC2F15">
            <w:pPr>
              <w:spacing w:line="276" w:lineRule="auto"/>
              <w:rPr>
                <w:rFonts w:ascii="Segoe UI" w:hAnsi="Segoe UI" w:cs="Segoe UI"/>
                <w:sz w:val="22"/>
                <w:szCs w:val="22"/>
              </w:rPr>
            </w:pPr>
            <w:r>
              <w:rPr>
                <w:rFonts w:ascii="Segoe UI" w:hAnsi="Segoe UI" w:cs="Segoe UI"/>
                <w:sz w:val="22"/>
                <w:szCs w:val="22"/>
              </w:rPr>
              <w:t>1</w:t>
            </w:r>
          </w:p>
        </w:tc>
        <w:tc>
          <w:tcPr>
            <w:tcW w:w="4252" w:type="dxa"/>
          </w:tcPr>
          <w:p w14:paraId="62F1F628" w14:textId="4F37AAE8" w:rsidR="00E2370A" w:rsidRPr="00DC2F15" w:rsidRDefault="00A70071" w:rsidP="00DC2F15">
            <w:pPr>
              <w:spacing w:line="276" w:lineRule="auto"/>
              <w:rPr>
                <w:rFonts w:ascii="Segoe UI" w:hAnsi="Segoe UI" w:cs="Segoe UI"/>
                <w:sz w:val="22"/>
                <w:szCs w:val="22"/>
              </w:rPr>
            </w:pPr>
            <w:r>
              <w:rPr>
                <w:rFonts w:ascii="Segoe UI" w:hAnsi="Segoe UI" w:cs="Segoe UI"/>
                <w:sz w:val="22"/>
                <w:szCs w:val="22"/>
              </w:rPr>
              <w:t xml:space="preserve">Global </w:t>
            </w:r>
            <w:r w:rsidR="00034D7C" w:rsidRPr="00DC2F15">
              <w:rPr>
                <w:rFonts w:ascii="Segoe UI" w:hAnsi="Segoe UI" w:cs="Segoe UI"/>
                <w:sz w:val="22"/>
                <w:szCs w:val="22"/>
              </w:rPr>
              <w:t>Z-scoring</w:t>
            </w:r>
          </w:p>
        </w:tc>
      </w:tr>
    </w:tbl>
    <w:p w14:paraId="4D13B7E1" w14:textId="77777777" w:rsidR="00C03ADB" w:rsidRPr="00DC2F15" w:rsidRDefault="00C03ADB" w:rsidP="00DC2F15">
      <w:pPr>
        <w:spacing w:line="276" w:lineRule="auto"/>
        <w:rPr>
          <w:rFonts w:ascii="Segoe UI" w:hAnsi="Segoe UI" w:cs="Segoe UI"/>
          <w:sz w:val="22"/>
          <w:szCs w:val="22"/>
        </w:rPr>
      </w:pPr>
    </w:p>
    <w:p w14:paraId="2139A362" w14:textId="7ADD9A0E" w:rsidR="00537555" w:rsidRDefault="00AB574C" w:rsidP="00DC2F15">
      <w:pPr>
        <w:spacing w:line="276" w:lineRule="auto"/>
        <w:rPr>
          <w:rFonts w:ascii="Segoe UI" w:hAnsi="Segoe UI" w:cs="Segoe UI"/>
          <w:sz w:val="22"/>
          <w:szCs w:val="22"/>
        </w:rPr>
      </w:pPr>
      <w:r w:rsidRPr="00DC2F15">
        <w:rPr>
          <w:rFonts w:ascii="Segoe UI" w:hAnsi="Segoe UI" w:cs="Segoe UI"/>
          <w:sz w:val="22"/>
          <w:szCs w:val="22"/>
        </w:rPr>
        <w:t>After the rejection, w</w:t>
      </w:r>
      <w:r w:rsidR="001014C0" w:rsidRPr="00DC2F15">
        <w:rPr>
          <w:rFonts w:ascii="Segoe UI" w:hAnsi="Segoe UI" w:cs="Segoe UI"/>
          <w:sz w:val="22"/>
          <w:szCs w:val="22"/>
        </w:rPr>
        <w:t>e identified 3</w:t>
      </w:r>
      <w:r w:rsidR="00C74B49" w:rsidRPr="00DC2F15">
        <w:rPr>
          <w:rFonts w:ascii="Segoe UI" w:hAnsi="Segoe UI" w:cs="Segoe UI"/>
          <w:sz w:val="22"/>
          <w:szCs w:val="22"/>
        </w:rPr>
        <w:t>9</w:t>
      </w:r>
      <w:r w:rsidR="001014C0" w:rsidRPr="00DC2F15">
        <w:rPr>
          <w:rFonts w:ascii="Segoe UI" w:hAnsi="Segoe UI" w:cs="Segoe UI"/>
          <w:sz w:val="22"/>
          <w:szCs w:val="22"/>
        </w:rPr>
        <w:t xml:space="preserve"> harmonization methods potentially applicable to the</w:t>
      </w:r>
      <w:r>
        <w:rPr>
          <w:rFonts w:ascii="Segoe UI" w:hAnsi="Segoe UI" w:cs="Segoe UI"/>
          <w:sz w:val="22"/>
          <w:szCs w:val="22"/>
        </w:rPr>
        <w:t xml:space="preserve"> </w:t>
      </w:r>
      <w:del w:id="2370" w:author="Claude (NAR review, 2nd iteration 2026-08-02)" w:date="2026-08-02T12:00:00Z">
        <w:r>
          <w:rPr>
            <w:rFonts w:ascii="Segoe UI" w:hAnsi="Segoe UI" w:cs="Segoe UI"/>
            <w:sz w:val="22"/>
            <w:szCs w:val="22"/>
          </w:rPr>
          <w:delText xml:space="preserve">current GC lymphoma dataset (Table 3)</w:delText>
        </w:r>
      </w:del>
      <w:ins w:id="2371" w:author="Claude (NAR review, 2nd iteration 2026-08-02)" w:date="2026-08-02T12:00:00Z">
        <w:r>
          <w:rPr>
            <w:rFonts w:ascii="Segoe UI" w:hAnsi="Segoe UI" w:cs="Segoe UI"/>
            <w:sz w:val="22"/>
            <w:szCs w:val="22"/>
          </w:rPr>
          <w:t xml:space="preserve">current GC lymphoma dataset (Supplementary Table S1 in Supplementary File 2)</w:t>
        </w:r>
      </w:ins>
      <w:r w:rsidRPr="00DC2F15">
        <w:rPr>
          <w:rFonts w:ascii="Segoe UI" w:hAnsi="Segoe UI" w:cs="Segoe UI"/>
          <w:sz w:val="22"/>
          <w:szCs w:val="22"/>
        </w:rPr>
        <w:t xml:space="preserve">. We successfully implemented 33 of these methods in a Python 3.11 virtual environment, preferring native R package wrappers via rpy2 where R-specific implementations existed, and implementing standard methods (median scaling, quantile normalization) as custom Python functions. </w:t>
      </w:r>
      <w:del w:id="1001" w:author="Claude (NAR referee report 2026-08-02)" w:date="2026-08-02T00:00:00Z">
        <w:r>
          <w:rPr>
            <w:rFonts w:ascii="Segoe UI" w:hAnsi="Segoe UI" w:cs="Segoe UI"/>
            <w:sz w:val="22"/>
            <w:szCs w:val="22"/>
          </w:rPr>
          <w:delText xml:space="preserve">We used all the methods with default parameters, in order to avoid further inflation of the ComboBatch pipeline combinatorial space.</w:delText>
        </w:r>
      </w:del>
      <w:ins w:id="1002" w:author="Claude (NAR referee report 2026-08-02)" w:date="2026-08-02T00:00:00Z">
        <w:r>
          <w:rPr>
            <w:rFonts w:ascii="Segoe UI" w:hAnsi="Segoe UI" w:cs="Segoe UI"/>
            <w:sz w:val="22"/>
            <w:szCs w:val="22"/>
          </w:rPr>
          <w:t xml:space="preserve">Except where Supplementary Table S1 states otherwise, we used the methods with their default parameters, to avoid further inflation of the ComboBatch pipeline combinatorial space.</w:t>
        </w:r>
      </w:ins>
      <w:r>
        <w:rPr>
          <w:rFonts w:ascii="Segoe UI" w:hAnsi="Segoe UI" w:cs="Segoe UI"/>
          <w:sz w:val="22"/>
          <w:szCs w:val="22"/>
        </w:rPr>
        <w:t xml:space="preserve"> </w:t>
      </w:r>
      <w:proofErr w:type="gramStart"/>
      <w:proofErr w:type="gramEnd"/>
      <w:proofErr w:type="spellStart"/>
      <w:proofErr w:type="spellEnd"/>
      <w:del w:id="1003" w:author="Claude (NAR referee report 2026-08-02)" w:date="2026-08-02T00:00:00Z">
        <w:r>
          <w:rPr>
            <w:rFonts w:ascii="Segoe UI" w:hAnsi="Segoe UI" w:cs="Segoe UI"/>
            <w:sz w:val="22"/>
            <w:szCs w:val="22"/>
          </w:rPr>
          <w:delText xml:space="preserve">For SVA, limma removeBatchEffect, ComBat, ComBat-seq, M-ComBat and RUV we selected the annotation column ‘Diagnosis_cell_type_unified’ as the biology covariate to protect its variance in the gene expression space.</w:delText>
        </w:r>
      </w:del>
      <w:ins w:id="1004" w:author="Claude (NAR referee report 2026-08-02)" w:date="2026-08-02T00:00:00Z">
        <w:r>
          <w:rPr>
            <w:rFonts w:ascii="Segoe UI" w:hAnsi="Segoe UI" w:cs="Segoe UI"/>
            <w:sz w:val="22"/>
            <w:szCs w:val="22"/>
          </w:rPr>
          <w:t xml:space="preserve">For SVA, ComBat, ComBat-seq, M-ComBat, InMoose ComBat-seq, ARSyN and Harman we supplied the annotation column ‘Diagnosis_cell_type_unified’ as the biology covariate in the model matrix, to protect its variance in the gene expression space. limma removeBatchEffect was run with the batch vector only and no design matrix, and RUV was run on ten housekeeping control genes with k = 2 and no biological covariate; neither implementation therefore protected the biology term. The parameters actually passed to every method are listed in Supplementary Table S1.</w:t>
        </w:r>
      </w:ins>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CEDAD7" w14:textId="77777777" w:rsidR="003464F5" w:rsidRDefault="003464F5" w:rsidP="00DC2F15">
      <w:pPr>
        <w:spacing w:line="276" w:lineRule="auto"/>
        <w:rPr>
          <w:rFonts w:ascii="Segoe UI" w:hAnsi="Segoe UI" w:cs="Segoe UI"/>
          <w:sz w:val="22"/>
          <w:szCs w:val="22"/>
        </w:rPr>
      </w:pPr>
    </w:p>
    <w:p w14:paraId="01C109AE" w14:textId="5C897AD2" w:rsidR="00FF64A2" w:rsidRPr="00DC2F15" w:rsidRDefault="00AB574C" w:rsidP="00DC2F15">
      <w:pPr>
        <w:spacing w:line="276" w:lineRule="auto"/>
        <w:rPr>
          <w:rFonts w:ascii="Segoe UI" w:hAnsi="Segoe UI" w:cs="Segoe UI"/>
          <w:sz w:val="22"/>
          <w:szCs w:val="22"/>
        </w:rPr>
      </w:pPr>
      <w:r>
        <w:rPr>
          <w:rFonts w:ascii="Segoe UI" w:hAnsi="Segoe UI" w:cs="Segoe UI"/>
          <w:sz w:val="22"/>
          <w:szCs w:val="22"/>
        </w:rPr>
        <w:t xml:space="preserve">Six methods failed implementation and are </w:t>
      </w:r>
      <w:del w:id="2372" w:author="Claude (NAR review, 2nd iteration 2026-08-02)" w:date="2026-08-02T12:00:00Z">
        <w:r>
          <w:rPr>
            <w:rFonts w:ascii="Segoe UI" w:hAnsi="Segoe UI" w:cs="Segoe UI"/>
            <w:sz w:val="22"/>
            <w:szCs w:val="22"/>
          </w:rPr>
          <w:delText xml:space="preserve">documented with reasons in Table 3</w:delText>
        </w:r>
      </w:del>
      <w:ins w:id="2373" w:author="Claude (NAR review, 2nd iteration 2026-08-02)" w:date="2026-08-02T12:00:00Z">
        <w:r>
          <w:rPr>
            <w:rFonts w:ascii="Segoe UI" w:hAnsi="Segoe UI" w:cs="Segoe UI"/>
            <w:sz w:val="22"/>
            <w:szCs w:val="22"/>
          </w:rPr>
          <w:t xml:space="preserve">documented with reasons in Supplementary Table S1</w:t>
        </w:r>
      </w:ins>
      <w:r w:rsidR="001014C0" w:rsidRPr="00DC2F15">
        <w:rPr>
          <w:rFonts w:ascii="Segoe UI" w:hAnsi="Segoe UI" w:cs="Segoe UI"/>
          <w:sz w:val="22"/>
          <w:szCs w:val="22"/>
        </w:rPr>
        <w:t xml:space="preserve">. </w:t>
      </w:r>
      <w:r w:rsidR="007F69EA" w:rsidRPr="00DC2F15">
        <w:rPr>
          <w:rFonts w:ascii="Segoe UI" w:hAnsi="Segoe UI" w:cs="Segoe UI"/>
          <w:sz w:val="22"/>
          <w:szCs w:val="22"/>
        </w:rPr>
        <w:t xml:space="preserve">For one of the methods, 20_shambhala, we did extensive refactoring and containerizing, </w:t>
      </w:r>
      <w:r w:rsidRPr="00DC2F15">
        <w:rPr>
          <w:rFonts w:ascii="Segoe UI" w:hAnsi="Segoe UI" w:cs="Segoe UI"/>
          <w:sz w:val="22"/>
          <w:szCs w:val="22"/>
        </w:rPr>
        <w:t xml:space="preserve">released it as a separate GitHub repository accessible via the link </w:t>
      </w:r>
      <w:r w:rsidR="007E1A88">
        <w:rPr>
          <w:rFonts w:ascii="Segoe UI" w:hAnsi="Segoe UI" w:cs="Segoe UI"/>
          <w:sz w:val="22"/>
          <w:szCs w:val="22"/>
        </w:rPr>
        <w:t>(</w:t>
      </w:r>
      <w:hyperlink r:id="rId10" w:history="1">
        <w:r w:rsidR="007E1A88" w:rsidRPr="006760DA">
          <w:rPr>
            <w:rStyle w:val="Hyperlink"/>
            <w:rFonts w:ascii="Segoe UI" w:hAnsi="Segoe UI" w:cs="Segoe UI"/>
            <w:sz w:val="22"/>
            <w:szCs w:val="22"/>
          </w:rPr>
          <w:t>https://github.com/Nikit357/Shambhala2_fast</w:t>
        </w:r>
      </w:hyperlink>
      <w:r w:rsidR="007E1A88">
        <w:rPr>
          <w:rFonts w:ascii="Segoe UI" w:hAnsi="Segoe UI" w:cs="Segoe UI"/>
          <w:sz w:val="22"/>
          <w:szCs w:val="22"/>
        </w:rPr>
        <w:t>).</w:t>
      </w:r>
    </w:p>
    <w:p w14:paraId="6FF24B28" w14:textId="40F54C0F" w:rsidR="004D287E" w:rsidRPr="00DC2F15" w:rsidRDefault="00A21EFD" w:rsidP="00DC2F15">
      <w:pPr>
        <w:spacing w:line="276" w:lineRule="auto"/>
        <w:rPr>
          <w:rFonts w:ascii="Segoe UI" w:hAnsi="Segoe UI" w:cs="Segoe UI"/>
          <w:sz w:val="22"/>
          <w:szCs w:val="22"/>
          <w:del w:id="3025" w:author="Claude (NAR review, 2nd iteration 2026-08-02)" w:date="2026-08-02T12:00:00Z"/>
        </w:rPr>
      </w:pPr>
      <w:del w:id="3026" w:author="Claude (NAR review, 2nd iteration 2026-08-02)" w:date="2026-08-02T12:00:00Z">
        <w:r w:rsidRPr="00DC2F15">
          <w:rPr>
            <w:rFonts w:ascii="Segoe UI" w:hAnsi="Segoe UI" w:cs="Segoe UI"/>
            <w:b/>
            <w:i/>
            <w:color w:val="C00000"/>
            <w:sz w:val="22"/>
            <w:szCs w:val="22"/>
          </w:rPr>
          <w:delText xml:space="preserve">[REVIEWER NOTE] </w:delText>
        </w:r>
      </w:del>
      <w:del w:id="3027" w:author="Claude (NAR review, 2nd iteration 2026-08-02)" w:date="2026-08-02T12:00:00Z">
        <w:r w:rsidRPr="00DC2F15">
          <w:rPr>
            <w:rFonts w:ascii="Segoe UI" w:hAnsi="Segoe UI" w:cs="Segoe UI"/>
            <w:i/>
            <w:color w:val="C00000"/>
            <w:sz w:val="22"/>
            <w:szCs w:val="22"/>
          </w:rPr>
          <w:delText xml:space="preserve">CRITICAL — MODEL SPECIFICATION: “default parameters” does not determine the </w:delText>
        </w:r>
      </w:del>
      <w:proofErr w:type="spellStart"/>
      <w:del w:id="3028" w:author="Claude (NAR review, 2nd iteration 2026-08-02)" w:date="2026-08-02T12:00:00Z">
        <w:r w:rsidRPr="00DC2F15">
          <w:rPr>
            <w:rFonts w:ascii="Segoe UI" w:hAnsi="Segoe UI" w:cs="Segoe UI"/>
            <w:i/>
            <w:color w:val="C00000"/>
            <w:sz w:val="22"/>
            <w:szCs w:val="22"/>
          </w:rPr>
          <w:delText>behaviour</w:delText>
        </w:r>
      </w:del>
      <w:proofErr w:type="spellEnd"/>
      <w:del w:id="3029" w:author="Claude (NAR review, 2nd iteration 2026-08-02)" w:date="2026-08-02T12:00:00Z">
        <w:r w:rsidRPr="00DC2F15">
          <w:rPr>
            <w:rFonts w:ascii="Segoe UI" w:hAnsi="Segoe UI" w:cs="Segoe UI"/>
            <w:i/>
            <w:color w:val="C00000"/>
            <w:sz w:val="22"/>
            <w:szCs w:val="22"/>
          </w:rPr>
          <w:delText xml:space="preserve"> of SVA, </w:delText>
        </w:r>
      </w:del>
      <w:proofErr w:type="spellStart"/>
      <w:del w:id="3030" w:author="Claude (NAR review, 2nd iteration 2026-08-02)" w:date="2026-08-02T12:00:00Z">
        <w:r w:rsidRPr="00DC2F15">
          <w:rPr>
            <w:rFonts w:ascii="Segoe UI" w:hAnsi="Segoe UI" w:cs="Segoe UI"/>
            <w:i/>
            <w:color w:val="C00000"/>
            <w:sz w:val="22"/>
            <w:szCs w:val="22"/>
          </w:rPr>
          <w:delText>limma</w:delText>
        </w:r>
      </w:del>
      <w:proofErr w:type="spellEnd"/>
      <w:del w:id="3031" w:author="Claude (NAR review, 2nd iteration 2026-08-02)" w:date="2026-08-02T12:00:00Z">
        <w:r w:rsidRPr="00DC2F15">
          <w:rPr>
            <w:rFonts w:ascii="Segoe UI" w:hAnsi="Segoe UI" w:cs="Segoe UI"/>
            <w:i/>
            <w:color w:val="C00000"/>
            <w:sz w:val="22"/>
            <w:szCs w:val="22"/>
          </w:rPr>
          <w:delText xml:space="preserve"> </w:delText>
        </w:r>
      </w:del>
      <w:proofErr w:type="spellStart"/>
      <w:del w:id="3032" w:author="Claude (NAR review, 2nd iteration 2026-08-02)" w:date="2026-08-02T12:00:00Z">
        <w:r w:rsidRPr="00DC2F15">
          <w:rPr>
            <w:rFonts w:ascii="Segoe UI" w:hAnsi="Segoe UI" w:cs="Segoe UI"/>
            <w:i/>
            <w:color w:val="C00000"/>
            <w:sz w:val="22"/>
            <w:szCs w:val="22"/>
          </w:rPr>
          <w:delText>removeBatchEffect</w:delText>
        </w:r>
      </w:del>
      <w:proofErr w:type="spellEnd"/>
      <w:del w:id="3033" w:author="Claude (NAR review, 2nd iteration 2026-08-02)" w:date="2026-08-02T12:00:00Z">
        <w:r w:rsidRPr="00DC2F15">
          <w:rPr>
            <w:rFonts w:ascii="Segoe UI" w:hAnsi="Segoe UI" w:cs="Segoe UI"/>
            <w:i/>
            <w:color w:val="C00000"/>
            <w:sz w:val="22"/>
            <w:szCs w:val="22"/>
          </w:rPr>
          <w:delText xml:space="preserve">, </w:delText>
        </w:r>
      </w:del>
      <w:proofErr w:type="spellStart"/>
      <w:del w:id="3034" w:author="Claude (NAR review, 2nd iteration 2026-08-02)" w:date="2026-08-02T12:00:00Z">
        <w:r w:rsidRPr="00DC2F15">
          <w:rPr>
            <w:rFonts w:ascii="Segoe UI" w:hAnsi="Segoe UI" w:cs="Segoe UI"/>
            <w:i/>
            <w:color w:val="C00000"/>
            <w:sz w:val="22"/>
            <w:szCs w:val="22"/>
          </w:rPr>
          <w:delText>ComBat</w:delText>
        </w:r>
      </w:del>
      <w:proofErr w:type="spellEnd"/>
      <w:del w:id="3035" w:author="Claude (NAR review, 2nd iteration 2026-08-02)" w:date="2026-08-02T12:00:00Z">
        <w:r w:rsidRPr="00DC2F15">
          <w:rPr>
            <w:rFonts w:ascii="Segoe UI" w:hAnsi="Segoe UI" w:cs="Segoe UI"/>
            <w:i/>
            <w:color w:val="C00000"/>
            <w:sz w:val="22"/>
            <w:szCs w:val="22"/>
          </w:rPr>
          <w:delText xml:space="preserve">, </w:delText>
        </w:r>
      </w:del>
      <w:proofErr w:type="spellStart"/>
      <w:del w:id="3036" w:author="Claude (NAR review, 2nd iteration 2026-08-02)" w:date="2026-08-02T12:00:00Z">
        <w:r w:rsidRPr="00DC2F15">
          <w:rPr>
            <w:rFonts w:ascii="Segoe UI" w:hAnsi="Segoe UI" w:cs="Segoe UI"/>
            <w:i/>
            <w:color w:val="C00000"/>
            <w:sz w:val="22"/>
            <w:szCs w:val="22"/>
          </w:rPr>
          <w:delText>ComBat</w:delText>
        </w:r>
      </w:del>
      <w:proofErr w:type="spellEnd"/>
      <w:del w:id="3037" w:author="Claude (NAR review, 2nd iteration 2026-08-02)" w:date="2026-08-02T12:00:00Z">
        <w:r w:rsidRPr="00DC2F15">
          <w:rPr>
            <w:rFonts w:ascii="Segoe UI" w:hAnsi="Segoe UI" w:cs="Segoe UI"/>
            <w:i/>
            <w:color w:val="C00000"/>
            <w:sz w:val="22"/>
            <w:szCs w:val="22"/>
          </w:rPr>
          <w:delText>-seq, M-</w:delText>
        </w:r>
      </w:del>
      <w:proofErr w:type="spellStart"/>
      <w:del w:id="3038" w:author="Claude (NAR review, 2nd iteration 2026-08-02)" w:date="2026-08-02T12:00:00Z">
        <w:r w:rsidRPr="00DC2F15">
          <w:rPr>
            <w:rFonts w:ascii="Segoe UI" w:hAnsi="Segoe UI" w:cs="Segoe UI"/>
            <w:i/>
            <w:color w:val="C00000"/>
            <w:sz w:val="22"/>
            <w:szCs w:val="22"/>
          </w:rPr>
          <w:delText>ComBat</w:delText>
        </w:r>
      </w:del>
      <w:proofErr w:type="spellEnd"/>
      <w:del w:id="3039" w:author="Claude (NAR review, 2nd iteration 2026-08-02)" w:date="2026-08-02T12:00:00Z">
        <w:r w:rsidRPr="00DC2F15">
          <w:rPr>
            <w:rFonts w:ascii="Segoe UI" w:hAnsi="Segoe UI" w:cs="Segoe UI"/>
            <w:i/>
            <w:color w:val="C00000"/>
            <w:sz w:val="22"/>
            <w:szCs w:val="22"/>
          </w:rPr>
          <w:delText xml:space="preserve"> or RUV, all of which require the user to declare which covariates are protected. This is the single most consequential choice in the study: an SVA run with no biological covariate in `mod` can remove exactly the FL/DLBCL signal being measured. Please state the design/model matrices (mod, mod0, batch vector, k) for every supervised method.</w:delText>
        </w:r>
      </w:del>
      <w:del w:id="3040" w:author="Claude (NAR review, 2nd iteration 2026-08-02)" w:date="2026-08-02T12:00:00Z">
        <w:r w:rsidR="00607087">
          <w:rPr>
            <w:rFonts w:ascii="Segoe UI" w:hAnsi="Segoe UI" w:cs="Segoe UI"/>
            <w:i/>
            <w:color w:val="C00000"/>
            <w:sz w:val="22"/>
            <w:szCs w:val="22"/>
          </w:rPr>
          <w:delText xml:space="preserve"> ‘</w:delText>
        </w:r>
      </w:del>
      <w:del w:id="3041" w:author="Claude (NAR review, 2nd iteration 2026-08-02)" w:date="2026-08-02T12:00:00Z">
        <w:r w:rsidR="004D4B76">
          <w:rPr>
            <w:rFonts w:ascii="Segoe UI" w:hAnsi="Segoe UI" w:cs="Segoe UI"/>
            <w:i/>
            <w:color w:val="C00000"/>
            <w:sz w:val="22"/>
            <w:szCs w:val="22"/>
          </w:rPr>
          <w:delText xml:space="preserve">Daniil to Claude: </w:delText>
        </w:r>
      </w:del>
      <w:del w:id="3042" w:author="Claude (NAR review, 2nd iteration 2026-08-02)" w:date="2026-08-02T12:00:00Z">
        <w:r w:rsidR="009626B8">
          <w:rPr>
            <w:rFonts w:ascii="Segoe UI" w:hAnsi="Segoe UI" w:cs="Segoe UI"/>
            <w:i/>
            <w:color w:val="C00000"/>
            <w:sz w:val="22"/>
            <w:szCs w:val="22"/>
          </w:rPr>
          <w:delText xml:space="preserve">Please add a separate column with the actual parameters </w:delText>
        </w:r>
      </w:del>
      <w:del w:id="3043" w:author="Claude (NAR review, 2nd iteration 2026-08-02)" w:date="2026-08-02T12:00:00Z">
        <w:r w:rsidR="001C4FF7">
          <w:rPr>
            <w:rFonts w:ascii="Segoe UI" w:hAnsi="Segoe UI" w:cs="Segoe UI"/>
            <w:i/>
            <w:color w:val="C00000"/>
            <w:sz w:val="22"/>
            <w:szCs w:val="22"/>
          </w:rPr>
          <w:delText>for each harmonization method, looking and the script bench_shared.py in the subfolder harmonization-scripts</w:delText>
        </w:r>
      </w:del>
      <w:del w:id="3044" w:author="Claude (NAR review, 2nd iteration 2026-08-02)" w:date="2026-08-02T12:00:00Z">
        <w:r w:rsidR="00ED489D">
          <w:rPr>
            <w:rFonts w:ascii="Segoe UI" w:hAnsi="Segoe UI" w:cs="Segoe UI"/>
            <w:i/>
            <w:color w:val="C00000"/>
            <w:sz w:val="22"/>
            <w:szCs w:val="22"/>
          </w:rPr>
          <w:delText>.</w:delText>
        </w:r>
      </w:del>
      <w:del w:id="3045" w:author="Claude (NAR review, 2nd iteration 2026-08-02)" w:date="2026-08-02T12:00:00Z">
        <w:r w:rsidR="00607087">
          <w:rPr>
            <w:rFonts w:ascii="Segoe UI" w:hAnsi="Segoe UI" w:cs="Segoe UI"/>
            <w:i/>
            <w:color w:val="C00000"/>
            <w:sz w:val="22"/>
            <w:szCs w:val="22"/>
          </w:rPr>
          <w:delText>’</w:delText>
        </w:r>
      </w:del>
    </w:p>
    <w:p w14:paraId="55042E8B" w14:textId="77777777" w:rsidR="00FF64A2" w:rsidRPr="00DC2F15" w:rsidRDefault="00FF64A2" w:rsidP="00DC2F15">
      <w:pPr>
        <w:spacing w:line="276" w:lineRule="auto"/>
        <w:rPr>
          <w:rFonts w:ascii="Segoe UI" w:hAnsi="Segoe UI" w:cs="Segoe UI"/>
          <w:sz w:val="22"/>
          <w:szCs w:val="22"/>
        </w:rPr>
      </w:pPr>
    </w:p>
    <w:p w14:paraId="604D9779" w14:textId="0176C4C2" w:rsidR="004E6B09" w:rsidRPr="00DC2F15" w:rsidRDefault="001014C0" w:rsidP="00DC2F15">
      <w:pPr>
        <w:spacing w:line="276" w:lineRule="auto"/>
        <w:rPr>
          <w:rFonts w:ascii="Segoe UI" w:hAnsi="Segoe UI" w:cs="Segoe UI"/>
          <w:sz w:val="22"/>
          <w:szCs w:val="22"/>
        </w:rPr>
      </w:pPr>
      <w:del w:id="1005" w:author="Claude (NAR referee report 2026-08-02)" w:date="2026-08-02T00:00:00Z">
        <w:r>
          <w:rPr>
            <w:rFonts w:ascii="Segoe UI" w:hAnsi="Segoe UI" w:cs="Segoe UI"/>
            <w:sz w:val="22"/>
            <w:szCs w:val="22"/>
          </w:rPr>
          <w:delText xml:space="preserve">Each implemented method was manually assigned a qualitative harshness score (low, medium, or high) reflecting the degree of data transformation imposed: low-harshness methods apply linear transformations (e.g., median scaling); high-harshness methods alter data distributions or dimensionality (e.g., quantile normalization, rank transformation); medium-harshness methods transform data to an intermediate degree.</w:delText>
        </w:r>
      </w:del>
      <w:ins w:id="1006" w:author="Claude (NAR referee report 2026-08-02)" w:date="2026-08-02T00:00:00Z">
        <w:r>
          <w:rPr>
            <w:rFonts w:ascii="Segoe UI" w:hAnsi="Segoe UI" w:cs="Segoe UI"/>
            <w:sz w:val="22"/>
            <w:szCs w:val="22"/>
          </w:rPr>
          <w:t xml:space="preserve">Each implemented method was assigned a qualitative harshness score (low, medium or high) by the first author, from the published description of the algorithm and its source code, before any benchmark result was seen. The criteria were applied in the following order. Low: the method applies an additive or otherwise monotone transformation that leaves the rank order of genes within a sample unchanged (median scaling, limma, TMM, variance stabilization, SVA). Medium: the method estimates a model or a small number of latent factors from the data and subtracts their contribution, or applies local neighbor-dependent offsets, so that the shape of the per-sample expression distribution is largely preserved (ComBat and its variants, RUV, MNN, Harmony, Scanorama, DWD, Harman). High: the method rewrites the per-gene or per-sample quantile function, replaces expression values by ranks, or changes the dimensionality of the data (quantile normalization, FSQN, rank normalization, TDM, NPN, AMDBNorm, exploBATCH, Shambhala-2). The tier assigned to each method and the reason for it are given in Supplementary Table S1.</w:t>
        </w:r>
      </w:ins>
      <w:r>
        <w:rPr>
          <w:rFonts w:ascii="Segoe UI" w:hAnsi="Segoe UI" w:cs="Segoe UI"/>
          <w:sz w:val="22"/>
          <w:szCs w:val="22"/>
        </w:rPr>
        <w:t xml:space="preserve"> </w:t>
      </w:r>
      <w:r w:rsidR="008034EC">
        <w:rPr>
          <w:rFonts w:ascii="Segoe UI" w:hAnsi="Segoe UI" w:cs="Segoe UI"/>
          <w:sz w:val="22"/>
          <w:szCs w:val="22"/>
        </w:rPr>
        <w:t>T</w:t>
      </w:r>
      <w:r w:rsidR="008034EC" w:rsidRPr="008034EC">
        <w:rPr>
          <w:rFonts w:ascii="Segoe UI" w:hAnsi="Segoe UI" w:cs="Segoe UI"/>
          <w:sz w:val="22"/>
          <w:szCs w:val="22"/>
        </w:rPr>
        <w:t xml:space="preserve">he </w:t>
      </w:r>
      <w:r w:rsidR="008034EC">
        <w:rPr>
          <w:rFonts w:ascii="Segoe UI" w:hAnsi="Segoe UI" w:cs="Segoe UI"/>
          <w:sz w:val="22"/>
          <w:szCs w:val="22"/>
        </w:rPr>
        <w:t xml:space="preserve">harshness level </w:t>
      </w:r>
      <w:r w:rsidR="008034EC" w:rsidRPr="008034EC">
        <w:rPr>
          <w:rFonts w:ascii="Segoe UI" w:hAnsi="Segoe UI" w:cs="Segoe UI"/>
          <w:sz w:val="22"/>
          <w:szCs w:val="22"/>
        </w:rPr>
        <w:t>assignment was made before the results were seen</w:t>
      </w:r>
      <w:r w:rsidR="008034EC">
        <w:rPr>
          <w:rFonts w:ascii="Segoe UI" w:hAnsi="Segoe UI" w:cs="Segoe UI"/>
          <w:sz w:val="22"/>
          <w:szCs w:val="22"/>
        </w:rPr>
        <w:t>.</w:t>
      </w:r>
      <w:r w:rsidR="008034EC" w:rsidRPr="008034EC">
        <w:rPr>
          <w:rFonts w:ascii="Segoe UI" w:hAnsi="Segoe UI" w:cs="Segoe UI"/>
          <w:sz w:val="22"/>
          <w:szCs w:val="22"/>
        </w:rPr>
        <w:t xml:space="preserve"> </w:t>
      </w:r>
      <w:r w:rsidRPr="00DC2F15">
        <w:rPr>
          <w:rFonts w:ascii="Segoe UI" w:hAnsi="Segoe UI" w:cs="Segoe UI"/>
          <w:sz w:val="22"/>
          <w:szCs w:val="22"/>
        </w:rPr>
        <w:t>Harmonization methods were incorporated across three development iterations; each successive iteration had a higher implementation failure rate consistent with their increasing algorithmic complexity.</w:t>
      </w:r>
    </w:p>
    <w:p w14:paraId="3D3A3B56" w14:textId="1B9C8E67" w:rsidR="004D287E" w:rsidRPr="00DC2F15" w:rsidRDefault="00A21EFD" w:rsidP="00DC2F15">
      <w:pPr>
        <w:spacing w:line="276" w:lineRule="auto"/>
        <w:rPr>
          <w:rFonts w:ascii="Segoe UI" w:hAnsi="Segoe UI" w:cs="Segoe UI"/>
          <w:sz w:val="22"/>
          <w:szCs w:val="22"/>
          <w:del w:id="3046" w:author="Claude (NAR review, 2nd iteration 2026-08-02)" w:date="2026-08-02T12:00:00Z"/>
        </w:rPr>
      </w:pPr>
      <w:del w:id="3047" w:author="Claude (NAR review, 2nd iteration 2026-08-02)" w:date="2026-08-02T12:00:00Z">
        <w:r w:rsidRPr="00DC2F15">
          <w:rPr>
            <w:rFonts w:ascii="Segoe UI" w:hAnsi="Segoe UI" w:cs="Segoe UI"/>
            <w:b/>
            <w:i/>
            <w:color w:val="C00000"/>
            <w:sz w:val="22"/>
            <w:szCs w:val="22"/>
          </w:rPr>
          <w:delText xml:space="preserve">[REVIEWER NOTE] </w:delText>
        </w:r>
      </w:del>
      <w:del w:id="3048" w:author="Claude (NAR review, 2nd iteration 2026-08-02)" w:date="2026-08-02T12:00:00Z">
        <w:r w:rsidRPr="00DC2F15">
          <w:rPr>
            <w:rFonts w:ascii="Segoe UI" w:hAnsi="Segoe UI" w:cs="Segoe UI"/>
            <w:i/>
            <w:color w:val="C00000"/>
            <w:sz w:val="22"/>
            <w:szCs w:val="22"/>
          </w:rPr>
          <w:delText xml:space="preserve">Figure 9A tests a hypothesis about harshness, so the harshness assignment must be auditable: please state who assigned the scores, against what written criteria, and whether the assignment was made before the results were seen. A supplementary table listing the score and its justification per method would settle </w:delText>
        </w:r>
      </w:del>
      <w:proofErr w:type="gramStart"/>
      <w:del w:id="3049" w:author="Claude (NAR review, 2nd iteration 2026-08-02)" w:date="2026-08-02T12:00:00Z">
        <w:r w:rsidRPr="00DC2F15">
          <w:rPr>
            <w:rFonts w:ascii="Segoe UI" w:hAnsi="Segoe UI" w:cs="Segoe UI"/>
            <w:i/>
            <w:color w:val="C00000"/>
            <w:sz w:val="22"/>
            <w:szCs w:val="22"/>
          </w:rPr>
          <w:delText>this</w:delText>
        </w:r>
      </w:del>
      <w:del w:id="3050" w:author="Claude (NAR review, 2nd iteration 2026-08-02)" w:date="2026-08-02T12:00:00Z">
        <w:r w:rsidR="00B41357" w:rsidRPr="00B41357">
          <w:rPr>
            <w:rFonts w:ascii="Segoe UI" w:hAnsi="Segoe UI" w:cs="Segoe UI"/>
            <w:i/>
            <w:color w:val="C00000"/>
            <w:sz w:val="22"/>
            <w:szCs w:val="22"/>
          </w:rPr>
          <w:delText xml:space="preserve"> </w:delText>
        </w:r>
      </w:del>
      <w:del w:id="3051" w:author="Claude (NAR review, 2nd iteration 2026-08-02)" w:date="2026-08-02T12:00:00Z">
        <w:r w:rsidR="00B41357" w:rsidRPr="00DC2F15">
          <w:rPr>
            <w:rFonts w:ascii="Segoe UI" w:hAnsi="Segoe UI" w:cs="Segoe UI"/>
            <w:i/>
            <w:color w:val="C00000"/>
            <w:sz w:val="22"/>
            <w:szCs w:val="22"/>
          </w:rPr>
          <w:delText>.</w:delText>
        </w:r>
      </w:del>
      <w:proofErr w:type="gramEnd"/>
      <w:del w:id="3052" w:author="Claude (NAR review, 2nd iteration 2026-08-02)" w:date="2026-08-02T12:00:00Z">
        <w:r w:rsidR="00B41357">
          <w:rPr>
            <w:rFonts w:ascii="Segoe UI" w:hAnsi="Segoe UI" w:cs="Segoe UI"/>
            <w:i/>
            <w:color w:val="C00000"/>
            <w:sz w:val="22"/>
            <w:szCs w:val="22"/>
          </w:rPr>
          <w:delText xml:space="preserve"> ‘Daniil to Claude: Please describe the exact criteria of different harshness levels investigating the markdown </w:delText>
        </w:r>
      </w:del>
      <w:del w:id="3053" w:author="Claude (NAR review, 2nd iteration 2026-08-02)" w:date="2026-08-02T12:00:00Z">
        <w:r w:rsidR="007417B8">
          <w:rPr>
            <w:rFonts w:ascii="Segoe UI" w:hAnsi="Segoe UI" w:cs="Segoe UI"/>
            <w:i/>
            <w:color w:val="C00000"/>
            <w:sz w:val="22"/>
            <w:szCs w:val="22"/>
          </w:rPr>
          <w:delText>research</w:delText>
        </w:r>
      </w:del>
      <w:del w:id="3054" w:author="Claude (NAR review, 2nd iteration 2026-08-02)" w:date="2026-08-02T12:00:00Z">
        <w:r w:rsidR="00B41357">
          <w:rPr>
            <w:rFonts w:ascii="Segoe UI" w:hAnsi="Segoe UI" w:cs="Segoe UI"/>
            <w:i/>
            <w:color w:val="C00000"/>
            <w:sz w:val="22"/>
            <w:szCs w:val="22"/>
          </w:rPr>
          <w:delText xml:space="preserve"> and implementation notes in the subfolder harmonization-scripts. Add a new column with </w:delText>
        </w:r>
      </w:del>
      <w:del w:id="3055" w:author="Claude (NAR review, 2nd iteration 2026-08-02)" w:date="2026-08-02T12:00:00Z">
        <w:r w:rsidR="00B41357" w:rsidRPr="00DC2F15">
          <w:rPr>
            <w:rFonts w:ascii="Segoe UI" w:hAnsi="Segoe UI" w:cs="Segoe UI"/>
            <w:i/>
            <w:color w:val="C00000"/>
            <w:sz w:val="22"/>
            <w:szCs w:val="22"/>
          </w:rPr>
          <w:delText>justification per</w:delText>
        </w:r>
      </w:del>
      <w:del w:id="3056" w:author="Claude (NAR review, 2nd iteration 2026-08-02)" w:date="2026-08-02T12:00:00Z">
        <w:r w:rsidR="00B41357">
          <w:rPr>
            <w:rFonts w:ascii="Segoe UI" w:hAnsi="Segoe UI" w:cs="Segoe UI"/>
            <w:i/>
            <w:color w:val="C00000"/>
            <w:sz w:val="22"/>
            <w:szCs w:val="22"/>
          </w:rPr>
          <w:delText xml:space="preserve"> method</w:delText>
        </w:r>
      </w:del>
      <w:del w:id="3057" w:author="Claude (NAR review, 2nd iteration 2026-08-02)" w:date="2026-08-02T12:00:00Z">
        <w:r w:rsidR="007417B8">
          <w:rPr>
            <w:rFonts w:ascii="Segoe UI" w:hAnsi="Segoe UI" w:cs="Segoe UI"/>
            <w:i/>
            <w:color w:val="C00000"/>
            <w:sz w:val="22"/>
            <w:szCs w:val="22"/>
          </w:rPr>
          <w:delText>.</w:delText>
        </w:r>
      </w:del>
      <w:del w:id="3058" w:author="Claude (NAR review, 2nd iteration 2026-08-02)" w:date="2026-08-02T12:00:00Z">
        <w:r w:rsidR="0057775B">
          <w:rPr>
            <w:rFonts w:ascii="Segoe UI" w:hAnsi="Segoe UI" w:cs="Segoe UI"/>
            <w:i/>
            <w:color w:val="C00000"/>
            <w:sz w:val="22"/>
            <w:szCs w:val="22"/>
          </w:rPr>
          <w:delText xml:space="preserve"> Also please add a separate column with full bibliographic citations for each </w:delText>
        </w:r>
      </w:del>
      <w:del w:id="3059" w:author="Claude (NAR review, 2nd iteration 2026-08-02)" w:date="2026-08-02T12:00:00Z">
        <w:r w:rsidR="00150D36">
          <w:rPr>
            <w:rFonts w:ascii="Segoe UI" w:hAnsi="Segoe UI" w:cs="Segoe UI"/>
            <w:i/>
            <w:color w:val="C00000"/>
            <w:sz w:val="22"/>
            <w:szCs w:val="22"/>
          </w:rPr>
          <w:delText>method’</w:delText>
        </w:r>
      </w:del>
    </w:p>
    <w:p w14:paraId="1BB8D6F3" w14:textId="77777777" w:rsidR="0068215B" w:rsidRPr="00DC2F15" w:rsidRDefault="0068215B" w:rsidP="00DC2F15">
      <w:pPr>
        <w:spacing w:line="276" w:lineRule="auto"/>
        <w:rPr>
          <w:rFonts w:ascii="Segoe UI" w:hAnsi="Segoe UI" w:cs="Segoe UI"/>
          <w:sz w:val="22"/>
          <w:szCs w:val="22"/>
        </w:rPr>
      </w:pPr>
    </w:p>
    <w:p w14:paraId="51DD9D71" w14:textId="29224A43" w:rsidR="006D1C97" w:rsidRPr="00DC2F15" w:rsidRDefault="0068215B" w:rsidP="00DC2F15">
      <w:pPr>
        <w:spacing w:line="276" w:lineRule="auto"/>
        <w:rPr>
          <w:ins w:id="2" w:author="Claude (NAR reformat)" w:date="2026-07-17T00:00:00Z"/>
          <w:rFonts w:ascii="Segoe UI" w:hAnsi="Segoe UI" w:cs="Segoe UI"/>
          <w:i/>
          <w:iCs/>
          <w:sz w:val="22"/>
          <w:szCs w:val="22"/>
          <w:del w:id="2991" w:author="Claude (NAR review, 2nd iteration 2026-08-02)" w:date="2026-08-02T12:00:00Z"/>
        </w:rPr>
      </w:pPr>
      <w:del w:id="2992" w:author="Claude (NAR review, 2nd iteration 2026-08-02)" w:date="2026-08-02T12:00:00Z">
        <w:r w:rsidRPr="00DC2F15">
          <w:rPr>
            <w:rFonts w:ascii="Segoe UI" w:hAnsi="Segoe UI" w:cs="Segoe UI"/>
            <w:sz w:val="22"/>
            <w:szCs w:val="22"/>
          </w:rPr>
          <w:delText xml:space="preserve">Table </w:delText>
        </w:r>
      </w:del>
      <w:del w:id="2993" w:author="Claude (NAR review, 2nd iteration 2026-08-02)" w:date="2026-08-02T12:00:00Z">
        <w:r w:rsidR="00E46455" w:rsidRPr="00DC2F15">
          <w:rPr>
            <w:rFonts w:ascii="Segoe UI" w:hAnsi="Segoe UI" w:cs="Segoe UI"/>
            <w:sz w:val="22"/>
            <w:szCs w:val="22"/>
          </w:rPr>
          <w:delText>3</w:delText>
        </w:r>
      </w:del>
      <w:del w:id="2994" w:author="Claude (NAR review, 2nd iteration 2026-08-02)" w:date="2026-08-02T12:00:00Z">
        <w:r w:rsidRPr="00DC2F15">
          <w:rPr>
            <w:rFonts w:ascii="Segoe UI" w:hAnsi="Segoe UI" w:cs="Segoe UI"/>
            <w:sz w:val="22"/>
            <w:szCs w:val="22"/>
          </w:rPr>
          <w:delText>. Harmonization methods utilized in this study</w:delText>
        </w:r>
      </w:del>
      <w:del w:id="2995" w:author="Claude (NAR review, 2nd iteration 2026-08-02)" w:date="2026-08-02T12:00:00Z">
        <w:r w:rsidR="00BD0E7E" w:rsidRPr="00DC2F15">
          <w:rPr>
            <w:rFonts w:ascii="Segoe UI" w:hAnsi="Segoe UI" w:cs="Segoe UI"/>
            <w:sz w:val="22"/>
            <w:szCs w:val="22"/>
          </w:rPr>
          <w:delText xml:space="preserve"> </w:delText>
        </w:r>
      </w:del>
      <w:del w:id="2996" w:author="Claude (NAR review, 2nd iteration 2026-08-02)" w:date="2026-08-02T12:00:00Z">
        <w:r w:rsidR="00BD0E7E" w:rsidRPr="00DC2F15">
          <w:rPr>
            <w:rFonts w:ascii="Segoe UI" w:hAnsi="Segoe UI" w:cs="Segoe UI"/>
            <w:i/>
            <w:iCs/>
            <w:sz w:val="22"/>
            <w:szCs w:val="22"/>
          </w:rPr>
          <w:delText>(</w:delText>
        </w:r>
      </w:del>
      <w:del w:id="2997" w:author="Claude (NAR review, 2nd iteration 2026-08-02)" w:date="2026-08-02T12:00:00Z">
        <w:r w:rsidR="00856D88" w:rsidRPr="00DC2F15">
          <w:rPr>
            <w:rFonts w:ascii="Segoe UI" w:hAnsi="Segoe UI" w:cs="Segoe UI"/>
            <w:i/>
            <w:iCs/>
            <w:sz w:val="22"/>
            <w:szCs w:val="22"/>
          </w:rPr>
          <w:delText xml:space="preserve">maybe </w:delText>
        </w:r>
      </w:del>
      <w:del w:id="2998" w:author="Claude (NAR review, 2nd iteration 2026-08-02)" w:date="2026-08-02T12:00:00Z">
        <w:r w:rsidR="00BD0E7E" w:rsidRPr="00DC2F15">
          <w:rPr>
            <w:rFonts w:ascii="Segoe UI" w:hAnsi="Segoe UI" w:cs="Segoe UI"/>
            <w:i/>
            <w:iCs/>
            <w:sz w:val="22"/>
            <w:szCs w:val="22"/>
          </w:rPr>
          <w:delText>move to supplementary!</w:delText>
        </w:r>
      </w:del>
      <w:del w:id="2999" w:author="Claude (NAR review, 2nd iteration 2026-08-02)" w:date="2026-08-02T12:00:00Z">
        <w:r w:rsidR="00BD0E7E" w:rsidRPr="00DC2F15">
          <w:rPr>
            <w:rFonts w:ascii="Segoe UI" w:hAnsi="Segoe UI" w:cs="Segoe UI"/>
            <w:sz w:val="22"/>
            <w:szCs w:val="22"/>
          </w:rPr>
          <w:delText>)</w:delText>
        </w:r>
      </w:del>
      <w:del w:id="3000" w:author="Claude (NAR review, 2nd iteration 2026-08-02)" w:date="2026-08-02T12:00:00Z">
        <w:r w:rsidR="00856D88" w:rsidRPr="00DC2F15">
          <w:rPr>
            <w:rFonts w:ascii="Segoe UI" w:hAnsi="Segoe UI" w:cs="Segoe UI"/>
            <w:sz w:val="22"/>
            <w:szCs w:val="22"/>
          </w:rPr>
          <w:delText>.</w:delText>
        </w:r>
      </w:del>
    </w:p>
    <w:tbl>
      <w:tblPr>
        <w:tblStyle w:val="TableGrid"/>
        <w:tblW w:w="0" w:type="auto"/>
        <w:tblLayout w:type="fixed"/>
        <w:tblLook w:val="04A0" w:firstRow="1" w:lastRow="0" w:firstColumn="1" w:lastColumn="0" w:noHBand="0" w:noVBand="1"/>
      </w:tblPr>
      <w:tblGrid>
        <w:gridCol w:w="1271"/>
        <w:gridCol w:w="851"/>
        <w:gridCol w:w="1842"/>
        <w:gridCol w:w="709"/>
        <w:gridCol w:w="1701"/>
        <w:gridCol w:w="992"/>
        <w:gridCol w:w="1984"/>
        <w:gridCol w:w="2400"/>
        <w:gridCol w:w="2400"/>
        <w:gridCol w:w="2400"/>
      </w:tblGrid>
      <w:tr w:rsidR="00080F4D" w:rsidRPr="00DC2F15" w14:paraId="642BC651" w14:textId="77777777" w:rsidTr="00BA0C26">
        <w:trPr>
          <w:del w:id="2420" w:author="Claude (NAR review, 2nd iteration 2026-08-02)" w:date="2026-08-02T12:00:00Z"/>
        </w:trPr>
        <w:tc>
          <w:tcPr>
            <w:tcW w:w="1271" w:type="dxa"/>
          </w:tcPr>
          <w:p w14:paraId="2B4AA2D4" w14:textId="77777777" w:rsidR="00080F4D" w:rsidRPr="00DC2F15" w:rsidRDefault="00080F4D" w:rsidP="00DC2F15">
            <w:pPr>
              <w:spacing w:line="276" w:lineRule="auto"/>
              <w:rPr>
                <w:rFonts w:ascii="Segoe UI" w:hAnsi="Segoe UI" w:cs="Segoe UI"/>
                <w:sz w:val="22"/>
                <w:szCs w:val="22"/>
              </w:rPr>
            </w:pPr>
            <w:del w:id="2421" w:author="Claude (NAR review, 2nd iteration 2026-08-02)" w:date="2026-08-02T12:00:00Z">
              <w:r w:rsidRPr="00DC2F15">
                <w:rPr>
                  <w:rFonts w:ascii="Segoe UI" w:hAnsi="Segoe UI" w:cs="Segoe UI"/>
                  <w:sz w:val="22"/>
                  <w:szCs w:val="22"/>
                </w:rPr>
                <w:delText xml:space="preserve">Method name</w:delText>
              </w:r>
            </w:del>
          </w:p>
        </w:tc>
        <w:tc>
          <w:tcPr>
            <w:tcW w:w="851" w:type="dxa"/>
          </w:tcPr>
          <w:p w14:paraId="69556DFD" w14:textId="77777777" w:rsidR="00080F4D" w:rsidRPr="00DC2F15" w:rsidRDefault="00080F4D" w:rsidP="00DC2F15">
            <w:pPr>
              <w:spacing w:line="276" w:lineRule="auto"/>
              <w:rPr>
                <w:rFonts w:ascii="Segoe UI" w:hAnsi="Segoe UI" w:cs="Segoe UI"/>
                <w:sz w:val="22"/>
                <w:szCs w:val="22"/>
              </w:rPr>
            </w:pPr>
            <w:del w:id="2422" w:author="Claude (NAR review, 2nd iteration 2026-08-02)" w:date="2026-08-02T12:00:00Z">
              <w:r w:rsidRPr="00DC2F15">
                <w:rPr>
                  <w:rFonts w:ascii="Segoe UI" w:hAnsi="Segoe UI" w:cs="Segoe UI"/>
                  <w:sz w:val="22"/>
                  <w:szCs w:val="22"/>
                </w:rPr>
                <w:delText xml:space="preserve">Method harshness</w:delText>
              </w:r>
            </w:del>
          </w:p>
        </w:tc>
        <w:tc>
          <w:tcPr>
            <w:tcW w:w="1842" w:type="dxa"/>
          </w:tcPr>
          <w:p w14:paraId="0D696DFC" w14:textId="77777777" w:rsidR="00080F4D" w:rsidRPr="00DC2F15" w:rsidRDefault="00080F4D" w:rsidP="00DC2F15">
            <w:pPr>
              <w:spacing w:line="276" w:lineRule="auto"/>
              <w:rPr>
                <w:rFonts w:ascii="Segoe UI" w:hAnsi="Segoe UI" w:cs="Segoe UI"/>
                <w:sz w:val="22"/>
                <w:szCs w:val="22"/>
              </w:rPr>
            </w:pPr>
            <w:del w:id="2423" w:author="Claude (NAR review, 2nd iteration 2026-08-02)" w:date="2026-08-02T12:00:00Z">
              <w:r w:rsidRPr="00DC2F15">
                <w:rPr>
                  <w:rFonts w:ascii="Segoe UI" w:hAnsi="Segoe UI" w:cs="Segoe UI"/>
                  <w:sz w:val="22"/>
                  <w:szCs w:val="22"/>
                </w:rPr>
                <w:delText xml:space="preserve">Method full name</w:delText>
              </w:r>
            </w:del>
          </w:p>
        </w:tc>
        <w:tc>
          <w:tcPr>
            <w:tcW w:w="709" w:type="dxa"/>
          </w:tcPr>
          <w:p w14:paraId="20AD25AE" w14:textId="77777777" w:rsidR="00080F4D" w:rsidRPr="00DC2F15" w:rsidRDefault="00080F4D" w:rsidP="00DC2F15">
            <w:pPr>
              <w:spacing w:line="276" w:lineRule="auto"/>
              <w:rPr>
                <w:rFonts w:ascii="Segoe UI" w:hAnsi="Segoe UI" w:cs="Segoe UI"/>
                <w:sz w:val="22"/>
                <w:szCs w:val="22"/>
              </w:rPr>
            </w:pPr>
            <w:del w:id="2424" w:author="Claude (NAR review, 2nd iteration 2026-08-02)" w:date="2026-08-02T12:00:00Z">
              <w:r w:rsidRPr="00DC2F15">
                <w:rPr>
                  <w:rFonts w:ascii="Segoe UI" w:hAnsi="Segoe UI" w:cs="Segoe UI"/>
                  <w:sz w:val="22"/>
                  <w:szCs w:val="22"/>
                </w:rPr>
                <w:delText xml:space="preserve">Implementation done</w:delText>
              </w:r>
            </w:del>
          </w:p>
        </w:tc>
        <w:tc>
          <w:tcPr>
            <w:tcW w:w="1701" w:type="dxa"/>
          </w:tcPr>
          <w:p w14:paraId="2D8B427A" w14:textId="77777777" w:rsidR="00080F4D" w:rsidRPr="00DC2F15" w:rsidRDefault="00080F4D" w:rsidP="00DC2F15">
            <w:pPr>
              <w:spacing w:line="276" w:lineRule="auto"/>
              <w:rPr>
                <w:rFonts w:ascii="Segoe UI" w:hAnsi="Segoe UI" w:cs="Segoe UI"/>
                <w:sz w:val="22"/>
                <w:szCs w:val="22"/>
              </w:rPr>
            </w:pPr>
            <w:del w:id="2425" w:author="Claude (NAR review, 2nd iteration 2026-08-02)" w:date="2026-08-02T12:00:00Z">
              <w:r w:rsidRPr="00DC2F15">
                <w:rPr>
                  <w:rFonts w:ascii="Segoe UI" w:hAnsi="Segoe UI" w:cs="Segoe UI"/>
                  <w:sz w:val="22"/>
                  <w:szCs w:val="22"/>
                </w:rPr>
                <w:delText xml:space="preserve">Implementation failure reason</w:delText>
              </w:r>
            </w:del>
          </w:p>
        </w:tc>
        <w:tc>
          <w:tcPr>
            <w:tcW w:w="992" w:type="dxa"/>
          </w:tcPr>
          <w:p w14:paraId="17A31955" w14:textId="38B28FB9" w:rsidR="00080F4D" w:rsidRPr="00DC2F15" w:rsidRDefault="00080F4D" w:rsidP="00DC2F15">
            <w:pPr>
              <w:spacing w:line="276" w:lineRule="auto"/>
              <w:rPr>
                <w:rFonts w:ascii="Segoe UI" w:hAnsi="Segoe UI" w:cs="Segoe UI"/>
                <w:sz w:val="22"/>
                <w:szCs w:val="22"/>
              </w:rPr>
            </w:pPr>
            <w:del w:id="2426" w:author="Claude (NAR review, 2nd iteration 2026-08-02)" w:date="2026-08-02T12:00:00Z">
              <w:r w:rsidRPr="00DC2F15">
                <w:rPr>
                  <w:rFonts w:ascii="Segoe UI" w:hAnsi="Segoe UI" w:cs="Segoe UI"/>
                  <w:sz w:val="22"/>
                  <w:szCs w:val="22"/>
                </w:rPr>
                <w:delText xml:space="preserve">Version</w:delText>
              </w:r>
            </w:del>
          </w:p>
        </w:tc>
        <w:tc>
          <w:tcPr>
            <w:tcW w:w="1984" w:type="dxa"/>
          </w:tcPr>
          <w:p w14:paraId="528219FC" w14:textId="17439B22" w:rsidR="00080F4D" w:rsidRPr="00DC2F15" w:rsidRDefault="00080F4D" w:rsidP="00DC2F15">
            <w:pPr>
              <w:spacing w:line="276" w:lineRule="auto"/>
              <w:rPr>
                <w:rFonts w:ascii="Segoe UI" w:hAnsi="Segoe UI" w:cs="Segoe UI"/>
                <w:sz w:val="22"/>
                <w:szCs w:val="22"/>
              </w:rPr>
            </w:pPr>
            <w:del w:id="2427" w:author="Claude (NAR review, 2nd iteration 2026-08-02)" w:date="2026-08-02T12:00:00Z">
              <w:r w:rsidRPr="00DC2F15">
                <w:rPr>
                  <w:rFonts w:ascii="Segoe UI" w:hAnsi="Segoe UI" w:cs="Segoe UI"/>
                  <w:sz w:val="22"/>
                  <w:szCs w:val="22"/>
                </w:rPr>
                <w:delText xml:space="preserve">Reference</w:delText>
              </w:r>
            </w:del>
          </w:p>
        </w:tc>
        <w:tc>
          <w:tcPr>
            <w:tcW w:w="2400" w:type="dxa"/>
            <w:cellIns w:id="1070" w:author="Claude (NAR referee report 2026-08-02)" w:date="2026-08-02T00:00:00Z"/>
          </w:tcPr>
          <w:p>
            <w:pPr>
              <w:spacing w:line="276" w:lineRule="auto"/>
              <w:rPr>
                <w:rFonts w:ascii="Segoe UI" w:hAnsi="Segoe UI" w:cs="Segoe UI"/>
                <w:sz w:val="22"/>
                <w:szCs w:val="22"/>
              </w:rPr>
            </w:pPr>
          </w:p>
        </w:tc>
        <w:tc>
          <w:tcPr>
            <w:tcW w:w="2400" w:type="dxa"/>
            <w:cellIns w:id="1150" w:author="Claude (NAR referee report 2026-08-02)" w:date="2026-08-02T00:00:00Z"/>
          </w:tcPr>
          <w:p>
            <w:pPr>
              <w:spacing w:line="276" w:lineRule="auto"/>
              <w:rPr>
                <w:rFonts w:ascii="Segoe UI" w:hAnsi="Segoe UI" w:cs="Segoe UI"/>
                <w:sz w:val="22"/>
                <w:szCs w:val="22"/>
              </w:rPr>
            </w:pPr>
          </w:p>
        </w:tc>
        <w:tc>
          <w:tcPr>
            <w:tcW w:w="2400" w:type="dxa"/>
            <w:cellIns w:id="1270" w:author="Claude (NAR referee report 2026-08-02)" w:date="2026-08-02T00:00:00Z"/>
          </w:tcPr>
          <w:p>
            <w:pPr>
              <w:spacing w:line="276" w:lineRule="auto"/>
              <w:rPr>
                <w:rFonts w:ascii="Segoe UI" w:hAnsi="Segoe UI" w:cs="Segoe UI"/>
                <w:sz w:val="22"/>
                <w:szCs w:val="22"/>
              </w:rPr>
            </w:pPr>
          </w:p>
        </w:tc>
      </w:tr>
      <w:tr w:rsidR="00080F4D" w:rsidRPr="00DC2F15" w14:paraId="1EFCE172" w14:textId="77777777" w:rsidTr="00BA0C26">
        <w:trPr>
          <w:del w:id="2428" w:author="Claude (NAR review, 2nd iteration 2026-08-02)" w:date="2026-08-02T12:00:00Z"/>
        </w:trPr>
        <w:tc>
          <w:tcPr>
            <w:tcW w:w="1271" w:type="dxa"/>
          </w:tcPr>
          <w:p w14:paraId="7E63EF3C" w14:textId="77777777" w:rsidR="00080F4D" w:rsidRPr="00DC2F15" w:rsidRDefault="00080F4D" w:rsidP="00DC2F15">
            <w:pPr>
              <w:spacing w:line="276" w:lineRule="auto"/>
              <w:rPr>
                <w:rFonts w:ascii="Segoe UI" w:hAnsi="Segoe UI" w:cs="Segoe UI"/>
                <w:sz w:val="22"/>
                <w:szCs w:val="22"/>
              </w:rPr>
            </w:pPr>
            <w:del w:id="2429" w:author="Claude (NAR review, 2nd iteration 2026-08-02)" w:date="2026-08-02T12:00:00Z">
              <w:r w:rsidRPr="00DC2F15">
                <w:rPr>
                  <w:rFonts w:ascii="Segoe UI" w:hAnsi="Segoe UI" w:cs="Segoe UI"/>
                  <w:sz w:val="22"/>
                  <w:szCs w:val="22"/>
                </w:rPr>
                <w:delText xml:space="preserve">01_raw</w:delText>
              </w:r>
            </w:del>
          </w:p>
        </w:tc>
        <w:tc>
          <w:tcPr>
            <w:tcW w:w="851" w:type="dxa"/>
          </w:tcPr>
          <w:p w14:paraId="5ADDBA85" w14:textId="552FA941" w:rsidR="00080F4D" w:rsidRPr="00DC2F15" w:rsidRDefault="00487395" w:rsidP="00DC2F15">
            <w:pPr>
              <w:spacing w:line="276" w:lineRule="auto"/>
              <w:rPr>
                <w:rFonts w:ascii="Segoe UI" w:hAnsi="Segoe UI" w:cs="Segoe UI"/>
                <w:sz w:val="22"/>
                <w:szCs w:val="22"/>
              </w:rPr>
            </w:pPr>
            <w:del w:id="2430" w:author="Claude (NAR review, 2nd iteration 2026-08-02)" w:date="2026-08-02T12:00:00Z">
              <w:r w:rsidRPr="00DC2F15">
                <w:rPr>
                  <w:rFonts w:ascii="Segoe UI" w:hAnsi="Segoe UI" w:cs="Segoe UI"/>
                  <w:sz w:val="22"/>
                  <w:szCs w:val="22"/>
                </w:rPr>
                <w:delText xml:space="preserve">low</w:delText>
              </w:r>
            </w:del>
          </w:p>
        </w:tc>
        <w:tc>
          <w:tcPr>
            <w:tcW w:w="1842" w:type="dxa"/>
          </w:tcPr>
          <w:p w14:paraId="0749658C" w14:textId="50F44F1D" w:rsidR="00080F4D" w:rsidRPr="00DC2F15" w:rsidRDefault="00487395" w:rsidP="00DC2F15">
            <w:pPr>
              <w:spacing w:line="276" w:lineRule="auto"/>
              <w:rPr>
                <w:rFonts w:ascii="Segoe UI" w:hAnsi="Segoe UI" w:cs="Segoe UI"/>
                <w:sz w:val="22"/>
                <w:szCs w:val="22"/>
              </w:rPr>
            </w:pPr>
            <w:del w:id="2431" w:author="Claude (NAR review, 2nd iteration 2026-08-02)" w:date="2026-08-02T12:00:00Z">
              <w:r w:rsidRPr="00DC2F15">
                <w:rPr>
                  <w:rFonts w:ascii="Segoe UI" w:hAnsi="Segoe UI" w:cs="Segoe UI"/>
                  <w:sz w:val="22"/>
                  <w:szCs w:val="22"/>
                </w:rPr>
                <w:delText xml:space="preserve">No harmonization</w:delText>
              </w:r>
            </w:del>
          </w:p>
        </w:tc>
        <w:tc>
          <w:tcPr>
            <w:tcW w:w="709" w:type="dxa"/>
          </w:tcPr>
          <w:p w14:paraId="25C96E8C" w14:textId="77777777" w:rsidR="00080F4D" w:rsidRPr="00DC2F15" w:rsidRDefault="00080F4D" w:rsidP="00DC2F15">
            <w:pPr>
              <w:spacing w:line="276" w:lineRule="auto"/>
              <w:rPr>
                <w:rFonts w:ascii="Segoe UI" w:hAnsi="Segoe UI" w:cs="Segoe UI"/>
                <w:sz w:val="22"/>
                <w:szCs w:val="22"/>
              </w:rPr>
            </w:pPr>
            <w:del w:id="2432" w:author="Claude (NAR review, 2nd iteration 2026-08-02)" w:date="2026-08-02T12:00:00Z">
              <w:r w:rsidRPr="00DC2F15">
                <w:rPr>
                  <w:rFonts w:ascii="Segoe UI" w:hAnsi="Segoe UI" w:cs="Segoe UI"/>
                  <w:sz w:val="22"/>
                  <w:szCs w:val="22"/>
                </w:rPr>
                <w:delText xml:space="preserve">Yes</w:delText>
              </w:r>
            </w:del>
          </w:p>
        </w:tc>
        <w:tc>
          <w:tcPr>
            <w:tcW w:w="1701" w:type="dxa"/>
          </w:tcPr>
          <w:p w14:paraId="3BA2BDA9" w14:textId="46C23333" w:rsidR="00080F4D" w:rsidRPr="00DC2F15" w:rsidRDefault="00487395" w:rsidP="00DC2F15">
            <w:pPr>
              <w:spacing w:line="276" w:lineRule="auto"/>
              <w:rPr>
                <w:rFonts w:ascii="Segoe UI" w:hAnsi="Segoe UI" w:cs="Segoe UI"/>
                <w:sz w:val="22"/>
                <w:szCs w:val="22"/>
              </w:rPr>
            </w:pPr>
            <w:del w:id="2433" w:author="Claude (NAR review, 2nd iteration 2026-08-02)" w:date="2026-08-02T12:00:00Z">
              <w:r w:rsidRPr="00DC2F15">
                <w:rPr>
                  <w:rFonts w:ascii="Segoe UI" w:hAnsi="Segoe UI" w:cs="Segoe UI"/>
                  <w:sz w:val="22"/>
                  <w:szCs w:val="22"/>
                </w:rPr>
                <w:delText xml:space="preserve">-</w:delText>
              </w:r>
            </w:del>
          </w:p>
        </w:tc>
        <w:tc>
          <w:tcPr>
            <w:tcW w:w="992" w:type="dxa"/>
          </w:tcPr>
          <w:p w14:paraId="2C37AE66" w14:textId="0176D47B" w:rsidR="00080F4D" w:rsidRPr="00DC2F15" w:rsidRDefault="00487395" w:rsidP="00DC2F15">
            <w:pPr>
              <w:spacing w:line="276" w:lineRule="auto"/>
              <w:rPr>
                <w:rFonts w:ascii="Segoe UI" w:hAnsi="Segoe UI" w:cs="Segoe UI"/>
                <w:sz w:val="22"/>
                <w:szCs w:val="22"/>
              </w:rPr>
            </w:pPr>
            <w:del w:id="2434" w:author="Claude (NAR review, 2nd iteration 2026-08-02)" w:date="2026-08-02T12:00:00Z">
              <w:r w:rsidRPr="00DC2F15">
                <w:rPr>
                  <w:rFonts w:ascii="Segoe UI" w:hAnsi="Segoe UI" w:cs="Segoe UI"/>
                  <w:sz w:val="22"/>
                  <w:szCs w:val="22"/>
                </w:rPr>
                <w:delText xml:space="preserve">-</w:delText>
              </w:r>
            </w:del>
          </w:p>
        </w:tc>
        <w:tc>
          <w:tcPr>
            <w:tcW w:w="1984" w:type="dxa"/>
          </w:tcPr>
          <w:p w14:paraId="6D52DD33" w14:textId="23330510" w:rsidR="00080F4D" w:rsidRPr="00DC2F15" w:rsidRDefault="00487395" w:rsidP="00DC2F15">
            <w:pPr>
              <w:spacing w:line="276" w:lineRule="auto"/>
              <w:rPr>
                <w:rFonts w:ascii="Segoe UI" w:hAnsi="Segoe UI" w:cs="Segoe UI"/>
                <w:sz w:val="22"/>
                <w:szCs w:val="22"/>
              </w:rPr>
            </w:pPr>
            <w:del w:id="2435" w:author="Claude (NAR review, 2nd iteration 2026-08-02)" w:date="2026-08-02T12:00:00Z">
              <w:r w:rsidRPr="00DC2F15">
                <w:rPr>
                  <w:rFonts w:ascii="Segoe UI" w:hAnsi="Segoe UI" w:cs="Segoe UI"/>
                  <w:sz w:val="22"/>
                  <w:szCs w:val="22"/>
                </w:rPr>
                <w:delText xml:space="preserve">-</w:delText>
              </w:r>
            </w:del>
          </w:p>
        </w:tc>
        <w:tc>
          <w:tcPr>
            <w:tcW w:w="2400" w:type="dxa"/>
            <w:cellIns w:id="1072" w:author="Claude (NAR referee report 2026-08-02)" w:date="2026-08-02T00:00:00Z"/>
          </w:tcPr>
          <w:p>
            <w:pPr>
              <w:spacing w:line="276" w:lineRule="auto"/>
              <w:rPr>
                <w:rFonts w:ascii="Segoe UI" w:hAnsi="Segoe UI" w:cs="Segoe UI"/>
                <w:sz w:val="22"/>
                <w:szCs w:val="22"/>
              </w:rPr>
            </w:pPr>
          </w:p>
        </w:tc>
        <w:tc>
          <w:tcPr>
            <w:tcW w:w="2400" w:type="dxa"/>
            <w:cellIns w:id="1152" w:author="Claude (NAR referee report 2026-08-02)" w:date="2026-08-02T00:00:00Z"/>
          </w:tcPr>
          <w:p>
            <w:pPr>
              <w:spacing w:line="276" w:lineRule="auto"/>
              <w:rPr>
                <w:rFonts w:ascii="Segoe UI" w:hAnsi="Segoe UI" w:cs="Segoe UI"/>
                <w:sz w:val="22"/>
                <w:szCs w:val="22"/>
              </w:rPr>
            </w:pPr>
          </w:p>
        </w:tc>
        <w:tc>
          <w:tcPr>
            <w:tcW w:w="2400" w:type="dxa"/>
            <w:cellIns w:id="1272" w:author="Claude (NAR referee report 2026-08-02)" w:date="2026-08-02T00:00:00Z"/>
          </w:tcPr>
          <w:p>
            <w:pPr>
              <w:spacing w:line="276" w:lineRule="auto"/>
              <w:rPr>
                <w:rFonts w:ascii="Segoe UI" w:hAnsi="Segoe UI" w:cs="Segoe UI"/>
                <w:sz w:val="22"/>
                <w:szCs w:val="22"/>
              </w:rPr>
            </w:pPr>
          </w:p>
        </w:tc>
      </w:tr>
      <w:tr w:rsidR="00080F4D" w:rsidRPr="00DC2F15" w14:paraId="27965B84" w14:textId="77777777" w:rsidTr="00BA0C26">
        <w:trPr>
          <w:del w:id="2436" w:author="Claude (NAR review, 2nd iteration 2026-08-02)" w:date="2026-08-02T12:00:00Z"/>
        </w:trPr>
        <w:tc>
          <w:tcPr>
            <w:tcW w:w="1271" w:type="dxa"/>
          </w:tcPr>
          <w:p w14:paraId="666185E3" w14:textId="77777777" w:rsidR="00080F4D" w:rsidRPr="00DC2F15" w:rsidRDefault="00080F4D" w:rsidP="00DC2F15">
            <w:pPr>
              <w:spacing w:line="276" w:lineRule="auto"/>
              <w:rPr>
                <w:rFonts w:ascii="Segoe UI" w:hAnsi="Segoe UI" w:cs="Segoe UI"/>
                <w:sz w:val="22"/>
                <w:szCs w:val="22"/>
              </w:rPr>
            </w:pPr>
            <w:del w:id="2437" w:author="Claude (NAR review, 2nd iteration 2026-08-02)" w:date="2026-08-02T12:00:00Z">
              <w:r w:rsidRPr="00DC2F15">
                <w:rPr>
                  <w:rFonts w:ascii="Segoe UI" w:hAnsi="Segoe UI" w:cs="Segoe UI"/>
                  <w:sz w:val="22"/>
                  <w:szCs w:val="22"/>
                </w:rPr>
                <w:delText xml:space="preserve">02_median_scaling</w:delText>
              </w:r>
            </w:del>
          </w:p>
        </w:tc>
        <w:tc>
          <w:tcPr>
            <w:tcW w:w="851" w:type="dxa"/>
          </w:tcPr>
          <w:p w14:paraId="465A4D80" w14:textId="38999307" w:rsidR="00080F4D" w:rsidRPr="00DC2F15" w:rsidRDefault="00487395" w:rsidP="00DC2F15">
            <w:pPr>
              <w:spacing w:line="276" w:lineRule="auto"/>
              <w:rPr>
                <w:rFonts w:ascii="Segoe UI" w:hAnsi="Segoe UI" w:cs="Segoe UI"/>
                <w:sz w:val="22"/>
                <w:szCs w:val="22"/>
              </w:rPr>
            </w:pPr>
            <w:del w:id="2438" w:author="Claude (NAR review, 2nd iteration 2026-08-02)" w:date="2026-08-02T12:00:00Z">
              <w:r w:rsidRPr="00DC2F15">
                <w:rPr>
                  <w:rFonts w:ascii="Segoe UI" w:hAnsi="Segoe UI" w:cs="Segoe UI"/>
                  <w:sz w:val="22"/>
                  <w:szCs w:val="22"/>
                </w:rPr>
                <w:delText xml:space="preserve">low</w:delText>
              </w:r>
            </w:del>
          </w:p>
        </w:tc>
        <w:tc>
          <w:tcPr>
            <w:tcW w:w="1842" w:type="dxa"/>
          </w:tcPr>
          <w:p w14:paraId="115C00E5" w14:textId="1EE64AE5" w:rsidR="00080F4D" w:rsidRPr="00DC2F15" w:rsidRDefault="00426CD3" w:rsidP="00DC2F15">
            <w:pPr>
              <w:spacing w:line="276" w:lineRule="auto"/>
              <w:rPr>
                <w:rFonts w:ascii="Segoe UI" w:hAnsi="Segoe UI" w:cs="Segoe UI"/>
                <w:sz w:val="22"/>
                <w:szCs w:val="22"/>
              </w:rPr>
            </w:pPr>
            <w:del w:id="2439" w:author="Claude (NAR review, 2nd iteration 2026-08-02)" w:date="2026-08-02T12:00:00Z">
              <w:r w:rsidRPr="00DC2F15">
                <w:rPr>
                  <w:rFonts w:ascii="Segoe UI" w:hAnsi="Segoe UI" w:cs="Segoe UI"/>
                  <w:sz w:val="22"/>
                  <w:szCs w:val="22"/>
                </w:rPr>
                <w:delText xml:space="preserve">Median Scaling (per-batch median centering to the global median)</w:delText>
              </w:r>
            </w:del>
          </w:p>
        </w:tc>
        <w:tc>
          <w:tcPr>
            <w:tcW w:w="709" w:type="dxa"/>
          </w:tcPr>
          <w:p w14:paraId="119AF90E" w14:textId="77777777" w:rsidR="00080F4D" w:rsidRPr="00DC2F15" w:rsidRDefault="00080F4D" w:rsidP="00DC2F15">
            <w:pPr>
              <w:spacing w:line="276" w:lineRule="auto"/>
              <w:rPr>
                <w:rFonts w:ascii="Segoe UI" w:hAnsi="Segoe UI" w:cs="Segoe UI"/>
                <w:sz w:val="22"/>
                <w:szCs w:val="22"/>
              </w:rPr>
            </w:pPr>
            <w:del w:id="2440" w:author="Claude (NAR review, 2nd iteration 2026-08-02)" w:date="2026-08-02T12:00:00Z">
              <w:r w:rsidRPr="00DC2F15">
                <w:rPr>
                  <w:rFonts w:ascii="Segoe UI" w:hAnsi="Segoe UI" w:cs="Segoe UI"/>
                  <w:sz w:val="22"/>
                  <w:szCs w:val="22"/>
                </w:rPr>
                <w:delText xml:space="preserve">Yes</w:delText>
              </w:r>
            </w:del>
          </w:p>
        </w:tc>
        <w:tc>
          <w:tcPr>
            <w:tcW w:w="1701" w:type="dxa"/>
          </w:tcPr>
          <w:p w14:paraId="015159D8" w14:textId="1E47765F" w:rsidR="00080F4D" w:rsidRPr="00DC2F15" w:rsidRDefault="00B11B87" w:rsidP="00DC2F15">
            <w:pPr>
              <w:spacing w:line="276" w:lineRule="auto"/>
              <w:rPr>
                <w:rFonts w:ascii="Segoe UI" w:hAnsi="Segoe UI" w:cs="Segoe UI"/>
                <w:sz w:val="22"/>
                <w:szCs w:val="22"/>
              </w:rPr>
            </w:pPr>
            <w:del w:id="2441" w:author="Claude (NAR review, 2nd iteration 2026-08-02)" w:date="2026-08-02T12:00:00Z">
              <w:r w:rsidRPr="00DC2F15">
                <w:rPr>
                  <w:rFonts w:ascii="Segoe UI" w:hAnsi="Segoe UI" w:cs="Segoe UI"/>
                  <w:sz w:val="22"/>
                  <w:szCs w:val="22"/>
                </w:rPr>
                <w:delText xml:space="preserve">-</w:delText>
              </w:r>
            </w:del>
          </w:p>
        </w:tc>
        <w:tc>
          <w:tcPr>
            <w:tcW w:w="992" w:type="dxa"/>
          </w:tcPr>
          <w:p w14:paraId="02B66FAC" w14:textId="4CEFD4BA" w:rsidR="00080F4D" w:rsidRPr="00DC2F15" w:rsidRDefault="006B600B" w:rsidP="00DC2F15">
            <w:pPr>
              <w:spacing w:line="276" w:lineRule="auto"/>
              <w:rPr>
                <w:rFonts w:ascii="Segoe UI" w:hAnsi="Segoe UI" w:cs="Segoe UI"/>
                <w:sz w:val="22"/>
                <w:szCs w:val="22"/>
              </w:rPr>
            </w:pPr>
            <w:del w:id="2442" w:author="Claude (NAR review, 2nd iteration 2026-08-02)" w:date="2026-08-02T12:00:00Z">
              <w:r w:rsidRPr="00DC2F15">
                <w:rPr>
                  <w:rFonts w:ascii="Segoe UI" w:hAnsi="Segoe UI" w:cs="Segoe UI"/>
                  <w:sz w:val="22"/>
                  <w:szCs w:val="22"/>
                </w:rPr>
                <w:delText xml:space="preserve">Custom</w:delText>
              </w:r>
            </w:del>
          </w:p>
        </w:tc>
        <w:sdt>
          <w:sdtPr>
            <w:rPr>
              <w:rFonts w:ascii="Segoe UI" w:hAnsi="Segoe UI" w:cs="Segoe UI"/>
              <w:color w:val="000000"/>
              <w:sz w:val="22"/>
              <w:szCs w:val="22"/>
            </w:rPr>
            <w:tag w:val="MENDELEY_CITATION_v3_eyJjaXRhdGlvbklEIjoiTUVOREVMRVlfQ0lUQVRJT05fMGMzNzQ5OGQtMGZhMy00ODgyLWJhZDUtYTUxZTk3NzdiMzIw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
            <w:id w:val="-1442142338"/>
            <w:placeholder>
              <w:docPart w:val="DefaultPlaceholder_-1854013440"/>
            </w:placeholder>
          </w:sdtPr>
          <w:sdtEndPr/>
          <w:sdtContent>
            <w:tc>
              <w:tcPr>
                <w:tcW w:w="1984" w:type="dxa"/>
              </w:tcPr>
              <w:p w14:paraId="28F05916" w14:textId="026C01B9" w:rsidR="00080F4D" w:rsidRPr="00DC2F15" w:rsidRDefault="00D02FF9" w:rsidP="00DC2F15">
                <w:pPr>
                  <w:spacing w:line="276" w:lineRule="auto"/>
                  <w:rPr>
                    <w:rFonts w:ascii="Segoe UI" w:hAnsi="Segoe UI" w:cs="Segoe UI"/>
                    <w:sz w:val="22"/>
                    <w:szCs w:val="22"/>
                  </w:rPr>
                </w:pPr>
                <w:del w:id="2443" w:author="Claude (NAR review, 2nd iteration 2026-08-02)" w:date="2026-08-02T12:00:00Z">
                  <w:r w:rsidRPr="00D02FF9">
                    <w:rPr>
                      <w:rFonts w:ascii="Segoe UI" w:hAnsi="Segoe UI" w:cs="Segoe UI"/>
                      <w:color w:val="000000"/>
                      <w:sz w:val="22"/>
                      <w:szCs w:val="22"/>
                    </w:rPr>
                    <w:delText xml:space="preserve">(20)</w:delText>
                  </w:r>
                </w:del>
              </w:p>
            </w:tc>
          </w:sdtContent>
        </w:sdt>
        <w:tc>
          <w:tcPr>
            <w:tcW w:w="2400" w:type="dxa"/>
            <w:cellIns w:id="1074" w:author="Claude (NAR referee report 2026-08-02)" w:date="2026-08-02T00:00:00Z"/>
          </w:tcPr>
          <w:p>
            <w:pPr>
              <w:spacing w:line="276" w:lineRule="auto"/>
              <w:rPr>
                <w:rFonts w:ascii="Segoe UI" w:hAnsi="Segoe UI" w:cs="Segoe UI"/>
                <w:sz w:val="22"/>
                <w:szCs w:val="22"/>
              </w:rPr>
            </w:pPr>
          </w:p>
        </w:tc>
        <w:tc>
          <w:tcPr>
            <w:tcW w:w="2400" w:type="dxa"/>
            <w:cellIns w:id="1154" w:author="Claude (NAR referee report 2026-08-02)" w:date="2026-08-02T00:00:00Z"/>
          </w:tcPr>
          <w:p>
            <w:pPr>
              <w:spacing w:line="276" w:lineRule="auto"/>
              <w:rPr>
                <w:rFonts w:ascii="Segoe UI" w:hAnsi="Segoe UI" w:cs="Segoe UI"/>
                <w:sz w:val="22"/>
                <w:szCs w:val="22"/>
              </w:rPr>
            </w:pPr>
          </w:p>
        </w:tc>
        <w:tc>
          <w:tcPr>
            <w:tcW w:w="2400" w:type="dxa"/>
            <w:cellIns w:id="1274" w:author="Claude (NAR referee report 2026-08-02)" w:date="2026-08-02T00:00:00Z"/>
          </w:tcPr>
          <w:p>
            <w:pPr>
              <w:spacing w:line="276" w:lineRule="auto"/>
              <w:rPr>
                <w:rFonts w:ascii="Segoe UI" w:hAnsi="Segoe UI" w:cs="Segoe UI"/>
                <w:sz w:val="22"/>
                <w:szCs w:val="22"/>
              </w:rPr>
            </w:pPr>
          </w:p>
        </w:tc>
      </w:tr>
      <w:tr w:rsidR="00080F4D" w:rsidRPr="00DC2F15" w14:paraId="5159456A" w14:textId="77777777" w:rsidTr="00BA0C26">
        <w:trPr>
          <w:del w:id="2444" w:author="Claude (NAR review, 2nd iteration 2026-08-02)" w:date="2026-08-02T12:00:00Z"/>
        </w:trPr>
        <w:tc>
          <w:tcPr>
            <w:tcW w:w="1271" w:type="dxa"/>
          </w:tcPr>
          <w:p w14:paraId="4E41909C" w14:textId="77777777" w:rsidR="00080F4D" w:rsidRPr="00DC2F15" w:rsidRDefault="00080F4D" w:rsidP="00DC2F15">
            <w:pPr>
              <w:spacing w:line="276" w:lineRule="auto"/>
              <w:rPr>
                <w:rFonts w:ascii="Segoe UI" w:hAnsi="Segoe UI" w:cs="Segoe UI"/>
                <w:sz w:val="22"/>
                <w:szCs w:val="22"/>
              </w:rPr>
            </w:pPr>
            <w:del w:id="2445" w:author="Claude (NAR review, 2nd iteration 2026-08-02)" w:date="2026-08-02T12:00:00Z">
              <w:r w:rsidRPr="00DC2F15">
                <w:rPr>
                  <w:rFonts w:ascii="Segoe UI" w:hAnsi="Segoe UI" w:cs="Segoe UI"/>
                  <w:sz w:val="22"/>
                  <w:szCs w:val="22"/>
                </w:rPr>
                <w:delText xml:space="preserve">03_limma</w:delText>
              </w:r>
            </w:del>
          </w:p>
        </w:tc>
        <w:tc>
          <w:tcPr>
            <w:tcW w:w="851" w:type="dxa"/>
          </w:tcPr>
          <w:p w14:paraId="445594F7" w14:textId="10F61314" w:rsidR="00080F4D" w:rsidRPr="00DC2F15" w:rsidRDefault="000E19DA" w:rsidP="00DC2F15">
            <w:pPr>
              <w:spacing w:line="276" w:lineRule="auto"/>
              <w:rPr>
                <w:rFonts w:ascii="Segoe UI" w:hAnsi="Segoe UI" w:cs="Segoe UI"/>
                <w:sz w:val="22"/>
                <w:szCs w:val="22"/>
              </w:rPr>
            </w:pPr>
            <w:del w:id="2446" w:author="Claude (NAR review, 2nd iteration 2026-08-02)" w:date="2026-08-02T12:00:00Z">
              <w:r w:rsidRPr="00DC2F15">
                <w:rPr>
                  <w:rFonts w:ascii="Segoe UI" w:hAnsi="Segoe UI" w:cs="Segoe UI"/>
                  <w:sz w:val="22"/>
                  <w:szCs w:val="22"/>
                </w:rPr>
                <w:delText xml:space="preserve">low</w:delText>
              </w:r>
            </w:del>
          </w:p>
        </w:tc>
        <w:tc>
          <w:tcPr>
            <w:tcW w:w="1842" w:type="dxa"/>
          </w:tcPr>
          <w:p w14:paraId="17E90AA8" w14:textId="77777777" w:rsidR="0063350B" w:rsidRPr="00DC2F15" w:rsidRDefault="0063350B" w:rsidP="00DC2F15">
            <w:pPr>
              <w:spacing w:line="276" w:lineRule="auto"/>
              <w:rPr>
                <w:rFonts w:ascii="Segoe UI" w:hAnsi="Segoe UI" w:cs="Segoe UI"/>
                <w:sz w:val="22"/>
                <w:szCs w:val="22"/>
                <w:lang w:val="en-AM"/>
              </w:rPr>
            </w:pPr>
            <w:del w:id="2447" w:author="Claude (NAR review, 2nd iteration 2026-08-02)" w:date="2026-08-02T12:00:00Z">
              <w:r w:rsidRPr="00DC2F15">
                <w:rPr>
                  <w:rFonts w:ascii="Segoe UI" w:hAnsi="Segoe UI" w:cs="Segoe UI"/>
                  <w:sz w:val="22"/>
                  <w:szCs w:val="22"/>
                  <w:lang w:val="en-AM"/>
                </w:rPr>
                <w:delText xml:space="preserve">Linear Models for Microarray and Omics Data</w:delText>
              </w:r>
            </w:del>
          </w:p>
          <w:p w14:paraId="22409343" w14:textId="183DDA36" w:rsidR="00080F4D" w:rsidRPr="00DC2F15" w:rsidRDefault="00080F4D" w:rsidP="00DC2F15">
            <w:pPr>
              <w:spacing w:line="276" w:lineRule="auto"/>
              <w:rPr>
                <w:rFonts w:ascii="Segoe UI" w:hAnsi="Segoe UI" w:cs="Segoe UI"/>
                <w:sz w:val="22"/>
                <w:szCs w:val="22"/>
                <w:lang w:val="en-AM"/>
              </w:rPr>
            </w:pPr>
          </w:p>
        </w:tc>
        <w:tc>
          <w:tcPr>
            <w:tcW w:w="709" w:type="dxa"/>
          </w:tcPr>
          <w:p w14:paraId="225E286A" w14:textId="77777777" w:rsidR="00080F4D" w:rsidRPr="00DC2F15" w:rsidRDefault="00080F4D" w:rsidP="00DC2F15">
            <w:pPr>
              <w:spacing w:line="276" w:lineRule="auto"/>
              <w:rPr>
                <w:rFonts w:ascii="Segoe UI" w:hAnsi="Segoe UI" w:cs="Segoe UI"/>
                <w:sz w:val="22"/>
                <w:szCs w:val="22"/>
              </w:rPr>
            </w:pPr>
            <w:del w:id="2448" w:author="Claude (NAR review, 2nd iteration 2026-08-02)" w:date="2026-08-02T12:00:00Z">
              <w:r w:rsidRPr="00DC2F15">
                <w:rPr>
                  <w:rFonts w:ascii="Segoe UI" w:hAnsi="Segoe UI" w:cs="Segoe UI"/>
                  <w:sz w:val="22"/>
                  <w:szCs w:val="22"/>
                </w:rPr>
                <w:delText xml:space="preserve">Yes</w:delText>
              </w:r>
            </w:del>
          </w:p>
        </w:tc>
        <w:tc>
          <w:tcPr>
            <w:tcW w:w="1701" w:type="dxa"/>
          </w:tcPr>
          <w:p w14:paraId="11413165" w14:textId="01E6378B" w:rsidR="00080F4D" w:rsidRPr="00DC2F15" w:rsidRDefault="00E371B8" w:rsidP="00DC2F15">
            <w:pPr>
              <w:spacing w:line="276" w:lineRule="auto"/>
              <w:rPr>
                <w:rFonts w:ascii="Segoe UI" w:hAnsi="Segoe UI" w:cs="Segoe UI"/>
                <w:sz w:val="22"/>
                <w:szCs w:val="22"/>
              </w:rPr>
            </w:pPr>
            <w:del w:id="2449" w:author="Claude (NAR review, 2nd iteration 2026-08-02)" w:date="2026-08-02T12:00:00Z">
              <w:r w:rsidRPr="00DC2F15">
                <w:rPr>
                  <w:rFonts w:ascii="Segoe UI" w:hAnsi="Segoe UI" w:cs="Segoe UI"/>
                  <w:sz w:val="22"/>
                  <w:szCs w:val="22"/>
                </w:rPr>
                <w:delText xml:space="preserve">-</w:delText>
              </w:r>
            </w:del>
          </w:p>
        </w:tc>
        <w:tc>
          <w:tcPr>
            <w:tcW w:w="992" w:type="dxa"/>
          </w:tcPr>
          <w:p w14:paraId="02C7BDC6" w14:textId="4E22E87F" w:rsidR="00080F4D" w:rsidRPr="00DC2F15" w:rsidRDefault="00270E46" w:rsidP="00DC2F15">
            <w:pPr>
              <w:spacing w:line="276" w:lineRule="auto"/>
              <w:rPr>
                <w:rFonts w:ascii="Segoe UI" w:hAnsi="Segoe UI" w:cs="Segoe UI"/>
                <w:sz w:val="22"/>
                <w:szCs w:val="22"/>
              </w:rPr>
            </w:pPr>
            <w:del w:id="2450" w:author="Claude (NAR review, 2nd iteration 2026-08-02)" w:date="2026-08-02T12:00:00Z">
              <w:r w:rsidRPr="00DC2F15">
                <w:rPr>
                  <w:rFonts w:ascii="Segoe UI" w:hAnsi="Segoe UI" w:cs="Segoe UI"/>
                  <w:sz w:val="22"/>
                  <w:szCs w:val="22"/>
                </w:rPr>
                <w:delText xml:space="preserve">3.68.4</w:delText>
              </w:r>
            </w:del>
          </w:p>
        </w:tc>
        <w:sdt>
          <w:sdtPr>
            <w:rPr>
              <w:rFonts w:ascii="Segoe UI" w:hAnsi="Segoe UI" w:cs="Segoe UI"/>
              <w:color w:val="000000"/>
              <w:sz w:val="22"/>
              <w:szCs w:val="22"/>
            </w:rPr>
            <w:tag w:val="MENDELEY_CITATION_v3_eyJjaXRhdGlvbklEIjoiTUVOREVMRVlfQ0lUQVRJT05fYjRhNDgzNjAtNjE2YS00YmUwLWEwMTgtODRhN2I5OTgxOTRm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
            <w:id w:val="289717148"/>
            <w:placeholder>
              <w:docPart w:val="DefaultPlaceholder_-1854013440"/>
            </w:placeholder>
          </w:sdtPr>
          <w:sdtEndPr/>
          <w:sdtContent>
            <w:tc>
              <w:tcPr>
                <w:tcW w:w="1984" w:type="dxa"/>
              </w:tcPr>
              <w:p w14:paraId="0D109CBA" w14:textId="37C34313" w:rsidR="00080F4D" w:rsidRPr="00DC2F15" w:rsidRDefault="00D02FF9" w:rsidP="00DC2F15">
                <w:pPr>
                  <w:spacing w:line="276" w:lineRule="auto"/>
                  <w:rPr>
                    <w:rFonts w:ascii="Segoe UI" w:hAnsi="Segoe UI" w:cs="Segoe UI"/>
                    <w:sz w:val="22"/>
                    <w:szCs w:val="22"/>
                  </w:rPr>
                </w:pPr>
                <w:del w:id="2451" w:author="Claude (NAR review, 2nd iteration 2026-08-02)" w:date="2026-08-02T12:00:00Z">
                  <w:r w:rsidRPr="00D02FF9">
                    <w:rPr>
                      <w:rFonts w:ascii="Segoe UI" w:hAnsi="Segoe UI" w:cs="Segoe UI"/>
                      <w:color w:val="000000"/>
                      <w:sz w:val="22"/>
                      <w:szCs w:val="22"/>
                    </w:rPr>
                    <w:delText xml:space="preserve">(21)</w:delText>
                  </w:r>
                </w:del>
              </w:p>
            </w:tc>
          </w:sdtContent>
        </w:sdt>
        <w:tc>
          <w:tcPr>
            <w:tcW w:w="2400" w:type="dxa"/>
            <w:cellIns w:id="1076" w:author="Claude (NAR referee report 2026-08-02)" w:date="2026-08-02T00:00:00Z"/>
          </w:tcPr>
          <w:p>
            <w:pPr>
              <w:spacing w:line="276" w:lineRule="auto"/>
              <w:rPr>
                <w:rFonts w:ascii="Segoe UI" w:hAnsi="Segoe UI" w:cs="Segoe UI"/>
                <w:sz w:val="22"/>
                <w:szCs w:val="22"/>
              </w:rPr>
            </w:pPr>
          </w:p>
        </w:tc>
        <w:tc>
          <w:tcPr>
            <w:tcW w:w="2400" w:type="dxa"/>
            <w:cellIns w:id="1156" w:author="Claude (NAR referee report 2026-08-02)" w:date="2026-08-02T00:00:00Z"/>
          </w:tcPr>
          <w:p>
            <w:pPr>
              <w:spacing w:line="276" w:lineRule="auto"/>
              <w:rPr>
                <w:rFonts w:ascii="Segoe UI" w:hAnsi="Segoe UI" w:cs="Segoe UI"/>
                <w:sz w:val="22"/>
                <w:szCs w:val="22"/>
              </w:rPr>
            </w:pPr>
          </w:p>
        </w:tc>
        <w:tc>
          <w:tcPr>
            <w:tcW w:w="2400" w:type="dxa"/>
            <w:cellIns w:id="1276" w:author="Claude (NAR referee report 2026-08-02)" w:date="2026-08-02T00:00:00Z"/>
          </w:tcPr>
          <w:p>
            <w:pPr>
              <w:spacing w:line="276" w:lineRule="auto"/>
              <w:rPr>
                <w:rFonts w:ascii="Segoe UI" w:hAnsi="Segoe UI" w:cs="Segoe UI"/>
                <w:sz w:val="22"/>
                <w:szCs w:val="22"/>
              </w:rPr>
            </w:pPr>
          </w:p>
        </w:tc>
      </w:tr>
      <w:tr w:rsidR="00080F4D" w:rsidRPr="00DC2F15" w14:paraId="7237C80E" w14:textId="77777777" w:rsidTr="00BA0C26">
        <w:trPr>
          <w:del w:id="2452" w:author="Claude (NAR review, 2nd iteration 2026-08-02)" w:date="2026-08-02T12:00:00Z"/>
        </w:trPr>
        <w:tc>
          <w:tcPr>
            <w:tcW w:w="1271" w:type="dxa"/>
          </w:tcPr>
          <w:p w14:paraId="68C8D609" w14:textId="77777777" w:rsidR="00080F4D" w:rsidRPr="00DC2F15" w:rsidRDefault="00080F4D" w:rsidP="00DC2F15">
            <w:pPr>
              <w:spacing w:line="276" w:lineRule="auto"/>
              <w:rPr>
                <w:rFonts w:ascii="Segoe UI" w:hAnsi="Segoe UI" w:cs="Segoe UI"/>
                <w:sz w:val="22"/>
                <w:szCs w:val="22"/>
              </w:rPr>
            </w:pPr>
            <w:del w:id="2453" w:author="Claude (NAR review, 2nd iteration 2026-08-02)" w:date="2026-08-02T12:00:00Z">
              <w:r w:rsidRPr="00DC2F15">
                <w:rPr>
                  <w:rFonts w:ascii="Segoe UI" w:hAnsi="Segoe UI" w:cs="Segoe UI"/>
                  <w:sz w:val="22"/>
                  <w:szCs w:val="22"/>
                </w:rPr>
                <w:delText xml:space="preserve">04_sva</w:delText>
              </w:r>
            </w:del>
          </w:p>
        </w:tc>
        <w:tc>
          <w:tcPr>
            <w:tcW w:w="851" w:type="dxa"/>
          </w:tcPr>
          <w:p w14:paraId="7BC81200" w14:textId="604BD753" w:rsidR="00080F4D" w:rsidRPr="00DC2F15" w:rsidRDefault="001310E4" w:rsidP="00DC2F15">
            <w:pPr>
              <w:spacing w:line="276" w:lineRule="auto"/>
              <w:rPr>
                <w:rFonts w:ascii="Segoe UI" w:hAnsi="Segoe UI" w:cs="Segoe UI"/>
                <w:sz w:val="22"/>
                <w:szCs w:val="22"/>
              </w:rPr>
            </w:pPr>
            <w:del w:id="2454" w:author="Claude (NAR review, 2nd iteration 2026-08-02)" w:date="2026-08-02T12:00:00Z">
              <w:r w:rsidRPr="00DC2F15">
                <w:rPr>
                  <w:rFonts w:ascii="Segoe UI" w:hAnsi="Segoe UI" w:cs="Segoe UI"/>
                  <w:sz w:val="22"/>
                  <w:szCs w:val="22"/>
                </w:rPr>
                <w:delText xml:space="preserve">low</w:delText>
              </w:r>
            </w:del>
          </w:p>
        </w:tc>
        <w:tc>
          <w:tcPr>
            <w:tcW w:w="1842" w:type="dxa"/>
          </w:tcPr>
          <w:p w14:paraId="45677812" w14:textId="3DDFA245" w:rsidR="00080F4D" w:rsidRPr="00DC2F15" w:rsidRDefault="00B93D73" w:rsidP="00DC2F15">
            <w:pPr>
              <w:spacing w:line="276" w:lineRule="auto"/>
              <w:rPr>
                <w:rFonts w:ascii="Segoe UI" w:hAnsi="Segoe UI" w:cs="Segoe UI"/>
                <w:sz w:val="22"/>
                <w:szCs w:val="22"/>
              </w:rPr>
            </w:pPr>
            <w:del w:id="2455" w:author="Claude (NAR review, 2nd iteration 2026-08-02)" w:date="2026-08-02T12:00:00Z">
              <w:r w:rsidRPr="00DC2F15">
                <w:rPr>
                  <w:rFonts w:ascii="Segoe UI" w:hAnsi="Segoe UI" w:cs="Segoe UI"/>
                  <w:sz w:val="22"/>
                  <w:szCs w:val="22"/>
                </w:rPr>
                <w:delText xml:space="preserve">Surrogate Variable Analysis</w:delText>
              </w:r>
            </w:del>
          </w:p>
        </w:tc>
        <w:tc>
          <w:tcPr>
            <w:tcW w:w="709" w:type="dxa"/>
          </w:tcPr>
          <w:p w14:paraId="2D761DF0" w14:textId="77777777" w:rsidR="00080F4D" w:rsidRPr="00DC2F15" w:rsidRDefault="00080F4D" w:rsidP="00DC2F15">
            <w:pPr>
              <w:spacing w:line="276" w:lineRule="auto"/>
              <w:rPr>
                <w:rFonts w:ascii="Segoe UI" w:hAnsi="Segoe UI" w:cs="Segoe UI"/>
                <w:sz w:val="22"/>
                <w:szCs w:val="22"/>
              </w:rPr>
            </w:pPr>
            <w:del w:id="2456" w:author="Claude (NAR review, 2nd iteration 2026-08-02)" w:date="2026-08-02T12:00:00Z">
              <w:r w:rsidRPr="00DC2F15">
                <w:rPr>
                  <w:rFonts w:ascii="Segoe UI" w:hAnsi="Segoe UI" w:cs="Segoe UI"/>
                  <w:sz w:val="22"/>
                  <w:szCs w:val="22"/>
                </w:rPr>
                <w:delText xml:space="preserve">Yes</w:delText>
              </w:r>
            </w:del>
          </w:p>
        </w:tc>
        <w:tc>
          <w:tcPr>
            <w:tcW w:w="1701" w:type="dxa"/>
          </w:tcPr>
          <w:p w14:paraId="27673A09" w14:textId="58908090" w:rsidR="00080F4D" w:rsidRPr="00DC2F15" w:rsidRDefault="001310E4" w:rsidP="00DC2F15">
            <w:pPr>
              <w:spacing w:line="276" w:lineRule="auto"/>
              <w:rPr>
                <w:rFonts w:ascii="Segoe UI" w:hAnsi="Segoe UI" w:cs="Segoe UI"/>
                <w:sz w:val="22"/>
                <w:szCs w:val="22"/>
              </w:rPr>
            </w:pPr>
            <w:del w:id="2457" w:author="Claude (NAR review, 2nd iteration 2026-08-02)" w:date="2026-08-02T12:00:00Z">
              <w:r w:rsidRPr="00DC2F15">
                <w:rPr>
                  <w:rFonts w:ascii="Segoe UI" w:hAnsi="Segoe UI" w:cs="Segoe UI"/>
                  <w:sz w:val="22"/>
                  <w:szCs w:val="22"/>
                </w:rPr>
                <w:delText xml:space="preserve">-</w:delText>
              </w:r>
            </w:del>
          </w:p>
        </w:tc>
        <w:tc>
          <w:tcPr>
            <w:tcW w:w="992" w:type="dxa"/>
          </w:tcPr>
          <w:p w14:paraId="1871EB00" w14:textId="795F7943" w:rsidR="00080F4D" w:rsidRPr="00DC2F15" w:rsidRDefault="008D51E4" w:rsidP="00DC2F15">
            <w:pPr>
              <w:spacing w:line="276" w:lineRule="auto"/>
              <w:rPr>
                <w:rFonts w:ascii="Segoe UI" w:hAnsi="Segoe UI" w:cs="Segoe UI"/>
                <w:sz w:val="22"/>
                <w:szCs w:val="22"/>
              </w:rPr>
            </w:pPr>
            <w:del w:id="2458" w:author="Claude (NAR review, 2nd iteration 2026-08-02)" w:date="2026-08-02T12:00:00Z">
              <w:r w:rsidRPr="00DC2F15">
                <w:rPr>
                  <w:rFonts w:ascii="Segoe UI" w:hAnsi="Segoe UI" w:cs="Segoe UI"/>
                  <w:sz w:val="22"/>
                  <w:szCs w:val="22"/>
                </w:rPr>
                <w:delText xml:space="preserve">3.60.0</w:delText>
              </w:r>
            </w:del>
          </w:p>
        </w:tc>
        <w:sdt>
          <w:sdtPr>
            <w:rPr>
              <w:rFonts w:ascii="Segoe UI" w:hAnsi="Segoe UI" w:cs="Segoe UI"/>
              <w:color w:val="000000"/>
              <w:sz w:val="22"/>
              <w:szCs w:val="22"/>
            </w:rPr>
            <w:tag w:val="MENDELEY_CITATION_v3_eyJjaXRhdGlvbklEIjoiTUVOREVMRVlfQ0lUQVRJT05fYjNhN2RjYWItZWRjNC00OGExLTk3MGItY2RiY2Y5OGU2MzNl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
            <w:id w:val="981745086"/>
            <w:placeholder>
              <w:docPart w:val="DefaultPlaceholder_-1854013440"/>
            </w:placeholder>
          </w:sdtPr>
          <w:sdtEndPr/>
          <w:sdtContent>
            <w:tc>
              <w:tcPr>
                <w:tcW w:w="1984" w:type="dxa"/>
              </w:tcPr>
              <w:p w14:paraId="3E2A2770" w14:textId="4512D42A" w:rsidR="00080F4D" w:rsidRPr="00DC2F15" w:rsidRDefault="00D02FF9" w:rsidP="00DC2F15">
                <w:pPr>
                  <w:spacing w:line="276" w:lineRule="auto"/>
                  <w:rPr>
                    <w:rFonts w:ascii="Segoe UI" w:hAnsi="Segoe UI" w:cs="Segoe UI"/>
                    <w:sz w:val="22"/>
                    <w:szCs w:val="22"/>
                  </w:rPr>
                </w:pPr>
                <w:del w:id="2459" w:author="Claude (NAR review, 2nd iteration 2026-08-02)" w:date="2026-08-02T12:00:00Z">
                  <w:r w:rsidRPr="00D02FF9">
                    <w:rPr>
                      <w:rFonts w:ascii="Segoe UI" w:hAnsi="Segoe UI" w:cs="Segoe UI"/>
                      <w:color w:val="000000"/>
                      <w:sz w:val="22"/>
                      <w:szCs w:val="22"/>
                    </w:rPr>
                    <w:delText xml:space="preserve">(22)</w:delText>
                  </w:r>
                </w:del>
              </w:p>
            </w:tc>
          </w:sdtContent>
        </w:sdt>
        <w:tc>
          <w:tcPr>
            <w:tcW w:w="2400" w:type="dxa"/>
            <w:cellIns w:id="1078" w:author="Claude (NAR referee report 2026-08-02)" w:date="2026-08-02T00:00:00Z"/>
          </w:tcPr>
          <w:p>
            <w:pPr>
              <w:spacing w:line="276" w:lineRule="auto"/>
              <w:rPr>
                <w:rFonts w:ascii="Segoe UI" w:hAnsi="Segoe UI" w:cs="Segoe UI"/>
                <w:sz w:val="22"/>
                <w:szCs w:val="22"/>
              </w:rPr>
            </w:pPr>
          </w:p>
        </w:tc>
        <w:tc>
          <w:tcPr>
            <w:tcW w:w="2400" w:type="dxa"/>
            <w:cellIns w:id="1158" w:author="Claude (NAR referee report 2026-08-02)" w:date="2026-08-02T00:00:00Z"/>
          </w:tcPr>
          <w:p>
            <w:pPr>
              <w:spacing w:line="276" w:lineRule="auto"/>
              <w:rPr>
                <w:rFonts w:ascii="Segoe UI" w:hAnsi="Segoe UI" w:cs="Segoe UI"/>
                <w:sz w:val="22"/>
                <w:szCs w:val="22"/>
              </w:rPr>
            </w:pPr>
          </w:p>
        </w:tc>
        <w:tc>
          <w:tcPr>
            <w:tcW w:w="2400" w:type="dxa"/>
            <w:cellIns w:id="1278" w:author="Claude (NAR referee report 2026-08-02)" w:date="2026-08-02T00:00:00Z"/>
          </w:tcPr>
          <w:p>
            <w:pPr>
              <w:spacing w:line="276" w:lineRule="auto"/>
              <w:rPr>
                <w:rFonts w:ascii="Segoe UI" w:hAnsi="Segoe UI" w:cs="Segoe UI"/>
                <w:sz w:val="22"/>
                <w:szCs w:val="22"/>
              </w:rPr>
            </w:pPr>
          </w:p>
        </w:tc>
      </w:tr>
      <w:tr w:rsidR="00080F4D" w:rsidRPr="00DC2F15" w14:paraId="22A7EFD7" w14:textId="77777777" w:rsidTr="00BA0C26">
        <w:trPr>
          <w:del w:id="2460" w:author="Claude (NAR review, 2nd iteration 2026-08-02)" w:date="2026-08-02T12:00:00Z"/>
        </w:trPr>
        <w:tc>
          <w:tcPr>
            <w:tcW w:w="1271" w:type="dxa"/>
          </w:tcPr>
          <w:p w14:paraId="6102AF27" w14:textId="77777777" w:rsidR="00080F4D" w:rsidRPr="00DC2F15" w:rsidRDefault="00080F4D" w:rsidP="00DC2F15">
            <w:pPr>
              <w:spacing w:line="276" w:lineRule="auto"/>
              <w:rPr>
                <w:rFonts w:ascii="Segoe UI" w:hAnsi="Segoe UI" w:cs="Segoe UI"/>
                <w:sz w:val="22"/>
                <w:szCs w:val="22"/>
              </w:rPr>
            </w:pPr>
            <w:del w:id="2461" w:author="Claude (NAR review, 2nd iteration 2026-08-02)" w:date="2026-08-02T12:00:00Z">
              <w:r w:rsidRPr="00DC2F15">
                <w:rPr>
                  <w:rFonts w:ascii="Segoe UI" w:hAnsi="Segoe UI" w:cs="Segoe UI"/>
                  <w:sz w:val="22"/>
                  <w:szCs w:val="22"/>
                </w:rPr>
                <w:delText xml:space="preserve">05_combat</w:delText>
              </w:r>
            </w:del>
          </w:p>
        </w:tc>
        <w:tc>
          <w:tcPr>
            <w:tcW w:w="851" w:type="dxa"/>
          </w:tcPr>
          <w:p w14:paraId="3F0664ED" w14:textId="477F59D6" w:rsidR="00080F4D" w:rsidRPr="00DC2F15" w:rsidRDefault="00E76E5B" w:rsidP="00DC2F15">
            <w:pPr>
              <w:spacing w:line="276" w:lineRule="auto"/>
              <w:rPr>
                <w:rFonts w:ascii="Segoe UI" w:hAnsi="Segoe UI" w:cs="Segoe UI"/>
                <w:sz w:val="22"/>
                <w:szCs w:val="22"/>
              </w:rPr>
            </w:pPr>
            <w:del w:id="2462" w:author="Claude (NAR review, 2nd iteration 2026-08-02)" w:date="2026-08-02T12:00:00Z">
              <w:r w:rsidRPr="00DC2F15">
                <w:rPr>
                  <w:rFonts w:ascii="Segoe UI" w:hAnsi="Segoe UI" w:cs="Segoe UI"/>
                  <w:sz w:val="22"/>
                  <w:szCs w:val="22"/>
                </w:rPr>
                <w:delText xml:space="preserve">medium</w:delText>
              </w:r>
            </w:del>
          </w:p>
        </w:tc>
        <w:tc>
          <w:tcPr>
            <w:tcW w:w="1842" w:type="dxa"/>
          </w:tcPr>
          <w:p w14:paraId="735AB84E" w14:textId="0EA008C1" w:rsidR="00080F4D" w:rsidRPr="00DC2F15" w:rsidRDefault="004E5063" w:rsidP="00DC2F15">
            <w:pPr>
              <w:spacing w:line="276" w:lineRule="auto"/>
              <w:rPr>
                <w:rFonts w:ascii="Segoe UI" w:hAnsi="Segoe UI" w:cs="Segoe UI"/>
                <w:sz w:val="22"/>
                <w:szCs w:val="22"/>
              </w:rPr>
            </w:pPr>
            <w:proofErr w:type="spellStart"/>
            <w:del w:id="2463" w:author="Claude (NAR review, 2nd iteration 2026-08-02)" w:date="2026-08-02T12:00:00Z">
              <w:r w:rsidRPr="00DC2F15">
                <w:rPr>
                  <w:rFonts w:ascii="Segoe UI" w:hAnsi="Segoe UI" w:cs="Segoe UI"/>
                  <w:sz w:val="22"/>
                  <w:szCs w:val="22"/>
                </w:rPr>
                <w:delText xml:space="preserve">ComBat</w:delText>
              </w:r>
            </w:del>
            <w:proofErr w:type="spellEnd"/>
            <w:del w:id="2464" w:author="Claude (NAR review, 2nd iteration 2026-08-02)" w:date="2026-08-02T12:00:00Z">
              <w:r w:rsidRPr="00DC2F15">
                <w:rPr>
                  <w:rFonts w:ascii="Segoe UI" w:hAnsi="Segoe UI" w:cs="Segoe UI"/>
                  <w:sz w:val="22"/>
                  <w:szCs w:val="22"/>
                </w:rPr>
                <w:delText xml:space="preserve"> Empirical Bayes </w:delText>
              </w:r>
            </w:del>
          </w:p>
        </w:tc>
        <w:tc>
          <w:tcPr>
            <w:tcW w:w="709" w:type="dxa"/>
          </w:tcPr>
          <w:p w14:paraId="7A5D6ADD" w14:textId="77777777" w:rsidR="00080F4D" w:rsidRPr="00DC2F15" w:rsidRDefault="00080F4D" w:rsidP="00DC2F15">
            <w:pPr>
              <w:spacing w:line="276" w:lineRule="auto"/>
              <w:rPr>
                <w:rFonts w:ascii="Segoe UI" w:hAnsi="Segoe UI" w:cs="Segoe UI"/>
                <w:sz w:val="22"/>
                <w:szCs w:val="22"/>
              </w:rPr>
            </w:pPr>
            <w:del w:id="2465" w:author="Claude (NAR review, 2nd iteration 2026-08-02)" w:date="2026-08-02T12:00:00Z">
              <w:r w:rsidRPr="00DC2F15">
                <w:rPr>
                  <w:rFonts w:ascii="Segoe UI" w:hAnsi="Segoe UI" w:cs="Segoe UI"/>
                  <w:sz w:val="22"/>
                  <w:szCs w:val="22"/>
                </w:rPr>
                <w:delText xml:space="preserve">Yes</w:delText>
              </w:r>
            </w:del>
          </w:p>
        </w:tc>
        <w:tc>
          <w:tcPr>
            <w:tcW w:w="1701" w:type="dxa"/>
          </w:tcPr>
          <w:p w14:paraId="6CD99B17" w14:textId="2CAD3900" w:rsidR="00080F4D" w:rsidRPr="00DC2F15" w:rsidRDefault="00F5681C" w:rsidP="00DC2F15">
            <w:pPr>
              <w:spacing w:line="276" w:lineRule="auto"/>
              <w:rPr>
                <w:rFonts w:ascii="Segoe UI" w:hAnsi="Segoe UI" w:cs="Segoe UI"/>
                <w:sz w:val="22"/>
                <w:szCs w:val="22"/>
              </w:rPr>
            </w:pPr>
            <w:del w:id="2466" w:author="Claude (NAR review, 2nd iteration 2026-08-02)" w:date="2026-08-02T12:00:00Z">
              <w:r w:rsidRPr="00DC2F15">
                <w:rPr>
                  <w:rFonts w:ascii="Segoe UI" w:hAnsi="Segoe UI" w:cs="Segoe UI"/>
                  <w:sz w:val="22"/>
                  <w:szCs w:val="22"/>
                </w:rPr>
                <w:delText xml:space="preserve">-</w:delText>
              </w:r>
            </w:del>
          </w:p>
        </w:tc>
        <w:tc>
          <w:tcPr>
            <w:tcW w:w="992" w:type="dxa"/>
          </w:tcPr>
          <w:p w14:paraId="46F5A196" w14:textId="71E03140" w:rsidR="00080F4D" w:rsidRPr="00DC2F15" w:rsidRDefault="005D420B" w:rsidP="00DC2F15">
            <w:pPr>
              <w:spacing w:line="276" w:lineRule="auto"/>
              <w:rPr>
                <w:rFonts w:ascii="Segoe UI" w:hAnsi="Segoe UI" w:cs="Segoe UI"/>
                <w:sz w:val="22"/>
                <w:szCs w:val="22"/>
              </w:rPr>
            </w:pPr>
            <w:del w:id="2467" w:author="Claude (NAR review, 2nd iteration 2026-08-02)" w:date="2026-08-02T12:00:00Z">
              <w:r w:rsidRPr="00DC2F15">
                <w:rPr>
                  <w:rFonts w:ascii="Segoe UI" w:hAnsi="Segoe UI" w:cs="Segoe UI"/>
                  <w:sz w:val="22"/>
                  <w:szCs w:val="22"/>
                </w:rPr>
                <w:delText xml:space="preserve">3.60.0</w:delText>
              </w:r>
            </w:del>
            <w:del w:id="2468" w:author="Claude (NAR review, 2nd iteration 2026-08-02)" w:date="2026-08-02T12:00:00Z">
              <w:r w:rsidR="007E60CE" w:rsidRPr="00DC2F15">
                <w:rPr>
                  <w:rFonts w:ascii="Segoe UI" w:hAnsi="Segoe UI" w:cs="Segoe UI"/>
                  <w:sz w:val="22"/>
                  <w:szCs w:val="22"/>
                </w:rPr>
                <w:delText xml:space="preserve"> in </w:delText>
              </w:r>
            </w:del>
            <w:proofErr w:type="spellStart"/>
            <w:del w:id="2469" w:author="Claude (NAR review, 2nd iteration 2026-08-02)" w:date="2026-08-02T12:00:00Z">
              <w:r w:rsidR="007E60CE" w:rsidRPr="00DC2F15">
                <w:rPr>
                  <w:rFonts w:ascii="Segoe UI" w:hAnsi="Segoe UI" w:cs="Segoe UI"/>
                  <w:sz w:val="22"/>
                  <w:szCs w:val="22"/>
                </w:rPr>
                <w:delText xml:space="preserve">sva</w:delText>
              </w:r>
            </w:del>
            <w:proofErr w:type="spellEnd"/>
            <w:del w:id="2470" w:author="Claude (NAR review, 2nd iteration 2026-08-02)" w:date="2026-08-02T12:00:00Z">
              <w:r w:rsidR="007E60CE" w:rsidRPr="00DC2F15">
                <w:rPr>
                  <w:rFonts w:ascii="Segoe UI" w:hAnsi="Segoe UI" w:cs="Segoe UI"/>
                  <w:sz w:val="22"/>
                  <w:szCs w:val="22"/>
                </w:rPr>
                <w:delText xml:space="preserve"> (R)</w:delText>
              </w:r>
            </w:del>
          </w:p>
        </w:tc>
        <w:sdt>
          <w:sdtPr>
            <w:rPr>
              <w:rFonts w:ascii="Segoe UI" w:hAnsi="Segoe UI" w:cs="Segoe UI"/>
              <w:color w:val="000000"/>
              <w:sz w:val="22"/>
              <w:szCs w:val="22"/>
            </w:rPr>
            <w:tag w:val="MENDELEY_CITATION_v3_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"/>
            <w:id w:val="1671529010"/>
            <w:placeholder>
              <w:docPart w:val="DefaultPlaceholder_-1854013440"/>
            </w:placeholder>
          </w:sdtPr>
          <w:sdtEndPr/>
          <w:sdtContent>
            <w:tc>
              <w:tcPr>
                <w:tcW w:w="1984" w:type="dxa"/>
              </w:tcPr>
              <w:p w14:paraId="731FB677" w14:textId="009D7C4D" w:rsidR="00080F4D" w:rsidRPr="00DC2F15" w:rsidRDefault="00D02FF9" w:rsidP="00DC2F15">
                <w:pPr>
                  <w:spacing w:line="276" w:lineRule="auto"/>
                  <w:rPr>
                    <w:rFonts w:ascii="Segoe UI" w:hAnsi="Segoe UI" w:cs="Segoe UI"/>
                    <w:sz w:val="22"/>
                    <w:szCs w:val="22"/>
                  </w:rPr>
                </w:pPr>
                <w:del w:id="2471" w:author="Claude (NAR review, 2nd iteration 2026-08-02)" w:date="2026-08-02T12:00:00Z">
                  <w:r w:rsidRPr="00D02FF9">
                    <w:rPr>
                      <w:rFonts w:ascii="Segoe UI" w:hAnsi="Segoe UI" w:cs="Segoe UI"/>
                      <w:color w:val="000000"/>
                      <w:sz w:val="22"/>
                      <w:szCs w:val="22"/>
                    </w:rPr>
                    <w:delText xml:space="preserve">(23)</w:delText>
                  </w:r>
                </w:del>
              </w:p>
            </w:tc>
          </w:sdtContent>
        </w:sdt>
        <w:tc>
          <w:tcPr>
            <w:tcW w:w="2400" w:type="dxa"/>
            <w:cellIns w:id="1080" w:author="Claude (NAR referee report 2026-08-02)" w:date="2026-08-02T00:00:00Z"/>
          </w:tcPr>
          <w:p>
            <w:pPr>
              <w:spacing w:line="276" w:lineRule="auto"/>
              <w:rPr>
                <w:rFonts w:ascii="Segoe UI" w:hAnsi="Segoe UI" w:cs="Segoe UI"/>
                <w:sz w:val="22"/>
                <w:szCs w:val="22"/>
              </w:rPr>
            </w:pPr>
          </w:p>
        </w:tc>
        <w:tc>
          <w:tcPr>
            <w:tcW w:w="2400" w:type="dxa"/>
            <w:cellIns w:id="1160" w:author="Claude (NAR referee report 2026-08-02)" w:date="2026-08-02T00:00:00Z"/>
          </w:tcPr>
          <w:p>
            <w:pPr>
              <w:spacing w:line="276" w:lineRule="auto"/>
              <w:rPr>
                <w:rFonts w:ascii="Segoe UI" w:hAnsi="Segoe UI" w:cs="Segoe UI"/>
                <w:sz w:val="22"/>
                <w:szCs w:val="22"/>
              </w:rPr>
            </w:pPr>
          </w:p>
        </w:tc>
        <w:tc>
          <w:tcPr>
            <w:tcW w:w="2400" w:type="dxa"/>
            <w:cellIns w:id="1280" w:author="Claude (NAR referee report 2026-08-02)" w:date="2026-08-02T00:00:00Z"/>
          </w:tcPr>
          <w:p>
            <w:pPr>
              <w:spacing w:line="276" w:lineRule="auto"/>
              <w:rPr>
                <w:rFonts w:ascii="Segoe UI" w:hAnsi="Segoe UI" w:cs="Segoe UI"/>
                <w:sz w:val="22"/>
                <w:szCs w:val="22"/>
              </w:rPr>
            </w:pPr>
          </w:p>
        </w:tc>
      </w:tr>
      <w:tr w:rsidR="00080F4D" w:rsidRPr="00DC2F15" w14:paraId="6C7ABA5B" w14:textId="77777777" w:rsidTr="00BA0C26">
        <w:trPr>
          <w:del w:id="2472" w:author="Claude (NAR review, 2nd iteration 2026-08-02)" w:date="2026-08-02T12:00:00Z"/>
        </w:trPr>
        <w:tc>
          <w:tcPr>
            <w:tcW w:w="1271" w:type="dxa"/>
          </w:tcPr>
          <w:p w14:paraId="1FA8C148" w14:textId="77777777" w:rsidR="00080F4D" w:rsidRPr="00DC2F15" w:rsidRDefault="00080F4D" w:rsidP="00DC2F15">
            <w:pPr>
              <w:spacing w:line="276" w:lineRule="auto"/>
              <w:rPr>
                <w:rFonts w:ascii="Segoe UI" w:hAnsi="Segoe UI" w:cs="Segoe UI"/>
                <w:sz w:val="22"/>
                <w:szCs w:val="22"/>
              </w:rPr>
            </w:pPr>
            <w:del w:id="2473" w:author="Claude (NAR review, 2nd iteration 2026-08-02)" w:date="2026-08-02T12:00:00Z">
              <w:r w:rsidRPr="00DC2F15">
                <w:rPr>
                  <w:rFonts w:ascii="Segoe UI" w:hAnsi="Segoe UI" w:cs="Segoe UI"/>
                  <w:sz w:val="22"/>
                  <w:szCs w:val="22"/>
                </w:rPr>
                <w:lastRenderedPageBreak/>
                <w:delText xml:space="preserve">06_combat_seq</w:delText>
              </w:r>
            </w:del>
          </w:p>
        </w:tc>
        <w:tc>
          <w:tcPr>
            <w:tcW w:w="851" w:type="dxa"/>
          </w:tcPr>
          <w:p w14:paraId="280BA726" w14:textId="594B833F" w:rsidR="00080F4D" w:rsidRPr="00DC2F15" w:rsidRDefault="008B2F68" w:rsidP="00DC2F15">
            <w:pPr>
              <w:spacing w:line="276" w:lineRule="auto"/>
              <w:rPr>
                <w:rFonts w:ascii="Segoe UI" w:hAnsi="Segoe UI" w:cs="Segoe UI"/>
                <w:sz w:val="22"/>
                <w:szCs w:val="22"/>
              </w:rPr>
            </w:pPr>
            <w:del w:id="2474" w:author="Claude (NAR review, 2nd iteration 2026-08-02)" w:date="2026-08-02T12:00:00Z">
              <w:r w:rsidRPr="00DC2F15">
                <w:rPr>
                  <w:rFonts w:ascii="Segoe UI" w:hAnsi="Segoe UI" w:cs="Segoe UI"/>
                  <w:sz w:val="22"/>
                  <w:szCs w:val="22"/>
                </w:rPr>
                <w:delText xml:space="preserve">medium</w:delText>
              </w:r>
            </w:del>
          </w:p>
        </w:tc>
        <w:tc>
          <w:tcPr>
            <w:tcW w:w="1842" w:type="dxa"/>
          </w:tcPr>
          <w:p w14:paraId="621814ED" w14:textId="52758655" w:rsidR="00080F4D" w:rsidRPr="00DC2F15" w:rsidRDefault="007E60CE" w:rsidP="00DC2F15">
            <w:pPr>
              <w:spacing w:line="276" w:lineRule="auto"/>
              <w:rPr>
                <w:rFonts w:ascii="Segoe UI" w:hAnsi="Segoe UI" w:cs="Segoe UI"/>
                <w:sz w:val="22"/>
                <w:szCs w:val="22"/>
              </w:rPr>
            </w:pPr>
            <w:proofErr w:type="spellStart"/>
            <w:del w:id="2475" w:author="Claude (NAR review, 2nd iteration 2026-08-02)" w:date="2026-08-02T12:00:00Z">
              <w:r w:rsidRPr="00DC2F15">
                <w:rPr>
                  <w:rFonts w:ascii="Segoe UI" w:hAnsi="Segoe UI" w:cs="Segoe UI"/>
                  <w:sz w:val="22"/>
                  <w:szCs w:val="22"/>
                </w:rPr>
                <w:delText xml:space="preserve">ComBat</w:delText>
              </w:r>
            </w:del>
            <w:proofErr w:type="spellEnd"/>
            <w:del w:id="2476" w:author="Claude (NAR review, 2nd iteration 2026-08-02)" w:date="2026-08-02T12:00:00Z">
              <w:r w:rsidRPr="00DC2F15">
                <w:rPr>
                  <w:rFonts w:ascii="Segoe UI" w:hAnsi="Segoe UI" w:cs="Segoe UI"/>
                  <w:sz w:val="22"/>
                  <w:szCs w:val="22"/>
                </w:rPr>
                <w:delText xml:space="preserve">-seq</w:delText>
              </w:r>
            </w:del>
          </w:p>
        </w:tc>
        <w:tc>
          <w:tcPr>
            <w:tcW w:w="709" w:type="dxa"/>
          </w:tcPr>
          <w:p w14:paraId="50E7A3CF" w14:textId="77777777" w:rsidR="00080F4D" w:rsidRPr="00DC2F15" w:rsidRDefault="00080F4D" w:rsidP="00DC2F15">
            <w:pPr>
              <w:spacing w:line="276" w:lineRule="auto"/>
              <w:rPr>
                <w:rFonts w:ascii="Segoe UI" w:hAnsi="Segoe UI" w:cs="Segoe UI"/>
                <w:sz w:val="22"/>
                <w:szCs w:val="22"/>
              </w:rPr>
            </w:pPr>
            <w:del w:id="2477" w:author="Claude (NAR review, 2nd iteration 2026-08-02)" w:date="2026-08-02T12:00:00Z">
              <w:r w:rsidRPr="00DC2F15">
                <w:rPr>
                  <w:rFonts w:ascii="Segoe UI" w:hAnsi="Segoe UI" w:cs="Segoe UI"/>
                  <w:sz w:val="22"/>
                  <w:szCs w:val="22"/>
                </w:rPr>
                <w:delText xml:space="preserve">Yes</w:delText>
              </w:r>
            </w:del>
          </w:p>
        </w:tc>
        <w:tc>
          <w:tcPr>
            <w:tcW w:w="1701" w:type="dxa"/>
          </w:tcPr>
          <w:p w14:paraId="618422A0" w14:textId="38DF3181" w:rsidR="00080F4D" w:rsidRPr="00DC2F15" w:rsidRDefault="007E60CE" w:rsidP="00DC2F15">
            <w:pPr>
              <w:spacing w:line="276" w:lineRule="auto"/>
              <w:rPr>
                <w:rFonts w:ascii="Segoe UI" w:hAnsi="Segoe UI" w:cs="Segoe UI"/>
                <w:sz w:val="22"/>
                <w:szCs w:val="22"/>
              </w:rPr>
            </w:pPr>
            <w:del w:id="2478" w:author="Claude (NAR review, 2nd iteration 2026-08-02)" w:date="2026-08-02T12:00:00Z">
              <w:r w:rsidRPr="00DC2F15">
                <w:rPr>
                  <w:rFonts w:ascii="Segoe UI" w:hAnsi="Segoe UI" w:cs="Segoe UI"/>
                  <w:sz w:val="22"/>
                  <w:szCs w:val="22"/>
                </w:rPr>
                <w:delText xml:space="preserve">-</w:delText>
              </w:r>
            </w:del>
          </w:p>
        </w:tc>
        <w:tc>
          <w:tcPr>
            <w:tcW w:w="992" w:type="dxa"/>
          </w:tcPr>
          <w:p w14:paraId="64848A80" w14:textId="2108136F" w:rsidR="00080F4D" w:rsidRPr="00DC2F15" w:rsidRDefault="007E60CE" w:rsidP="00DC2F15">
            <w:pPr>
              <w:spacing w:line="276" w:lineRule="auto"/>
              <w:rPr>
                <w:rFonts w:ascii="Segoe UI" w:hAnsi="Segoe UI" w:cs="Segoe UI"/>
                <w:sz w:val="22"/>
                <w:szCs w:val="22"/>
              </w:rPr>
            </w:pPr>
            <w:del w:id="2479" w:author="Claude (NAR review, 2nd iteration 2026-08-02)" w:date="2026-08-02T12:00:00Z">
              <w:r w:rsidRPr="00DC2F15">
                <w:rPr>
                  <w:rFonts w:ascii="Segoe UI" w:hAnsi="Segoe UI" w:cs="Segoe UI"/>
                  <w:sz w:val="22"/>
                  <w:szCs w:val="22"/>
                </w:rPr>
                <w:delText xml:space="preserve">3.60.0 in </w:delText>
              </w:r>
            </w:del>
            <w:proofErr w:type="spellStart"/>
            <w:del w:id="2480" w:author="Claude (NAR review, 2nd iteration 2026-08-02)" w:date="2026-08-02T12:00:00Z">
              <w:r w:rsidRPr="00DC2F15">
                <w:rPr>
                  <w:rFonts w:ascii="Segoe UI" w:hAnsi="Segoe UI" w:cs="Segoe UI"/>
                  <w:sz w:val="22"/>
                  <w:szCs w:val="22"/>
                </w:rPr>
                <w:delText xml:space="preserve">sva</w:delText>
              </w:r>
            </w:del>
            <w:proofErr w:type="spellEnd"/>
            <w:del w:id="2481" w:author="Claude (NAR review, 2nd iteration 2026-08-02)" w:date="2026-08-02T12:00:00Z">
              <w:r w:rsidRPr="00DC2F15">
                <w:rPr>
                  <w:rFonts w:ascii="Segoe UI" w:hAnsi="Segoe UI" w:cs="Segoe UI"/>
                  <w:sz w:val="22"/>
                  <w:szCs w:val="22"/>
                </w:rPr>
                <w:delText xml:space="preserve"> (R)</w:delText>
              </w:r>
            </w:del>
          </w:p>
        </w:tc>
        <w:tc>
          <w:tcPr>
            <w:tcW w:w="1984" w:type="dxa"/>
          </w:tcPr>
          <w:p w14:paraId="25313994" w14:textId="1DAD42DE" w:rsidR="00080F4D" w:rsidRPr="00DC2F15" w:rsidRDefault="00A21EFD" w:rsidP="00DC2F15">
            <w:pPr>
              <w:spacing w:line="276" w:lineRule="auto"/>
              <w:rPr>
                <w:rFonts w:ascii="Segoe UI" w:hAnsi="Segoe UI" w:cs="Segoe UI"/>
                <w:sz w:val="22"/>
                <w:szCs w:val="22"/>
              </w:rPr>
            </w:pPr>
            <w:sdt>
              <w:sdtPr>
                <w:rPr>
                  <w:rFonts w:ascii="Segoe UI" w:hAnsi="Segoe UI" w:cs="Segoe UI"/>
                  <w:color w:val="000000"/>
                  <w:sz w:val="22"/>
                  <w:szCs w:val="22"/>
                </w:rPr>
                <w:tag w:val="MENDELEY_CITATION_v3_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"/>
                <w:id w:val="376520406"/>
                <w:placeholder>
                  <w:docPart w:val="F03267E68887724F8937D916E9381AB1"/>
                </w:placeholder>
              </w:sdtPr>
              <w:sdtEndPr/>
              <w:sdtContent>
                <w:r w:rsidR="00D02FF9" w:rsidRPr="00D02FF9">
                  <w:rPr>
                    <w:rFonts w:ascii="Segoe UI" w:hAnsi="Segoe UI" w:cs="Segoe UI"/>
                    <w:color w:val="000000"/>
                    <w:sz w:val="22"/>
                    <w:szCs w:val="22"/>
                  </w:rPr>
                  <w:t>(24)</w:t>
                </w:r>
              </w:sdtContent>
            </w:sdt>
          </w:p>
        </w:tc>
        <w:tc>
          <w:tcPr>
            <w:tcW w:w="2400" w:type="dxa"/>
            <w:cellIns w:id="1082" w:author="Claude (NAR referee report 2026-08-02)" w:date="2026-08-02T00:00:00Z"/>
          </w:tcPr>
          <w:p>
            <w:pPr>
              <w:spacing w:line="276" w:lineRule="auto"/>
              <w:rPr>
                <w:rFonts w:ascii="Segoe UI" w:hAnsi="Segoe UI" w:cs="Segoe UI"/>
                <w:sz w:val="22"/>
                <w:szCs w:val="22"/>
              </w:rPr>
            </w:pPr>
          </w:p>
        </w:tc>
        <w:tc>
          <w:tcPr>
            <w:tcW w:w="2400" w:type="dxa"/>
            <w:cellIns w:id="1162" w:author="Claude (NAR referee report 2026-08-02)" w:date="2026-08-02T00:00:00Z"/>
          </w:tcPr>
          <w:p>
            <w:pPr>
              <w:spacing w:line="276" w:lineRule="auto"/>
              <w:rPr>
                <w:rFonts w:ascii="Segoe UI" w:hAnsi="Segoe UI" w:cs="Segoe UI"/>
                <w:sz w:val="22"/>
                <w:szCs w:val="22"/>
              </w:rPr>
            </w:pPr>
          </w:p>
        </w:tc>
        <w:tc>
          <w:tcPr>
            <w:tcW w:w="2400" w:type="dxa"/>
            <w:cellIns w:id="1282" w:author="Claude (NAR referee report 2026-08-02)" w:date="2026-08-02T00:00:00Z"/>
          </w:tcPr>
          <w:p>
            <w:pPr>
              <w:spacing w:line="276" w:lineRule="auto"/>
              <w:rPr>
                <w:rFonts w:ascii="Segoe UI" w:hAnsi="Segoe UI" w:cs="Segoe UI"/>
                <w:sz w:val="22"/>
                <w:szCs w:val="22"/>
              </w:rPr>
            </w:pPr>
          </w:p>
        </w:tc>
      </w:tr>
      <w:tr w:rsidR="00080F4D" w:rsidRPr="00DC2F15" w14:paraId="74DF3780" w14:textId="77777777" w:rsidTr="00BA0C26">
        <w:trPr>
          <w:del w:id="2482" w:author="Claude (NAR review, 2nd iteration 2026-08-02)" w:date="2026-08-02T12:00:00Z"/>
        </w:trPr>
        <w:tc>
          <w:tcPr>
            <w:tcW w:w="1271" w:type="dxa"/>
          </w:tcPr>
          <w:p w14:paraId="3B4C1BDC" w14:textId="16489B8B" w:rsidR="00080F4D" w:rsidRPr="00DC2F15" w:rsidRDefault="00080F4D" w:rsidP="00DC2F15">
            <w:pPr>
              <w:spacing w:line="276" w:lineRule="auto"/>
              <w:rPr>
                <w:rFonts w:ascii="Segoe UI" w:hAnsi="Segoe UI" w:cs="Segoe UI"/>
                <w:sz w:val="22"/>
                <w:szCs w:val="22"/>
              </w:rPr>
            </w:pPr>
            <w:del w:id="2483" w:author="Claude (NAR review, 2nd iteration 2026-08-02)" w:date="2026-08-02T12:00:00Z">
              <w:r w:rsidRPr="00DC2F15">
                <w:rPr>
                  <w:rFonts w:ascii="Segoe UI" w:hAnsi="Segoe UI" w:cs="Segoe UI"/>
                  <w:sz w:val="22"/>
                  <w:szCs w:val="22"/>
                </w:rPr>
                <w:delText xml:space="preserve">07</w:delText>
              </w:r>
            </w:del>
            <w:del w:id="2484" w:author="Claude (NAR review, 2nd iteration 2026-08-02)" w:date="2026-08-02T12:00:00Z">
              <w:r w:rsidR="00B872D0" w:rsidRPr="00DC2F15">
                <w:rPr>
                  <w:rFonts w:ascii="Segoe UI" w:hAnsi="Segoe UI" w:cs="Segoe UI"/>
                  <w:sz w:val="22"/>
                  <w:szCs w:val="22"/>
                </w:rPr>
                <w:delText xml:space="preserve">_pycombat</w:delText>
              </w:r>
            </w:del>
          </w:p>
        </w:tc>
        <w:tc>
          <w:tcPr>
            <w:tcW w:w="851" w:type="dxa"/>
          </w:tcPr>
          <w:p w14:paraId="71D5A8DA" w14:textId="7E5F2B44" w:rsidR="00080F4D" w:rsidRPr="00DC2F15" w:rsidRDefault="00367A9F" w:rsidP="00DC2F15">
            <w:pPr>
              <w:spacing w:line="276" w:lineRule="auto"/>
              <w:rPr>
                <w:rFonts w:ascii="Segoe UI" w:hAnsi="Segoe UI" w:cs="Segoe UI"/>
                <w:sz w:val="22"/>
                <w:szCs w:val="22"/>
              </w:rPr>
            </w:pPr>
            <w:del w:id="2485" w:author="Claude (NAR review, 2nd iteration 2026-08-02)" w:date="2026-08-02T12:00:00Z">
              <w:r w:rsidRPr="00DC2F15">
                <w:rPr>
                  <w:rFonts w:ascii="Segoe UI" w:hAnsi="Segoe UI" w:cs="Segoe UI"/>
                  <w:sz w:val="22"/>
                  <w:szCs w:val="22"/>
                </w:rPr>
                <w:delText xml:space="preserve">medium</w:delText>
              </w:r>
            </w:del>
          </w:p>
        </w:tc>
        <w:tc>
          <w:tcPr>
            <w:tcW w:w="1842" w:type="dxa"/>
          </w:tcPr>
          <w:p w14:paraId="2CBB9C8C" w14:textId="4044A64E" w:rsidR="00080F4D" w:rsidRPr="00DC2F15" w:rsidRDefault="00C13DD3" w:rsidP="00DC2F15">
            <w:pPr>
              <w:spacing w:line="276" w:lineRule="auto"/>
              <w:rPr>
                <w:rFonts w:ascii="Segoe UI" w:hAnsi="Segoe UI" w:cs="Segoe UI"/>
                <w:sz w:val="22"/>
                <w:szCs w:val="22"/>
              </w:rPr>
            </w:pPr>
            <w:del w:id="2486" w:author="Claude (NAR review, 2nd iteration 2026-08-02)" w:date="2026-08-02T12:00:00Z">
              <w:r w:rsidRPr="00DC2F15">
                <w:rPr>
                  <w:rFonts w:ascii="Segoe UI" w:hAnsi="Segoe UI" w:cs="Segoe UI"/>
                  <w:sz w:val="22"/>
                  <w:szCs w:val="22"/>
                </w:rPr>
                <w:delText xml:space="preserve">Python </w:delText>
              </w:r>
            </w:del>
            <w:proofErr w:type="spellStart"/>
            <w:del w:id="2487" w:author="Claude (NAR review, 2nd iteration 2026-08-02)" w:date="2026-08-02T12:00:00Z">
              <w:r w:rsidRPr="00DC2F15">
                <w:rPr>
                  <w:rFonts w:ascii="Segoe UI" w:hAnsi="Segoe UI" w:cs="Segoe UI"/>
                  <w:sz w:val="22"/>
                  <w:szCs w:val="22"/>
                </w:rPr>
                <w:delText xml:space="preserve">ComBat</w:delText>
              </w:r>
            </w:del>
            <w:proofErr w:type="spellEnd"/>
          </w:p>
        </w:tc>
        <w:tc>
          <w:tcPr>
            <w:tcW w:w="709" w:type="dxa"/>
          </w:tcPr>
          <w:p w14:paraId="3471692C" w14:textId="77777777" w:rsidR="00080F4D" w:rsidRPr="00DC2F15" w:rsidRDefault="00080F4D" w:rsidP="00DC2F15">
            <w:pPr>
              <w:spacing w:line="276" w:lineRule="auto"/>
              <w:rPr>
                <w:rFonts w:ascii="Segoe UI" w:hAnsi="Segoe UI" w:cs="Segoe UI"/>
                <w:sz w:val="22"/>
                <w:szCs w:val="22"/>
              </w:rPr>
            </w:pPr>
            <w:del w:id="2488" w:author="Claude (NAR review, 2nd iteration 2026-08-02)" w:date="2026-08-02T12:00:00Z">
              <w:r w:rsidRPr="00DC2F15">
                <w:rPr>
                  <w:rFonts w:ascii="Segoe UI" w:hAnsi="Segoe UI" w:cs="Segoe UI"/>
                  <w:sz w:val="22"/>
                  <w:szCs w:val="22"/>
                </w:rPr>
                <w:delText xml:space="preserve">Yes</w:delText>
              </w:r>
            </w:del>
          </w:p>
        </w:tc>
        <w:tc>
          <w:tcPr>
            <w:tcW w:w="1701" w:type="dxa"/>
          </w:tcPr>
          <w:p w14:paraId="7DDC8D4E" w14:textId="7509126A" w:rsidR="00080F4D" w:rsidRPr="00DC2F15" w:rsidRDefault="00C13DD3" w:rsidP="00DC2F15">
            <w:pPr>
              <w:spacing w:line="276" w:lineRule="auto"/>
              <w:rPr>
                <w:rFonts w:ascii="Segoe UI" w:hAnsi="Segoe UI" w:cs="Segoe UI"/>
                <w:sz w:val="22"/>
                <w:szCs w:val="22"/>
              </w:rPr>
            </w:pPr>
            <w:del w:id="2489" w:author="Claude (NAR review, 2nd iteration 2026-08-02)" w:date="2026-08-02T12:00:00Z">
              <w:r w:rsidRPr="00DC2F15">
                <w:rPr>
                  <w:rFonts w:ascii="Segoe UI" w:hAnsi="Segoe UI" w:cs="Segoe UI"/>
                  <w:sz w:val="22"/>
                  <w:szCs w:val="22"/>
                </w:rPr>
                <w:delText xml:space="preserve">-</w:delText>
              </w:r>
            </w:del>
          </w:p>
        </w:tc>
        <w:tc>
          <w:tcPr>
            <w:tcW w:w="992" w:type="dxa"/>
          </w:tcPr>
          <w:p w14:paraId="3A6AFB27" w14:textId="09D0D893" w:rsidR="00080F4D" w:rsidRPr="00DC2F15" w:rsidRDefault="00134D94" w:rsidP="00DC2F15">
            <w:pPr>
              <w:spacing w:line="276" w:lineRule="auto"/>
              <w:rPr>
                <w:rFonts w:ascii="Segoe UI" w:hAnsi="Segoe UI" w:cs="Segoe UI"/>
                <w:sz w:val="22"/>
                <w:szCs w:val="22"/>
              </w:rPr>
            </w:pPr>
            <w:del w:id="2490" w:author="Claude (NAR review, 2nd iteration 2026-08-02)" w:date="2026-08-02T12:00:00Z">
              <w:r w:rsidRPr="00DC2F15">
                <w:rPr>
                  <w:rFonts w:ascii="Segoe UI" w:hAnsi="Segoe UI" w:cs="Segoe UI"/>
                  <w:sz w:val="22"/>
                  <w:szCs w:val="22"/>
                </w:rPr>
                <w:delText xml:space="preserve">0.3.3</w:delText>
              </w:r>
            </w:del>
          </w:p>
        </w:tc>
        <w:sdt>
          <w:sdtPr>
            <w:rPr>
              <w:rFonts w:ascii="Segoe UI" w:hAnsi="Segoe UI" w:cs="Segoe UI"/>
              <w:color w:val="000000"/>
              <w:sz w:val="22"/>
              <w:szCs w:val="22"/>
            </w:rPr>
            <w:tag w:val="MENDELEY_CITATION_v3_eyJjaXRhdGlvbklEIjoiTUVOREVMRVlfQ0lUQVRJT05fZjIwNDhjYWYtMjVmOS00MjY0LThmYWMtNzFiMDljMmMzOWEy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
            <w:id w:val="1935942413"/>
            <w:placeholder>
              <w:docPart w:val="DefaultPlaceholder_-1854013440"/>
            </w:placeholder>
          </w:sdtPr>
          <w:sdtEndPr/>
          <w:sdtContent>
            <w:tc>
              <w:tcPr>
                <w:tcW w:w="1984" w:type="dxa"/>
              </w:tcPr>
              <w:p w14:paraId="1125DEC0" w14:textId="7663DD18" w:rsidR="00080F4D" w:rsidRPr="00DC2F15" w:rsidRDefault="00D02FF9" w:rsidP="00DC2F15">
                <w:pPr>
                  <w:spacing w:line="276" w:lineRule="auto"/>
                  <w:rPr>
                    <w:rFonts w:ascii="Segoe UI" w:hAnsi="Segoe UI" w:cs="Segoe UI"/>
                    <w:sz w:val="22"/>
                    <w:szCs w:val="22"/>
                  </w:rPr>
                </w:pPr>
                <w:del w:id="2491" w:author="Claude (NAR review, 2nd iteration 2026-08-02)" w:date="2026-08-02T12:00:00Z">
                  <w:r w:rsidRPr="00D02FF9">
                    <w:rPr>
                      <w:rFonts w:ascii="Segoe UI" w:hAnsi="Segoe UI" w:cs="Segoe UI"/>
                      <w:color w:val="000000"/>
                      <w:sz w:val="22"/>
                      <w:szCs w:val="22"/>
                    </w:rPr>
                    <w:delText xml:space="preserve">(25)</w:delText>
                  </w:r>
                </w:del>
              </w:p>
            </w:tc>
          </w:sdtContent>
        </w:sdt>
        <w:tc>
          <w:tcPr>
            <w:tcW w:w="2400" w:type="dxa"/>
            <w:cellIns w:id="1084" w:author="Claude (NAR referee report 2026-08-02)" w:date="2026-08-02T00:00:00Z"/>
          </w:tcPr>
          <w:p>
            <w:pPr>
              <w:spacing w:line="276" w:lineRule="auto"/>
              <w:rPr>
                <w:rFonts w:ascii="Segoe UI" w:hAnsi="Segoe UI" w:cs="Segoe UI"/>
                <w:sz w:val="22"/>
                <w:szCs w:val="22"/>
              </w:rPr>
            </w:pPr>
          </w:p>
        </w:tc>
        <w:tc>
          <w:tcPr>
            <w:tcW w:w="2400" w:type="dxa"/>
            <w:cellIns w:id="1164" w:author="Claude (NAR referee report 2026-08-02)" w:date="2026-08-02T00:00:00Z"/>
          </w:tcPr>
          <w:p>
            <w:pPr>
              <w:spacing w:line="276" w:lineRule="auto"/>
              <w:rPr>
                <w:rFonts w:ascii="Segoe UI" w:hAnsi="Segoe UI" w:cs="Segoe UI"/>
                <w:sz w:val="22"/>
                <w:szCs w:val="22"/>
              </w:rPr>
            </w:pPr>
          </w:p>
        </w:tc>
        <w:tc>
          <w:tcPr>
            <w:tcW w:w="2400" w:type="dxa"/>
            <w:cellIns w:id="1284" w:author="Claude (NAR referee report 2026-08-02)" w:date="2026-08-02T00:00:00Z"/>
          </w:tcPr>
          <w:p>
            <w:pPr>
              <w:spacing w:line="276" w:lineRule="auto"/>
              <w:rPr>
                <w:rFonts w:ascii="Segoe UI" w:hAnsi="Segoe UI" w:cs="Segoe UI"/>
                <w:sz w:val="22"/>
                <w:szCs w:val="22"/>
              </w:rPr>
            </w:pPr>
          </w:p>
        </w:tc>
      </w:tr>
      <w:tr w:rsidR="00080F4D" w:rsidRPr="00DC2F15" w14:paraId="31B77E53" w14:textId="77777777" w:rsidTr="00BA0C26">
        <w:trPr>
          <w:del w:id="2492" w:author="Claude (NAR review, 2nd iteration 2026-08-02)" w:date="2026-08-02T12:00:00Z"/>
        </w:trPr>
        <w:tc>
          <w:tcPr>
            <w:tcW w:w="1271" w:type="dxa"/>
          </w:tcPr>
          <w:p w14:paraId="32611BD7" w14:textId="77777777" w:rsidR="00080F4D" w:rsidRPr="00DC2F15" w:rsidRDefault="00080F4D" w:rsidP="00DC2F15">
            <w:pPr>
              <w:spacing w:line="276" w:lineRule="auto"/>
              <w:rPr>
                <w:rFonts w:ascii="Segoe UI" w:hAnsi="Segoe UI" w:cs="Segoe UI"/>
                <w:sz w:val="22"/>
                <w:szCs w:val="22"/>
              </w:rPr>
            </w:pPr>
            <w:del w:id="2493" w:author="Claude (NAR review, 2nd iteration 2026-08-02)" w:date="2026-08-02T12:00:00Z">
              <w:r w:rsidRPr="00DC2F15">
                <w:rPr>
                  <w:rFonts w:ascii="Segoe UI" w:hAnsi="Segoe UI" w:cs="Segoe UI"/>
                  <w:sz w:val="22"/>
                  <w:szCs w:val="22"/>
                </w:rPr>
                <w:delText xml:space="preserve">08_inmoose_combatseq</w:delText>
              </w:r>
            </w:del>
          </w:p>
        </w:tc>
        <w:tc>
          <w:tcPr>
            <w:tcW w:w="851" w:type="dxa"/>
          </w:tcPr>
          <w:p w14:paraId="5275E7FD" w14:textId="6A165BFA" w:rsidR="00080F4D" w:rsidRPr="00DC2F15" w:rsidRDefault="00134D94" w:rsidP="00DC2F15">
            <w:pPr>
              <w:spacing w:line="276" w:lineRule="auto"/>
              <w:rPr>
                <w:rFonts w:ascii="Segoe UI" w:hAnsi="Segoe UI" w:cs="Segoe UI"/>
                <w:sz w:val="22"/>
                <w:szCs w:val="22"/>
              </w:rPr>
            </w:pPr>
            <w:del w:id="2494" w:author="Claude (NAR review, 2nd iteration 2026-08-02)" w:date="2026-08-02T12:00:00Z">
              <w:r w:rsidRPr="00DC2F15">
                <w:rPr>
                  <w:rFonts w:ascii="Segoe UI" w:hAnsi="Segoe UI" w:cs="Segoe UI"/>
                  <w:sz w:val="22"/>
                  <w:szCs w:val="22"/>
                </w:rPr>
                <w:delText xml:space="preserve">medium</w:delText>
              </w:r>
            </w:del>
          </w:p>
        </w:tc>
        <w:tc>
          <w:tcPr>
            <w:tcW w:w="1842" w:type="dxa"/>
          </w:tcPr>
          <w:p w14:paraId="1051A96F" w14:textId="168A42AE" w:rsidR="00080F4D" w:rsidRPr="00DC2F15" w:rsidRDefault="00134D94" w:rsidP="00DC2F15">
            <w:pPr>
              <w:spacing w:line="276" w:lineRule="auto"/>
              <w:rPr>
                <w:rFonts w:ascii="Segoe UI" w:hAnsi="Segoe UI" w:cs="Segoe UI"/>
                <w:sz w:val="22"/>
                <w:szCs w:val="22"/>
              </w:rPr>
            </w:pPr>
            <w:del w:id="2495" w:author="Claude (NAR review, 2nd iteration 2026-08-02)" w:date="2026-08-02T12:00:00Z">
              <w:r w:rsidRPr="00DC2F15">
                <w:rPr>
                  <w:rFonts w:ascii="Segoe UI" w:hAnsi="Segoe UI" w:cs="Segoe UI"/>
                  <w:sz w:val="22"/>
                  <w:szCs w:val="22"/>
                </w:rPr>
                <w:delText xml:space="preserve">Integrated Multi-Omics </w:delText>
              </w:r>
            </w:del>
            <w:del w:id="2496" w:author="Claude (NAR review, 2nd iteration 2026-08-02)" w:date="2026-08-02T12:00:00Z">
              <w:r w:rsidR="00460CD4" w:rsidRPr="00DC2F15">
                <w:rPr>
                  <w:rFonts w:ascii="Segoe UI" w:hAnsi="Segoe UI" w:cs="Segoe UI"/>
                  <w:sz w:val="22"/>
                  <w:szCs w:val="22"/>
                </w:rPr>
                <w:delText xml:space="preserve">Open-Source</w:delText>
              </w:r>
            </w:del>
            <w:del w:id="2497" w:author="Claude (NAR review, 2nd iteration 2026-08-02)" w:date="2026-08-02T12:00:00Z">
              <w:r w:rsidRPr="00DC2F15">
                <w:rPr>
                  <w:rFonts w:ascii="Segoe UI" w:hAnsi="Segoe UI" w:cs="Segoe UI"/>
                  <w:sz w:val="22"/>
                  <w:szCs w:val="22"/>
                </w:rPr>
                <w:delText xml:space="preserve"> Environment</w:delText>
              </w:r>
            </w:del>
          </w:p>
        </w:tc>
        <w:tc>
          <w:tcPr>
            <w:tcW w:w="709" w:type="dxa"/>
          </w:tcPr>
          <w:p w14:paraId="27DDB69B" w14:textId="77777777" w:rsidR="00080F4D" w:rsidRPr="00DC2F15" w:rsidRDefault="00080F4D" w:rsidP="00DC2F15">
            <w:pPr>
              <w:spacing w:line="276" w:lineRule="auto"/>
              <w:rPr>
                <w:rFonts w:ascii="Segoe UI" w:hAnsi="Segoe UI" w:cs="Segoe UI"/>
                <w:sz w:val="22"/>
                <w:szCs w:val="22"/>
              </w:rPr>
            </w:pPr>
            <w:del w:id="2498" w:author="Claude (NAR review, 2nd iteration 2026-08-02)" w:date="2026-08-02T12:00:00Z">
              <w:r w:rsidRPr="00DC2F15">
                <w:rPr>
                  <w:rFonts w:ascii="Segoe UI" w:hAnsi="Segoe UI" w:cs="Segoe UI"/>
                  <w:sz w:val="22"/>
                  <w:szCs w:val="22"/>
                </w:rPr>
                <w:delText xml:space="preserve">Yes</w:delText>
              </w:r>
            </w:del>
          </w:p>
        </w:tc>
        <w:tc>
          <w:tcPr>
            <w:tcW w:w="1701" w:type="dxa"/>
          </w:tcPr>
          <w:p w14:paraId="7FB32362" w14:textId="330C623B" w:rsidR="00080F4D" w:rsidRPr="00DC2F15" w:rsidRDefault="00134D94" w:rsidP="00DC2F15">
            <w:pPr>
              <w:spacing w:line="276" w:lineRule="auto"/>
              <w:rPr>
                <w:rFonts w:ascii="Segoe UI" w:hAnsi="Segoe UI" w:cs="Segoe UI"/>
                <w:sz w:val="22"/>
                <w:szCs w:val="22"/>
              </w:rPr>
            </w:pPr>
            <w:del w:id="2499" w:author="Claude (NAR review, 2nd iteration 2026-08-02)" w:date="2026-08-02T12:00:00Z">
              <w:r w:rsidRPr="00DC2F15">
                <w:rPr>
                  <w:rFonts w:ascii="Segoe UI" w:hAnsi="Segoe UI" w:cs="Segoe UI"/>
                  <w:sz w:val="22"/>
                  <w:szCs w:val="22"/>
                </w:rPr>
                <w:delText xml:space="preserve">-</w:delText>
              </w:r>
            </w:del>
          </w:p>
        </w:tc>
        <w:tc>
          <w:tcPr>
            <w:tcW w:w="992" w:type="dxa"/>
          </w:tcPr>
          <w:p w14:paraId="28985515" w14:textId="18769BDB" w:rsidR="00080F4D" w:rsidRPr="00DC2F15" w:rsidRDefault="00134D94" w:rsidP="00DC2F15">
            <w:pPr>
              <w:spacing w:line="276" w:lineRule="auto"/>
              <w:rPr>
                <w:rFonts w:ascii="Segoe UI" w:hAnsi="Segoe UI" w:cs="Segoe UI"/>
                <w:sz w:val="22"/>
                <w:szCs w:val="22"/>
              </w:rPr>
            </w:pPr>
            <w:del w:id="2500" w:author="Claude (NAR review, 2nd iteration 2026-08-02)" w:date="2026-08-02T12:00:00Z">
              <w:r w:rsidRPr="00DC2F15">
                <w:rPr>
                  <w:rFonts w:ascii="Segoe UI" w:hAnsi="Segoe UI" w:cs="Segoe UI"/>
                  <w:sz w:val="22"/>
                  <w:szCs w:val="22"/>
                </w:rPr>
                <w:delText xml:space="preserve">0.9.1</w:delText>
              </w:r>
            </w:del>
          </w:p>
        </w:tc>
        <w:sdt>
          <w:sdtPr>
            <w:rPr>
              <w:rFonts w:ascii="Segoe UI" w:hAnsi="Segoe UI" w:cs="Segoe UI"/>
              <w:color w:val="000000"/>
              <w:sz w:val="22"/>
              <w:szCs w:val="22"/>
            </w:rPr>
            <w:tag w:val="MENDELEY_CITATION_v3_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"/>
            <w:id w:val="-487782663"/>
            <w:placeholder>
              <w:docPart w:val="DefaultPlaceholder_-1854013440"/>
            </w:placeholder>
          </w:sdtPr>
          <w:sdtEndPr/>
          <w:sdtContent>
            <w:tc>
              <w:tcPr>
                <w:tcW w:w="1984" w:type="dxa"/>
              </w:tcPr>
              <w:p w14:paraId="166166F5" w14:textId="2C7DF982" w:rsidR="00080F4D" w:rsidRPr="00DC2F15" w:rsidRDefault="00D02FF9" w:rsidP="00DC2F15">
                <w:pPr>
                  <w:spacing w:line="276" w:lineRule="auto"/>
                  <w:rPr>
                    <w:rFonts w:ascii="Segoe UI" w:hAnsi="Segoe UI" w:cs="Segoe UI"/>
                    <w:sz w:val="22"/>
                    <w:szCs w:val="22"/>
                  </w:rPr>
                </w:pPr>
                <w:del w:id="2501" w:author="Claude (NAR review, 2nd iteration 2026-08-02)" w:date="2026-08-02T12:00:00Z">
                  <w:r w:rsidRPr="00D02FF9">
                    <w:rPr>
                      <w:rFonts w:ascii="Segoe UI" w:hAnsi="Segoe UI" w:cs="Segoe UI"/>
                      <w:color w:val="000000"/>
                      <w:sz w:val="22"/>
                      <w:szCs w:val="22"/>
                    </w:rPr>
                    <w:delText xml:space="preserve">(26)</w:delText>
                  </w:r>
                </w:del>
              </w:p>
            </w:tc>
          </w:sdtContent>
        </w:sdt>
        <w:tc>
          <w:tcPr>
            <w:tcW w:w="2400" w:type="dxa"/>
            <w:cellIns w:id="1086" w:author="Claude (NAR referee report 2026-08-02)" w:date="2026-08-02T00:00:00Z"/>
          </w:tcPr>
          <w:p>
            <w:pPr>
              <w:spacing w:line="276" w:lineRule="auto"/>
              <w:rPr>
                <w:rFonts w:ascii="Segoe UI" w:hAnsi="Segoe UI" w:cs="Segoe UI"/>
                <w:sz w:val="22"/>
                <w:szCs w:val="22"/>
              </w:rPr>
            </w:pPr>
          </w:p>
        </w:tc>
        <w:tc>
          <w:tcPr>
            <w:tcW w:w="2400" w:type="dxa"/>
            <w:cellIns w:id="1166" w:author="Claude (NAR referee report 2026-08-02)" w:date="2026-08-02T00:00:00Z"/>
          </w:tcPr>
          <w:p>
            <w:pPr>
              <w:spacing w:line="276" w:lineRule="auto"/>
              <w:rPr>
                <w:rFonts w:ascii="Segoe UI" w:hAnsi="Segoe UI" w:cs="Segoe UI"/>
                <w:sz w:val="22"/>
                <w:szCs w:val="22"/>
              </w:rPr>
            </w:pPr>
          </w:p>
        </w:tc>
        <w:tc>
          <w:tcPr>
            <w:tcW w:w="2400" w:type="dxa"/>
            <w:cellIns w:id="1286" w:author="Claude (NAR referee report 2026-08-02)" w:date="2026-08-02T00:00:00Z"/>
          </w:tcPr>
          <w:p>
            <w:pPr>
              <w:spacing w:line="276" w:lineRule="auto"/>
              <w:rPr>
                <w:rFonts w:ascii="Segoe UI" w:hAnsi="Segoe UI" w:cs="Segoe UI"/>
                <w:sz w:val="22"/>
                <w:szCs w:val="22"/>
              </w:rPr>
            </w:pPr>
          </w:p>
        </w:tc>
      </w:tr>
      <w:tr w:rsidR="00080F4D" w:rsidRPr="00DC2F15" w14:paraId="5B71B47F" w14:textId="77777777" w:rsidTr="00BA0C26">
        <w:trPr>
          <w:del w:id="2502" w:author="Claude (NAR review, 2nd iteration 2026-08-02)" w:date="2026-08-02T12:00:00Z"/>
        </w:trPr>
        <w:tc>
          <w:tcPr>
            <w:tcW w:w="1271" w:type="dxa"/>
          </w:tcPr>
          <w:p w14:paraId="67760E44" w14:textId="77777777" w:rsidR="00080F4D" w:rsidRPr="00DC2F15" w:rsidRDefault="00080F4D" w:rsidP="00DC2F15">
            <w:pPr>
              <w:spacing w:line="276" w:lineRule="auto"/>
              <w:rPr>
                <w:rFonts w:ascii="Segoe UI" w:hAnsi="Segoe UI" w:cs="Segoe UI"/>
                <w:sz w:val="22"/>
                <w:szCs w:val="22"/>
              </w:rPr>
            </w:pPr>
            <w:del w:id="2503" w:author="Claude (NAR review, 2nd iteration 2026-08-02)" w:date="2026-08-02T12:00:00Z">
              <w:r w:rsidRPr="00DC2F15">
                <w:rPr>
                  <w:rFonts w:ascii="Segoe UI" w:hAnsi="Segoe UI" w:cs="Segoe UI"/>
                  <w:sz w:val="22"/>
                  <w:szCs w:val="22"/>
                </w:rPr>
                <w:delText xml:space="preserve">09_ruv</w:delText>
              </w:r>
            </w:del>
          </w:p>
        </w:tc>
        <w:tc>
          <w:tcPr>
            <w:tcW w:w="851" w:type="dxa"/>
          </w:tcPr>
          <w:p w14:paraId="370E37EC" w14:textId="49D42C1B" w:rsidR="00080F4D" w:rsidRPr="00DC2F15" w:rsidRDefault="008B72E0" w:rsidP="00DC2F15">
            <w:pPr>
              <w:spacing w:line="276" w:lineRule="auto"/>
              <w:rPr>
                <w:rFonts w:ascii="Segoe UI" w:hAnsi="Segoe UI" w:cs="Segoe UI"/>
                <w:sz w:val="22"/>
                <w:szCs w:val="22"/>
              </w:rPr>
            </w:pPr>
            <w:del w:id="2504" w:author="Claude (NAR review, 2nd iteration 2026-08-02)" w:date="2026-08-02T12:00:00Z">
              <w:r w:rsidRPr="00DC2F15">
                <w:rPr>
                  <w:rFonts w:ascii="Segoe UI" w:hAnsi="Segoe UI" w:cs="Segoe UI"/>
                  <w:sz w:val="22"/>
                  <w:szCs w:val="22"/>
                </w:rPr>
                <w:delText xml:space="preserve">medium</w:delText>
              </w:r>
            </w:del>
          </w:p>
        </w:tc>
        <w:tc>
          <w:tcPr>
            <w:tcW w:w="1842" w:type="dxa"/>
          </w:tcPr>
          <w:p w14:paraId="37841DD2" w14:textId="03BE883E" w:rsidR="00080F4D" w:rsidRPr="00DC2F15" w:rsidRDefault="00BE00FD" w:rsidP="00DC2F15">
            <w:pPr>
              <w:spacing w:line="276" w:lineRule="auto"/>
              <w:rPr>
                <w:rFonts w:ascii="Segoe UI" w:hAnsi="Segoe UI" w:cs="Segoe UI"/>
                <w:sz w:val="22"/>
                <w:szCs w:val="22"/>
              </w:rPr>
            </w:pPr>
            <w:del w:id="2505" w:author="Claude (NAR review, 2nd iteration 2026-08-02)" w:date="2026-08-02T12:00:00Z">
              <w:r w:rsidRPr="00DC2F15">
                <w:rPr>
                  <w:rFonts w:ascii="Segoe UI" w:hAnsi="Segoe UI" w:cs="Segoe UI"/>
                  <w:sz w:val="22"/>
                  <w:szCs w:val="22"/>
                </w:rPr>
                <w:delText xml:space="preserve">Remove Unwanted Variation</w:delText>
              </w:r>
            </w:del>
            <w:del w:id="2506" w:author="Claude (NAR review, 2nd iteration 2026-08-02)" w:date="2026-08-02T12:00:00Z">
              <w:r w:rsidR="00E74172" w:rsidRPr="00DC2F15">
                <w:rPr>
                  <w:rFonts w:ascii="Segoe UI" w:hAnsi="Segoe UI" w:cs="Segoe UI"/>
                  <w:sz w:val="22"/>
                  <w:szCs w:val="22"/>
                </w:rPr>
                <w:delText xml:space="preserve"> (</w:delText>
              </w:r>
            </w:del>
            <w:proofErr w:type="spellStart"/>
            <w:del w:id="2507" w:author="Claude (NAR review, 2nd iteration 2026-08-02)" w:date="2026-08-02T12:00:00Z">
              <w:r w:rsidR="00E74172" w:rsidRPr="00DC2F15">
                <w:rPr>
                  <w:rFonts w:ascii="Segoe UI" w:hAnsi="Segoe UI" w:cs="Segoe UI"/>
                  <w:sz w:val="22"/>
                  <w:szCs w:val="22"/>
                </w:rPr>
                <w:delText xml:space="preserve">RUVSeq</w:delText>
              </w:r>
            </w:del>
            <w:proofErr w:type="spellEnd"/>
            <w:del w:id="2508" w:author="Claude (NAR review, 2nd iteration 2026-08-02)" w:date="2026-08-02T12:00:00Z">
              <w:r w:rsidR="00E74172" w:rsidRPr="00DC2F15">
                <w:rPr>
                  <w:rFonts w:ascii="Segoe UI" w:hAnsi="Segoe UI" w:cs="Segoe UI"/>
                  <w:sz w:val="22"/>
                  <w:szCs w:val="22"/>
                </w:rPr>
                <w:delText xml:space="preserve">)</w:delText>
              </w:r>
            </w:del>
          </w:p>
        </w:tc>
        <w:tc>
          <w:tcPr>
            <w:tcW w:w="709" w:type="dxa"/>
          </w:tcPr>
          <w:p w14:paraId="6278C6E5" w14:textId="77777777" w:rsidR="00080F4D" w:rsidRPr="00DC2F15" w:rsidRDefault="00080F4D" w:rsidP="00DC2F15">
            <w:pPr>
              <w:spacing w:line="276" w:lineRule="auto"/>
              <w:rPr>
                <w:rFonts w:ascii="Segoe UI" w:hAnsi="Segoe UI" w:cs="Segoe UI"/>
                <w:sz w:val="22"/>
                <w:szCs w:val="22"/>
              </w:rPr>
            </w:pPr>
            <w:del w:id="2509" w:author="Claude (NAR review, 2nd iteration 2026-08-02)" w:date="2026-08-02T12:00:00Z">
              <w:r w:rsidRPr="00DC2F15">
                <w:rPr>
                  <w:rFonts w:ascii="Segoe UI" w:hAnsi="Segoe UI" w:cs="Segoe UI"/>
                  <w:sz w:val="22"/>
                  <w:szCs w:val="22"/>
                </w:rPr>
                <w:delText xml:space="preserve">Yes</w:delText>
              </w:r>
            </w:del>
          </w:p>
        </w:tc>
        <w:tc>
          <w:tcPr>
            <w:tcW w:w="1701" w:type="dxa"/>
          </w:tcPr>
          <w:p w14:paraId="4E733594" w14:textId="78565EE0" w:rsidR="00080F4D" w:rsidRPr="00DC2F15" w:rsidRDefault="00BE00FD" w:rsidP="00DC2F15">
            <w:pPr>
              <w:spacing w:line="276" w:lineRule="auto"/>
              <w:rPr>
                <w:rFonts w:ascii="Segoe UI" w:hAnsi="Segoe UI" w:cs="Segoe UI"/>
                <w:sz w:val="22"/>
                <w:szCs w:val="22"/>
              </w:rPr>
            </w:pPr>
            <w:del w:id="2510" w:author="Claude (NAR review, 2nd iteration 2026-08-02)" w:date="2026-08-02T12:00:00Z">
              <w:r w:rsidRPr="00DC2F15">
                <w:rPr>
                  <w:rFonts w:ascii="Segoe UI" w:hAnsi="Segoe UI" w:cs="Segoe UI"/>
                  <w:sz w:val="22"/>
                  <w:szCs w:val="22"/>
                </w:rPr>
                <w:delText xml:space="preserve">-</w:delText>
              </w:r>
            </w:del>
          </w:p>
        </w:tc>
        <w:tc>
          <w:tcPr>
            <w:tcW w:w="992" w:type="dxa"/>
          </w:tcPr>
          <w:p w14:paraId="37FC9FD3" w14:textId="3DDCB26D" w:rsidR="00080F4D" w:rsidRPr="00DC2F15" w:rsidRDefault="00A82D09" w:rsidP="00DC2F15">
            <w:pPr>
              <w:spacing w:line="276" w:lineRule="auto"/>
              <w:rPr>
                <w:rFonts w:ascii="Segoe UI" w:hAnsi="Segoe UI" w:cs="Segoe UI"/>
                <w:sz w:val="22"/>
                <w:szCs w:val="22"/>
              </w:rPr>
            </w:pPr>
            <w:del w:id="2511" w:author="Claude (NAR review, 2nd iteration 2026-08-02)" w:date="2026-08-02T12:00:00Z">
              <w:r w:rsidRPr="00DC2F15">
                <w:rPr>
                  <w:rFonts w:ascii="Segoe UI" w:hAnsi="Segoe UI" w:cs="Segoe UI"/>
                  <w:sz w:val="22"/>
                  <w:szCs w:val="22"/>
                </w:rPr>
                <w:delText xml:space="preserve">1.40.0</w:delText>
              </w:r>
            </w:del>
          </w:p>
        </w:tc>
        <w:sdt>
          <w:sdtPr>
            <w:rPr>
              <w:rFonts w:ascii="Segoe UI" w:hAnsi="Segoe UI" w:cs="Segoe UI"/>
              <w:color w:val="000000"/>
              <w:sz w:val="22"/>
              <w:szCs w:val="22"/>
            </w:rPr>
            <w:tag w:val="MENDELEY_CITATION_v3_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"/>
            <w:id w:val="-921795235"/>
            <w:placeholder>
              <w:docPart w:val="DefaultPlaceholder_-1854013440"/>
            </w:placeholder>
          </w:sdtPr>
          <w:sdtEndPr/>
          <w:sdtContent>
            <w:tc>
              <w:tcPr>
                <w:tcW w:w="1984" w:type="dxa"/>
              </w:tcPr>
              <w:p w14:paraId="34DB484E" w14:textId="558FD6E8" w:rsidR="00080F4D" w:rsidRPr="00DC2F15" w:rsidRDefault="00D02FF9" w:rsidP="00DC2F15">
                <w:pPr>
                  <w:spacing w:line="276" w:lineRule="auto"/>
                  <w:rPr>
                    <w:rFonts w:ascii="Segoe UI" w:hAnsi="Segoe UI" w:cs="Segoe UI"/>
                    <w:sz w:val="22"/>
                    <w:szCs w:val="22"/>
                  </w:rPr>
                </w:pPr>
                <w:del w:id="2512" w:author="Claude (NAR review, 2nd iteration 2026-08-02)" w:date="2026-08-02T12:00:00Z">
                  <w:r w:rsidRPr="00D02FF9">
                    <w:rPr>
                      <w:rFonts w:ascii="Segoe UI" w:hAnsi="Segoe UI" w:cs="Segoe UI"/>
                      <w:color w:val="000000"/>
                      <w:sz w:val="22"/>
                      <w:szCs w:val="22"/>
                    </w:rPr>
                    <w:delText xml:space="preserve">(27)</w:delText>
                  </w:r>
                </w:del>
              </w:p>
            </w:tc>
          </w:sdtContent>
        </w:sdt>
        <w:tc>
          <w:tcPr>
            <w:tcW w:w="2400" w:type="dxa"/>
            <w:cellIns w:id="1088" w:author="Claude (NAR referee report 2026-08-02)" w:date="2026-08-02T00:00:00Z"/>
          </w:tcPr>
          <w:p>
            <w:pPr>
              <w:spacing w:line="276" w:lineRule="auto"/>
              <w:rPr>
                <w:rFonts w:ascii="Segoe UI" w:hAnsi="Segoe UI" w:cs="Segoe UI"/>
                <w:sz w:val="22"/>
                <w:szCs w:val="22"/>
              </w:rPr>
            </w:pPr>
          </w:p>
        </w:tc>
        <w:tc>
          <w:tcPr>
            <w:tcW w:w="2400" w:type="dxa"/>
            <w:cellIns w:id="1168" w:author="Claude (NAR referee report 2026-08-02)" w:date="2026-08-02T00:00:00Z"/>
          </w:tcPr>
          <w:p>
            <w:pPr>
              <w:spacing w:line="276" w:lineRule="auto"/>
              <w:rPr>
                <w:rFonts w:ascii="Segoe UI" w:hAnsi="Segoe UI" w:cs="Segoe UI"/>
                <w:sz w:val="22"/>
                <w:szCs w:val="22"/>
              </w:rPr>
            </w:pPr>
          </w:p>
        </w:tc>
        <w:tc>
          <w:tcPr>
            <w:tcW w:w="2400" w:type="dxa"/>
            <w:cellIns w:id="1288" w:author="Claude (NAR referee report 2026-08-02)" w:date="2026-08-02T00:00:00Z"/>
          </w:tcPr>
          <w:p>
            <w:pPr>
              <w:spacing w:line="276" w:lineRule="auto"/>
              <w:rPr>
                <w:rFonts w:ascii="Segoe UI" w:hAnsi="Segoe UI" w:cs="Segoe UI"/>
                <w:sz w:val="22"/>
                <w:szCs w:val="22"/>
              </w:rPr>
            </w:pPr>
          </w:p>
        </w:tc>
      </w:tr>
      <w:tr w:rsidR="00080F4D" w:rsidRPr="00DC2F15" w14:paraId="52A59EB6" w14:textId="77777777" w:rsidTr="00BA0C26">
        <w:trPr>
          <w:del w:id="2513" w:author="Claude (NAR review, 2nd iteration 2026-08-02)" w:date="2026-08-02T12:00:00Z"/>
        </w:trPr>
        <w:tc>
          <w:tcPr>
            <w:tcW w:w="1271" w:type="dxa"/>
          </w:tcPr>
          <w:p w14:paraId="34265603" w14:textId="77777777" w:rsidR="00080F4D" w:rsidRPr="00DC2F15" w:rsidRDefault="00080F4D" w:rsidP="00DC2F15">
            <w:pPr>
              <w:spacing w:line="276" w:lineRule="auto"/>
              <w:rPr>
                <w:rFonts w:ascii="Segoe UI" w:hAnsi="Segoe UI" w:cs="Segoe UI"/>
                <w:sz w:val="22"/>
                <w:szCs w:val="22"/>
              </w:rPr>
            </w:pPr>
            <w:del w:id="2514" w:author="Claude (NAR review, 2nd iteration 2026-08-02)" w:date="2026-08-02T12:00:00Z">
              <w:r w:rsidRPr="00DC2F15">
                <w:rPr>
                  <w:rFonts w:ascii="Segoe UI" w:hAnsi="Segoe UI" w:cs="Segoe UI"/>
                  <w:sz w:val="22"/>
                  <w:szCs w:val="22"/>
                </w:rPr>
                <w:delText xml:space="preserve">10_mnn</w:delText>
              </w:r>
            </w:del>
          </w:p>
        </w:tc>
        <w:tc>
          <w:tcPr>
            <w:tcW w:w="851" w:type="dxa"/>
          </w:tcPr>
          <w:p w14:paraId="3DBE7DD1" w14:textId="391BE246" w:rsidR="00080F4D" w:rsidRPr="00DC2F15" w:rsidRDefault="00317A7B" w:rsidP="00DC2F15">
            <w:pPr>
              <w:spacing w:line="276" w:lineRule="auto"/>
              <w:rPr>
                <w:rFonts w:ascii="Segoe UI" w:hAnsi="Segoe UI" w:cs="Segoe UI"/>
                <w:sz w:val="22"/>
                <w:szCs w:val="22"/>
              </w:rPr>
            </w:pPr>
            <w:del w:id="2515" w:author="Claude (NAR review, 2nd iteration 2026-08-02)" w:date="2026-08-02T12:00:00Z">
              <w:r w:rsidRPr="00DC2F15">
                <w:rPr>
                  <w:rFonts w:ascii="Segoe UI" w:hAnsi="Segoe UI" w:cs="Segoe UI"/>
                  <w:sz w:val="22"/>
                  <w:szCs w:val="22"/>
                </w:rPr>
                <w:delText xml:space="preserve">medium</w:delText>
              </w:r>
            </w:del>
          </w:p>
        </w:tc>
        <w:tc>
          <w:tcPr>
            <w:tcW w:w="1842" w:type="dxa"/>
          </w:tcPr>
          <w:p w14:paraId="4FED94C4" w14:textId="44D2F1FD" w:rsidR="00080F4D" w:rsidRPr="00DC2F15" w:rsidRDefault="00317A7B" w:rsidP="00DC2F15">
            <w:pPr>
              <w:spacing w:line="276" w:lineRule="auto"/>
              <w:rPr>
                <w:rFonts w:ascii="Segoe UI" w:hAnsi="Segoe UI" w:cs="Segoe UI"/>
                <w:sz w:val="22"/>
                <w:szCs w:val="22"/>
              </w:rPr>
            </w:pPr>
            <w:del w:id="2516" w:author="Claude (NAR review, 2nd iteration 2026-08-02)" w:date="2026-08-02T12:00:00Z">
              <w:r w:rsidRPr="00DC2F15">
                <w:rPr>
                  <w:rFonts w:ascii="Segoe UI" w:hAnsi="Segoe UI" w:cs="Segoe UI"/>
                  <w:sz w:val="22"/>
                  <w:szCs w:val="22"/>
                </w:rPr>
                <w:delText xml:space="preserve">Mutual Nearest Neighbors</w:delText>
              </w:r>
            </w:del>
            <w:del w:id="2517" w:author="Claude (NAR review, 2nd iteration 2026-08-02)" w:date="2026-08-02T12:00:00Z">
              <w:r w:rsidR="000D0006" w:rsidRPr="00DC2F15">
                <w:rPr>
                  <w:rFonts w:ascii="Segoe UI" w:hAnsi="Segoe UI" w:cs="Segoe UI"/>
                  <w:sz w:val="22"/>
                  <w:szCs w:val="22"/>
                </w:rPr>
                <w:delText xml:space="preserve"> (</w:delText>
              </w:r>
            </w:del>
            <w:proofErr w:type="spellStart"/>
            <w:del w:id="2518" w:author="Claude (NAR review, 2nd iteration 2026-08-02)" w:date="2026-08-02T12:00:00Z">
              <w:r w:rsidR="000D0006" w:rsidRPr="00DC2F15">
                <w:rPr>
                  <w:rFonts w:ascii="Segoe UI" w:hAnsi="Segoe UI" w:cs="Segoe UI"/>
                  <w:sz w:val="22"/>
                  <w:szCs w:val="22"/>
                </w:rPr>
                <w:delText xml:space="preserve">batchelor</w:delText>
              </w:r>
            </w:del>
            <w:proofErr w:type="spellEnd"/>
            <w:del w:id="2519" w:author="Claude (NAR review, 2nd iteration 2026-08-02)" w:date="2026-08-02T12:00:00Z">
              <w:r w:rsidR="000D0006" w:rsidRPr="00DC2F15">
                <w:rPr>
                  <w:rFonts w:ascii="Segoe UI" w:hAnsi="Segoe UI" w:cs="Segoe UI"/>
                  <w:sz w:val="22"/>
                  <w:szCs w:val="22"/>
                </w:rPr>
                <w:delText xml:space="preserve">)</w:delText>
              </w:r>
            </w:del>
          </w:p>
        </w:tc>
        <w:tc>
          <w:tcPr>
            <w:tcW w:w="709" w:type="dxa"/>
          </w:tcPr>
          <w:p w14:paraId="6870F4DF" w14:textId="77777777" w:rsidR="00080F4D" w:rsidRPr="00DC2F15" w:rsidRDefault="00080F4D" w:rsidP="00DC2F15">
            <w:pPr>
              <w:spacing w:line="276" w:lineRule="auto"/>
              <w:rPr>
                <w:rFonts w:ascii="Segoe UI" w:hAnsi="Segoe UI" w:cs="Segoe UI"/>
                <w:sz w:val="22"/>
                <w:szCs w:val="22"/>
              </w:rPr>
            </w:pPr>
            <w:del w:id="2520" w:author="Claude (NAR review, 2nd iteration 2026-08-02)" w:date="2026-08-02T12:00:00Z">
              <w:r w:rsidRPr="00DC2F15">
                <w:rPr>
                  <w:rFonts w:ascii="Segoe UI" w:hAnsi="Segoe UI" w:cs="Segoe UI"/>
                  <w:sz w:val="22"/>
                  <w:szCs w:val="22"/>
                </w:rPr>
                <w:delText xml:space="preserve">Yes</w:delText>
              </w:r>
            </w:del>
          </w:p>
        </w:tc>
        <w:tc>
          <w:tcPr>
            <w:tcW w:w="1701" w:type="dxa"/>
          </w:tcPr>
          <w:p w14:paraId="506F0EC4" w14:textId="16A1423C" w:rsidR="00080F4D" w:rsidRPr="00DC2F15" w:rsidRDefault="00317A7B" w:rsidP="00DC2F15">
            <w:pPr>
              <w:spacing w:line="276" w:lineRule="auto"/>
              <w:rPr>
                <w:rFonts w:ascii="Segoe UI" w:hAnsi="Segoe UI" w:cs="Segoe UI"/>
                <w:sz w:val="22"/>
                <w:szCs w:val="22"/>
              </w:rPr>
            </w:pPr>
            <w:del w:id="2521" w:author="Claude (NAR review, 2nd iteration 2026-08-02)" w:date="2026-08-02T12:00:00Z">
              <w:r w:rsidRPr="00DC2F15">
                <w:rPr>
                  <w:rFonts w:ascii="Segoe UI" w:hAnsi="Segoe UI" w:cs="Segoe UI"/>
                  <w:sz w:val="22"/>
                  <w:szCs w:val="22"/>
                </w:rPr>
                <w:delText xml:space="preserve">-</w:delText>
              </w:r>
            </w:del>
          </w:p>
        </w:tc>
        <w:tc>
          <w:tcPr>
            <w:tcW w:w="992" w:type="dxa"/>
          </w:tcPr>
          <w:p w14:paraId="1FC84677" w14:textId="77542373" w:rsidR="00080F4D" w:rsidRPr="00DC2F15" w:rsidRDefault="00BE217C" w:rsidP="00DC2F15">
            <w:pPr>
              <w:spacing w:line="276" w:lineRule="auto"/>
              <w:rPr>
                <w:rFonts w:ascii="Segoe UI" w:hAnsi="Segoe UI" w:cs="Segoe UI"/>
                <w:sz w:val="22"/>
                <w:szCs w:val="22"/>
              </w:rPr>
            </w:pPr>
            <w:del w:id="2522" w:author="Claude (NAR review, 2nd iteration 2026-08-02)" w:date="2026-08-02T12:00:00Z">
              <w:r w:rsidRPr="00DC2F15">
                <w:rPr>
                  <w:rFonts w:ascii="Segoe UI" w:hAnsi="Segoe UI" w:cs="Segoe UI"/>
                  <w:sz w:val="22"/>
                  <w:szCs w:val="22"/>
                </w:rPr>
                <w:delText xml:space="preserve">1.28.0</w:delText>
              </w:r>
            </w:del>
          </w:p>
        </w:tc>
        <w:sdt>
          <w:sdtPr>
            <w:rPr>
              <w:rFonts w:ascii="Segoe UI" w:hAnsi="Segoe UI" w:cs="Segoe UI"/>
              <w:color w:val="000000"/>
              <w:sz w:val="22"/>
              <w:szCs w:val="22"/>
            </w:rPr>
            <w:tag w:val="MENDELEY_CITATION_v3_eyJjaXRhdGlvbklEIjoiTUVOREVMRVlfQ0lUQVRJT05fYjIyMGI0OWMtNzE0MC00MzU0LWFkZjYtZTU4MDQ3ZDZjYTQ4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
            <w:id w:val="1434786332"/>
            <w:placeholder>
              <w:docPart w:val="DefaultPlaceholder_-1854013440"/>
            </w:placeholder>
          </w:sdtPr>
          <w:sdtEndPr/>
          <w:sdtContent>
            <w:tc>
              <w:tcPr>
                <w:tcW w:w="1984" w:type="dxa"/>
              </w:tcPr>
              <w:p w14:paraId="4F96436D" w14:textId="38948D50" w:rsidR="00080F4D" w:rsidRPr="00DC2F15" w:rsidRDefault="00D02FF9" w:rsidP="00DC2F15">
                <w:pPr>
                  <w:spacing w:line="276" w:lineRule="auto"/>
                  <w:rPr>
                    <w:rFonts w:ascii="Segoe UI" w:hAnsi="Segoe UI" w:cs="Segoe UI"/>
                    <w:sz w:val="22"/>
                    <w:szCs w:val="22"/>
                  </w:rPr>
                </w:pPr>
                <w:del w:id="2523" w:author="Claude (NAR review, 2nd iteration 2026-08-02)" w:date="2026-08-02T12:00:00Z">
                  <w:r w:rsidRPr="00D02FF9">
                    <w:rPr>
                      <w:rFonts w:ascii="Segoe UI" w:hAnsi="Segoe UI" w:cs="Segoe UI"/>
                      <w:color w:val="000000"/>
                      <w:sz w:val="22"/>
                      <w:szCs w:val="22"/>
                    </w:rPr>
                    <w:delText xml:space="preserve">(28)</w:delText>
                  </w:r>
                </w:del>
              </w:p>
            </w:tc>
          </w:sdtContent>
        </w:sdt>
        <w:tc>
          <w:tcPr>
            <w:tcW w:w="2400" w:type="dxa"/>
            <w:cellIns w:id="1090" w:author="Claude (NAR referee report 2026-08-02)" w:date="2026-08-02T00:00:00Z"/>
          </w:tcPr>
          <w:p>
            <w:pPr>
              <w:spacing w:line="276" w:lineRule="auto"/>
              <w:rPr>
                <w:rFonts w:ascii="Segoe UI" w:hAnsi="Segoe UI" w:cs="Segoe UI"/>
                <w:sz w:val="22"/>
                <w:szCs w:val="22"/>
              </w:rPr>
            </w:pPr>
          </w:p>
        </w:tc>
        <w:tc>
          <w:tcPr>
            <w:tcW w:w="2400" w:type="dxa"/>
            <w:cellIns w:id="1170" w:author="Claude (NAR referee report 2026-08-02)" w:date="2026-08-02T00:00:00Z"/>
          </w:tcPr>
          <w:p>
            <w:pPr>
              <w:spacing w:line="276" w:lineRule="auto"/>
              <w:rPr>
                <w:rFonts w:ascii="Segoe UI" w:hAnsi="Segoe UI" w:cs="Segoe UI"/>
                <w:sz w:val="22"/>
                <w:szCs w:val="22"/>
              </w:rPr>
            </w:pPr>
          </w:p>
        </w:tc>
        <w:tc>
          <w:tcPr>
            <w:tcW w:w="2400" w:type="dxa"/>
            <w:cellIns w:id="1290" w:author="Claude (NAR referee report 2026-08-02)" w:date="2026-08-02T00:00:00Z"/>
          </w:tcPr>
          <w:p>
            <w:pPr>
              <w:spacing w:line="276" w:lineRule="auto"/>
              <w:rPr>
                <w:rFonts w:ascii="Segoe UI" w:hAnsi="Segoe UI" w:cs="Segoe UI"/>
                <w:sz w:val="22"/>
                <w:szCs w:val="22"/>
              </w:rPr>
            </w:pPr>
          </w:p>
        </w:tc>
      </w:tr>
      <w:tr w:rsidR="00080F4D" w:rsidRPr="00DC2F15" w14:paraId="4C1E0992" w14:textId="77777777" w:rsidTr="00BA0C26">
        <w:trPr>
          <w:del w:id="2524" w:author="Claude (NAR review, 2nd iteration 2026-08-02)" w:date="2026-08-02T12:00:00Z"/>
        </w:trPr>
        <w:tc>
          <w:tcPr>
            <w:tcW w:w="1271" w:type="dxa"/>
          </w:tcPr>
          <w:p w14:paraId="36C69E75" w14:textId="77777777" w:rsidR="00080F4D" w:rsidRPr="00DC2F15" w:rsidRDefault="00080F4D" w:rsidP="00DC2F15">
            <w:pPr>
              <w:spacing w:line="276" w:lineRule="auto"/>
              <w:rPr>
                <w:rFonts w:ascii="Segoe UI" w:hAnsi="Segoe UI" w:cs="Segoe UI"/>
                <w:sz w:val="22"/>
                <w:szCs w:val="22"/>
              </w:rPr>
            </w:pPr>
            <w:del w:id="2525" w:author="Claude (NAR review, 2nd iteration 2026-08-02)" w:date="2026-08-02T12:00:00Z">
              <w:r w:rsidRPr="00DC2F15">
                <w:rPr>
                  <w:rFonts w:ascii="Segoe UI" w:hAnsi="Segoe UI" w:cs="Segoe UI"/>
                  <w:sz w:val="22"/>
                  <w:szCs w:val="22"/>
                </w:rPr>
                <w:delText xml:space="preserve">11_harmony</w:delText>
              </w:r>
            </w:del>
          </w:p>
        </w:tc>
        <w:tc>
          <w:tcPr>
            <w:tcW w:w="851" w:type="dxa"/>
          </w:tcPr>
          <w:p w14:paraId="7CB9CF62" w14:textId="7D38CC6F" w:rsidR="00080F4D" w:rsidRPr="00DC2F15" w:rsidRDefault="0077168E" w:rsidP="00DC2F15">
            <w:pPr>
              <w:spacing w:line="276" w:lineRule="auto"/>
              <w:rPr>
                <w:rFonts w:ascii="Segoe UI" w:hAnsi="Segoe UI" w:cs="Segoe UI"/>
                <w:sz w:val="22"/>
                <w:szCs w:val="22"/>
              </w:rPr>
            </w:pPr>
            <w:del w:id="2526" w:author="Claude (NAR review, 2nd iteration 2026-08-02)" w:date="2026-08-02T12:00:00Z">
              <w:r w:rsidRPr="00DC2F15">
                <w:rPr>
                  <w:rFonts w:ascii="Segoe UI" w:hAnsi="Segoe UI" w:cs="Segoe UI"/>
                  <w:sz w:val="22"/>
                  <w:szCs w:val="22"/>
                </w:rPr>
                <w:delText xml:space="preserve">medium</w:delText>
              </w:r>
            </w:del>
          </w:p>
        </w:tc>
        <w:tc>
          <w:tcPr>
            <w:tcW w:w="1842" w:type="dxa"/>
          </w:tcPr>
          <w:p w14:paraId="7F55DD7B" w14:textId="395DC85B" w:rsidR="00080F4D" w:rsidRPr="00DC2F15" w:rsidRDefault="0077168E" w:rsidP="00DC2F15">
            <w:pPr>
              <w:spacing w:line="276" w:lineRule="auto"/>
              <w:rPr>
                <w:rFonts w:ascii="Segoe UI" w:hAnsi="Segoe UI" w:cs="Segoe UI"/>
                <w:sz w:val="22"/>
                <w:szCs w:val="22"/>
              </w:rPr>
            </w:pPr>
            <w:del w:id="2527" w:author="Claude (NAR review, 2nd iteration 2026-08-02)" w:date="2026-08-02T12:00:00Z">
              <w:r w:rsidRPr="00DC2F15">
                <w:rPr>
                  <w:rFonts w:ascii="Segoe UI" w:hAnsi="Segoe UI" w:cs="Segoe UI"/>
                  <w:sz w:val="22"/>
                  <w:szCs w:val="22"/>
                </w:rPr>
                <w:delText xml:space="preserve">Harmony</w:delText>
              </w:r>
            </w:del>
          </w:p>
        </w:tc>
        <w:tc>
          <w:tcPr>
            <w:tcW w:w="709" w:type="dxa"/>
          </w:tcPr>
          <w:p w14:paraId="1C1EB3B1" w14:textId="77777777" w:rsidR="00080F4D" w:rsidRPr="00DC2F15" w:rsidRDefault="00080F4D" w:rsidP="00DC2F15">
            <w:pPr>
              <w:spacing w:line="276" w:lineRule="auto"/>
              <w:rPr>
                <w:rFonts w:ascii="Segoe UI" w:hAnsi="Segoe UI" w:cs="Segoe UI"/>
                <w:sz w:val="22"/>
                <w:szCs w:val="22"/>
              </w:rPr>
            </w:pPr>
            <w:del w:id="2528" w:author="Claude (NAR review, 2nd iteration 2026-08-02)" w:date="2026-08-02T12:00:00Z">
              <w:r w:rsidRPr="00DC2F15">
                <w:rPr>
                  <w:rFonts w:ascii="Segoe UI" w:hAnsi="Segoe UI" w:cs="Segoe UI"/>
                  <w:sz w:val="22"/>
                  <w:szCs w:val="22"/>
                </w:rPr>
                <w:delText xml:space="preserve">Yes</w:delText>
              </w:r>
            </w:del>
          </w:p>
        </w:tc>
        <w:tc>
          <w:tcPr>
            <w:tcW w:w="1701" w:type="dxa"/>
          </w:tcPr>
          <w:p w14:paraId="60E05874" w14:textId="48B2D391" w:rsidR="00080F4D" w:rsidRPr="00DC2F15" w:rsidRDefault="00790704" w:rsidP="00DC2F15">
            <w:pPr>
              <w:spacing w:line="276" w:lineRule="auto"/>
              <w:rPr>
                <w:rFonts w:ascii="Segoe UI" w:hAnsi="Segoe UI" w:cs="Segoe UI"/>
                <w:sz w:val="22"/>
                <w:szCs w:val="22"/>
              </w:rPr>
            </w:pPr>
            <w:del w:id="2529" w:author="Claude (NAR review, 2nd iteration 2026-08-02)" w:date="2026-08-02T12:00:00Z">
              <w:r w:rsidRPr="00DC2F15">
                <w:rPr>
                  <w:rFonts w:ascii="Segoe UI" w:hAnsi="Segoe UI" w:cs="Segoe UI"/>
                  <w:sz w:val="22"/>
                  <w:szCs w:val="22"/>
                </w:rPr>
                <w:delText xml:space="preserve">-</w:delText>
              </w:r>
            </w:del>
          </w:p>
        </w:tc>
        <w:tc>
          <w:tcPr>
            <w:tcW w:w="992" w:type="dxa"/>
          </w:tcPr>
          <w:p w14:paraId="41644E47" w14:textId="3D8D6FE8" w:rsidR="00080F4D" w:rsidRPr="00DC2F15" w:rsidRDefault="00790704" w:rsidP="00DC2F15">
            <w:pPr>
              <w:spacing w:line="276" w:lineRule="auto"/>
              <w:rPr>
                <w:rFonts w:ascii="Segoe UI" w:hAnsi="Segoe UI" w:cs="Segoe UI"/>
                <w:sz w:val="22"/>
                <w:szCs w:val="22"/>
              </w:rPr>
            </w:pPr>
            <w:del w:id="2530" w:author="Claude (NAR review, 2nd iteration 2026-08-02)" w:date="2026-08-02T12:00:00Z">
              <w:r w:rsidRPr="00DC2F15">
                <w:rPr>
                  <w:rFonts w:ascii="Segoe UI" w:hAnsi="Segoe UI" w:cs="Segoe UI"/>
                  <w:sz w:val="22"/>
                  <w:szCs w:val="22"/>
                </w:rPr>
                <w:delText xml:space="preserve">0.0.10</w:delText>
              </w:r>
            </w:del>
          </w:p>
        </w:tc>
        <w:sdt>
          <w:sdtPr>
            <w:rPr>
              <w:rFonts w:ascii="Segoe UI" w:hAnsi="Segoe UI" w:cs="Segoe UI"/>
              <w:color w:val="000000"/>
              <w:sz w:val="22"/>
              <w:szCs w:val="22"/>
            </w:rPr>
            <w:tag w:val="MENDELEY_CITATION_v3_eyJjaXRhdGlvbklEIjoiTUVOREVMRVlfQ0lUQVRJT05fYTc0ZTdiMGMtMWU5Yy00MjQ4LTk1ODYtNGFmMjFkYWMyMDNh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
            <w:id w:val="-86619246"/>
            <w:placeholder>
              <w:docPart w:val="DefaultPlaceholder_-1854013440"/>
            </w:placeholder>
          </w:sdtPr>
          <w:sdtEndPr/>
          <w:sdtContent>
            <w:tc>
              <w:tcPr>
                <w:tcW w:w="1984" w:type="dxa"/>
              </w:tcPr>
              <w:p w14:paraId="19AE3B1A" w14:textId="62241170" w:rsidR="00080F4D" w:rsidRPr="00DC2F15" w:rsidRDefault="00D02FF9" w:rsidP="00DC2F15">
                <w:pPr>
                  <w:spacing w:line="276" w:lineRule="auto"/>
                  <w:rPr>
                    <w:rFonts w:ascii="Segoe UI" w:hAnsi="Segoe UI" w:cs="Segoe UI"/>
                    <w:sz w:val="22"/>
                    <w:szCs w:val="22"/>
                  </w:rPr>
                </w:pPr>
                <w:del w:id="2531" w:author="Claude (NAR review, 2nd iteration 2026-08-02)" w:date="2026-08-02T12:00:00Z">
                  <w:r w:rsidRPr="00D02FF9">
                    <w:rPr>
                      <w:rFonts w:ascii="Segoe UI" w:hAnsi="Segoe UI" w:cs="Segoe UI"/>
                      <w:color w:val="000000"/>
                      <w:sz w:val="22"/>
                      <w:szCs w:val="22"/>
                    </w:rPr>
                    <w:delText xml:space="preserve">(29)</w:delText>
                  </w:r>
                </w:del>
              </w:p>
            </w:tc>
          </w:sdtContent>
        </w:sdt>
        <w:tc>
          <w:tcPr>
            <w:tcW w:w="2400" w:type="dxa"/>
            <w:cellIns w:id="1092" w:author="Claude (NAR referee report 2026-08-02)" w:date="2026-08-02T00:00:00Z"/>
          </w:tcPr>
          <w:p>
            <w:pPr>
              <w:spacing w:line="276" w:lineRule="auto"/>
              <w:rPr>
                <w:rFonts w:ascii="Segoe UI" w:hAnsi="Segoe UI" w:cs="Segoe UI"/>
                <w:sz w:val="22"/>
                <w:szCs w:val="22"/>
              </w:rPr>
            </w:pPr>
          </w:p>
        </w:tc>
        <w:tc>
          <w:tcPr>
            <w:tcW w:w="2400" w:type="dxa"/>
            <w:cellIns w:id="1172" w:author="Claude (NAR referee report 2026-08-02)" w:date="2026-08-02T00:00:00Z"/>
          </w:tcPr>
          <w:p>
            <w:pPr>
              <w:spacing w:line="276" w:lineRule="auto"/>
              <w:rPr>
                <w:rFonts w:ascii="Segoe UI" w:hAnsi="Segoe UI" w:cs="Segoe UI"/>
                <w:sz w:val="22"/>
                <w:szCs w:val="22"/>
              </w:rPr>
            </w:pPr>
          </w:p>
        </w:tc>
        <w:tc>
          <w:tcPr>
            <w:tcW w:w="2400" w:type="dxa"/>
            <w:cellIns w:id="1292" w:author="Claude (NAR referee report 2026-08-02)" w:date="2026-08-02T00:00:00Z"/>
          </w:tcPr>
          <w:p>
            <w:pPr>
              <w:spacing w:line="276" w:lineRule="auto"/>
              <w:rPr>
                <w:rFonts w:ascii="Segoe UI" w:hAnsi="Segoe UI" w:cs="Segoe UI"/>
                <w:sz w:val="22"/>
                <w:szCs w:val="22"/>
              </w:rPr>
            </w:pPr>
          </w:p>
        </w:tc>
      </w:tr>
      <w:tr w:rsidR="00080F4D" w:rsidRPr="00DC2F15" w14:paraId="12318414" w14:textId="77777777" w:rsidTr="00BA0C26">
        <w:trPr>
          <w:del w:id="2532" w:author="Claude (NAR review, 2nd iteration 2026-08-02)" w:date="2026-08-02T12:00:00Z"/>
        </w:trPr>
        <w:tc>
          <w:tcPr>
            <w:tcW w:w="1271" w:type="dxa"/>
          </w:tcPr>
          <w:p w14:paraId="3761F790" w14:textId="77777777" w:rsidR="00080F4D" w:rsidRPr="00DC2F15" w:rsidRDefault="00080F4D" w:rsidP="00DC2F15">
            <w:pPr>
              <w:spacing w:line="276" w:lineRule="auto"/>
              <w:rPr>
                <w:rFonts w:ascii="Segoe UI" w:hAnsi="Segoe UI" w:cs="Segoe UI"/>
                <w:sz w:val="22"/>
                <w:szCs w:val="22"/>
              </w:rPr>
            </w:pPr>
            <w:del w:id="2533" w:author="Claude (NAR review, 2nd iteration 2026-08-02)" w:date="2026-08-02T12:00:00Z">
              <w:r w:rsidRPr="00DC2F15">
                <w:rPr>
                  <w:rFonts w:ascii="Segoe UI" w:hAnsi="Segoe UI" w:cs="Segoe UI"/>
                  <w:sz w:val="22"/>
                  <w:szCs w:val="22"/>
                </w:rPr>
                <w:delText xml:space="preserve">12_scanorama</w:delText>
              </w:r>
            </w:del>
          </w:p>
        </w:tc>
        <w:tc>
          <w:tcPr>
            <w:tcW w:w="851" w:type="dxa"/>
          </w:tcPr>
          <w:p w14:paraId="44631AC4" w14:textId="6A322BA9" w:rsidR="00080F4D" w:rsidRPr="00DC2F15" w:rsidRDefault="00CC2E05" w:rsidP="00DC2F15">
            <w:pPr>
              <w:spacing w:line="276" w:lineRule="auto"/>
              <w:rPr>
                <w:rFonts w:ascii="Segoe UI" w:hAnsi="Segoe UI" w:cs="Segoe UI"/>
                <w:sz w:val="22"/>
                <w:szCs w:val="22"/>
              </w:rPr>
            </w:pPr>
            <w:del w:id="2534" w:author="Claude (NAR review, 2nd iteration 2026-08-02)" w:date="2026-08-02T12:00:00Z">
              <w:r w:rsidRPr="00DC2F15">
                <w:rPr>
                  <w:rFonts w:ascii="Segoe UI" w:hAnsi="Segoe UI" w:cs="Segoe UI"/>
                  <w:sz w:val="22"/>
                  <w:szCs w:val="22"/>
                </w:rPr>
                <w:delText xml:space="preserve">medium</w:delText>
              </w:r>
            </w:del>
          </w:p>
        </w:tc>
        <w:tc>
          <w:tcPr>
            <w:tcW w:w="1842" w:type="dxa"/>
          </w:tcPr>
          <w:p w14:paraId="2906A7AC" w14:textId="08DF34BA" w:rsidR="00080F4D" w:rsidRPr="00DC2F15" w:rsidRDefault="009546B2" w:rsidP="00DC2F15">
            <w:pPr>
              <w:spacing w:line="276" w:lineRule="auto"/>
              <w:rPr>
                <w:rFonts w:ascii="Segoe UI" w:hAnsi="Segoe UI" w:cs="Segoe UI"/>
                <w:sz w:val="22"/>
                <w:szCs w:val="22"/>
              </w:rPr>
            </w:pPr>
            <w:proofErr w:type="spellStart"/>
            <w:del w:id="2535" w:author="Claude (NAR review, 2nd iteration 2026-08-02)" w:date="2026-08-02T12:00:00Z">
              <w:r w:rsidRPr="00DC2F15">
                <w:rPr>
                  <w:rFonts w:ascii="Segoe UI" w:hAnsi="Segoe UI" w:cs="Segoe UI"/>
                  <w:sz w:val="22"/>
                  <w:szCs w:val="22"/>
                </w:rPr>
                <w:delText xml:space="preserve">Scanorama</w:delText>
              </w:r>
            </w:del>
            <w:proofErr w:type="spellEnd"/>
          </w:p>
        </w:tc>
        <w:tc>
          <w:tcPr>
            <w:tcW w:w="709" w:type="dxa"/>
          </w:tcPr>
          <w:p w14:paraId="7F5B3C7C" w14:textId="77777777" w:rsidR="00080F4D" w:rsidRPr="00DC2F15" w:rsidRDefault="00080F4D" w:rsidP="00DC2F15">
            <w:pPr>
              <w:spacing w:line="276" w:lineRule="auto"/>
              <w:rPr>
                <w:rFonts w:ascii="Segoe UI" w:hAnsi="Segoe UI" w:cs="Segoe UI"/>
                <w:sz w:val="22"/>
                <w:szCs w:val="22"/>
              </w:rPr>
            </w:pPr>
            <w:del w:id="2536" w:author="Claude (NAR review, 2nd iteration 2026-08-02)" w:date="2026-08-02T12:00:00Z">
              <w:r w:rsidRPr="00DC2F15">
                <w:rPr>
                  <w:rFonts w:ascii="Segoe UI" w:hAnsi="Segoe UI" w:cs="Segoe UI"/>
                  <w:sz w:val="22"/>
                  <w:szCs w:val="22"/>
                </w:rPr>
                <w:delText xml:space="preserve">Yes</w:delText>
              </w:r>
            </w:del>
          </w:p>
        </w:tc>
        <w:tc>
          <w:tcPr>
            <w:tcW w:w="1701" w:type="dxa"/>
          </w:tcPr>
          <w:p w14:paraId="6A2C5A6E" w14:textId="302AD663" w:rsidR="00080F4D" w:rsidRPr="00DC2F15" w:rsidRDefault="00772965" w:rsidP="00DC2F15">
            <w:pPr>
              <w:spacing w:line="276" w:lineRule="auto"/>
              <w:rPr>
                <w:rFonts w:ascii="Segoe UI" w:hAnsi="Segoe UI" w:cs="Segoe UI"/>
                <w:sz w:val="22"/>
                <w:szCs w:val="22"/>
              </w:rPr>
            </w:pPr>
            <w:del w:id="2537" w:author="Claude (NAR review, 2nd iteration 2026-08-02)" w:date="2026-08-02T12:00:00Z">
              <w:r w:rsidRPr="00DC2F15">
                <w:rPr>
                  <w:rFonts w:ascii="Segoe UI" w:hAnsi="Segoe UI" w:cs="Segoe UI"/>
                  <w:sz w:val="22"/>
                  <w:szCs w:val="22"/>
                </w:rPr>
                <w:delText xml:space="preserve">-</w:delText>
              </w:r>
            </w:del>
          </w:p>
        </w:tc>
        <w:tc>
          <w:tcPr>
            <w:tcW w:w="992" w:type="dxa"/>
          </w:tcPr>
          <w:p w14:paraId="00BD07B9" w14:textId="74F7E4FA" w:rsidR="00080F4D" w:rsidRPr="00DC2F15" w:rsidRDefault="00EA067B" w:rsidP="00DC2F15">
            <w:pPr>
              <w:spacing w:line="276" w:lineRule="auto"/>
              <w:rPr>
                <w:rFonts w:ascii="Segoe UI" w:hAnsi="Segoe UI" w:cs="Segoe UI"/>
                <w:sz w:val="22"/>
                <w:szCs w:val="22"/>
              </w:rPr>
            </w:pPr>
            <w:del w:id="2538" w:author="Claude (NAR review, 2nd iteration 2026-08-02)" w:date="2026-08-02T12:00:00Z">
              <w:r w:rsidRPr="00DC2F15">
                <w:rPr>
                  <w:rFonts w:ascii="Segoe UI" w:hAnsi="Segoe UI" w:cs="Segoe UI"/>
                  <w:sz w:val="22"/>
                  <w:szCs w:val="22"/>
                </w:rPr>
                <w:delText xml:space="preserve">1.7.4</w:delText>
              </w:r>
            </w:del>
          </w:p>
        </w:tc>
        <w:sdt>
          <w:sdtPr>
            <w:rPr>
              <w:rFonts w:ascii="Segoe UI" w:hAnsi="Segoe UI" w:cs="Segoe UI"/>
              <w:color w:val="000000"/>
              <w:sz w:val="22"/>
              <w:szCs w:val="22"/>
            </w:rPr>
            <w:tag w:val="MENDELEY_CITATION_v3_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"/>
            <w:id w:val="480039212"/>
            <w:placeholder>
              <w:docPart w:val="DefaultPlaceholder_-1854013440"/>
            </w:placeholder>
          </w:sdtPr>
          <w:sdtEndPr/>
          <w:sdtContent>
            <w:tc>
              <w:tcPr>
                <w:tcW w:w="1984" w:type="dxa"/>
              </w:tcPr>
              <w:p w14:paraId="429611B1" w14:textId="27E73F06" w:rsidR="00080F4D" w:rsidRPr="00DC2F15" w:rsidRDefault="00D02FF9" w:rsidP="00DC2F15">
                <w:pPr>
                  <w:spacing w:line="276" w:lineRule="auto"/>
                  <w:rPr>
                    <w:rFonts w:ascii="Segoe UI" w:hAnsi="Segoe UI" w:cs="Segoe UI"/>
                    <w:sz w:val="22"/>
                    <w:szCs w:val="22"/>
                  </w:rPr>
                </w:pPr>
                <w:del w:id="2539" w:author="Claude (NAR review, 2nd iteration 2026-08-02)" w:date="2026-08-02T12:00:00Z">
                  <w:r w:rsidRPr="00D02FF9">
                    <w:rPr>
                      <w:rFonts w:ascii="Segoe UI" w:hAnsi="Segoe UI" w:cs="Segoe UI"/>
                      <w:color w:val="000000"/>
                      <w:sz w:val="22"/>
                      <w:szCs w:val="22"/>
                    </w:rPr>
                    <w:delText xml:space="preserve">(30)</w:delText>
                  </w:r>
                </w:del>
              </w:p>
            </w:tc>
          </w:sdtContent>
        </w:sdt>
        <w:tc>
          <w:tcPr>
            <w:tcW w:w="2400" w:type="dxa"/>
            <w:cellIns w:id="1094" w:author="Claude (NAR referee report 2026-08-02)" w:date="2026-08-02T00:00:00Z"/>
          </w:tcPr>
          <w:p>
            <w:pPr>
              <w:spacing w:line="276" w:lineRule="auto"/>
              <w:rPr>
                <w:rFonts w:ascii="Segoe UI" w:hAnsi="Segoe UI" w:cs="Segoe UI"/>
                <w:sz w:val="22"/>
                <w:szCs w:val="22"/>
              </w:rPr>
            </w:pPr>
          </w:p>
        </w:tc>
        <w:tc>
          <w:tcPr>
            <w:tcW w:w="2400" w:type="dxa"/>
            <w:cellIns w:id="1174" w:author="Claude (NAR referee report 2026-08-02)" w:date="2026-08-02T00:00:00Z"/>
          </w:tcPr>
          <w:p>
            <w:pPr>
              <w:spacing w:line="276" w:lineRule="auto"/>
              <w:rPr>
                <w:rFonts w:ascii="Segoe UI" w:hAnsi="Segoe UI" w:cs="Segoe UI"/>
                <w:sz w:val="22"/>
                <w:szCs w:val="22"/>
              </w:rPr>
            </w:pPr>
          </w:p>
        </w:tc>
        <w:tc>
          <w:tcPr>
            <w:tcW w:w="2400" w:type="dxa"/>
            <w:cellIns w:id="1294" w:author="Claude (NAR referee report 2026-08-02)" w:date="2026-08-02T00:00:00Z"/>
          </w:tcPr>
          <w:p>
            <w:pPr>
              <w:spacing w:line="276" w:lineRule="auto"/>
              <w:rPr>
                <w:rFonts w:ascii="Segoe UI" w:hAnsi="Segoe UI" w:cs="Segoe UI"/>
                <w:sz w:val="22"/>
                <w:szCs w:val="22"/>
              </w:rPr>
            </w:pPr>
          </w:p>
        </w:tc>
      </w:tr>
      <w:tr w:rsidR="00080F4D" w:rsidRPr="00DC2F15" w14:paraId="7E2621A9" w14:textId="77777777" w:rsidTr="00BA0C26">
        <w:trPr>
          <w:del w:id="2540" w:author="Claude (NAR review, 2nd iteration 2026-08-02)" w:date="2026-08-02T12:00:00Z"/>
        </w:trPr>
        <w:tc>
          <w:tcPr>
            <w:tcW w:w="1271" w:type="dxa"/>
          </w:tcPr>
          <w:p w14:paraId="10A49F67" w14:textId="77777777" w:rsidR="00080F4D" w:rsidRPr="00DC2F15" w:rsidRDefault="00080F4D" w:rsidP="00DC2F15">
            <w:pPr>
              <w:spacing w:line="276" w:lineRule="auto"/>
              <w:rPr>
                <w:rFonts w:ascii="Segoe UI" w:hAnsi="Segoe UI" w:cs="Segoe UI"/>
                <w:sz w:val="22"/>
                <w:szCs w:val="22"/>
              </w:rPr>
            </w:pPr>
            <w:del w:id="2541" w:author="Claude (NAR review, 2nd iteration 2026-08-02)" w:date="2026-08-02T12:00:00Z">
              <w:r w:rsidRPr="00DC2F15">
                <w:rPr>
                  <w:rFonts w:ascii="Segoe UI" w:hAnsi="Segoe UI" w:cs="Segoe UI"/>
                  <w:sz w:val="22"/>
                  <w:szCs w:val="22"/>
                </w:rPr>
                <w:delText xml:space="preserve">13_fsmvn</w:delText>
              </w:r>
            </w:del>
          </w:p>
        </w:tc>
        <w:tc>
          <w:tcPr>
            <w:tcW w:w="851" w:type="dxa"/>
          </w:tcPr>
          <w:p w14:paraId="1683E55F" w14:textId="738B3979" w:rsidR="00080F4D" w:rsidRPr="00DC2F15" w:rsidRDefault="00834881" w:rsidP="00DC2F15">
            <w:pPr>
              <w:spacing w:line="276" w:lineRule="auto"/>
              <w:rPr>
                <w:rFonts w:ascii="Segoe UI" w:hAnsi="Segoe UI" w:cs="Segoe UI"/>
                <w:sz w:val="22"/>
                <w:szCs w:val="22"/>
              </w:rPr>
            </w:pPr>
            <w:del w:id="2542" w:author="Claude (NAR review, 2nd iteration 2026-08-02)" w:date="2026-08-02T12:00:00Z">
              <w:r w:rsidRPr="00DC2F15">
                <w:rPr>
                  <w:rFonts w:ascii="Segoe UI" w:hAnsi="Segoe UI" w:cs="Segoe UI"/>
                  <w:sz w:val="22"/>
                  <w:szCs w:val="22"/>
                </w:rPr>
                <w:delText xml:space="preserve">medium</w:delText>
              </w:r>
            </w:del>
          </w:p>
        </w:tc>
        <w:tc>
          <w:tcPr>
            <w:tcW w:w="1842" w:type="dxa"/>
          </w:tcPr>
          <w:p w14:paraId="5D0334C4" w14:textId="7B191206" w:rsidR="00080F4D" w:rsidRPr="00DC2F15" w:rsidRDefault="00583CAE" w:rsidP="00DC2F15">
            <w:pPr>
              <w:spacing w:line="276" w:lineRule="auto"/>
              <w:rPr>
                <w:rFonts w:ascii="Segoe UI" w:hAnsi="Segoe UI" w:cs="Segoe UI"/>
                <w:sz w:val="22"/>
                <w:szCs w:val="22"/>
              </w:rPr>
            </w:pPr>
            <w:del w:id="2543" w:author="Claude (NAR review, 2nd iteration 2026-08-02)" w:date="2026-08-02T12:00:00Z">
              <w:r w:rsidRPr="00DC2F15">
                <w:rPr>
                  <w:rFonts w:ascii="Segoe UI" w:hAnsi="Segoe UI" w:cs="Segoe UI"/>
                  <w:sz w:val="22"/>
                  <w:szCs w:val="22"/>
                </w:rPr>
                <w:delText xml:space="preserve">Feature Specific Mean Variance Normalization</w:delText>
              </w:r>
            </w:del>
          </w:p>
        </w:tc>
        <w:tc>
          <w:tcPr>
            <w:tcW w:w="709" w:type="dxa"/>
          </w:tcPr>
          <w:p w14:paraId="5F0C3970" w14:textId="77777777" w:rsidR="00080F4D" w:rsidRPr="00DC2F15" w:rsidRDefault="00080F4D" w:rsidP="00DC2F15">
            <w:pPr>
              <w:spacing w:line="276" w:lineRule="auto"/>
              <w:rPr>
                <w:rFonts w:ascii="Segoe UI" w:hAnsi="Segoe UI" w:cs="Segoe UI"/>
                <w:sz w:val="22"/>
                <w:szCs w:val="22"/>
              </w:rPr>
            </w:pPr>
            <w:del w:id="2544" w:author="Claude (NAR review, 2nd iteration 2026-08-02)" w:date="2026-08-02T12:00:00Z">
              <w:r w:rsidRPr="00DC2F15">
                <w:rPr>
                  <w:rFonts w:ascii="Segoe UI" w:hAnsi="Segoe UI" w:cs="Segoe UI"/>
                  <w:sz w:val="22"/>
                  <w:szCs w:val="22"/>
                </w:rPr>
                <w:delText xml:space="preserve">Yes</w:delText>
              </w:r>
            </w:del>
          </w:p>
        </w:tc>
        <w:tc>
          <w:tcPr>
            <w:tcW w:w="1701" w:type="dxa"/>
          </w:tcPr>
          <w:p w14:paraId="73046FA7" w14:textId="4DDACF0B" w:rsidR="00080F4D" w:rsidRPr="00DC2F15" w:rsidRDefault="00583CAE" w:rsidP="00DC2F15">
            <w:pPr>
              <w:spacing w:line="276" w:lineRule="auto"/>
              <w:rPr>
                <w:rFonts w:ascii="Segoe UI" w:hAnsi="Segoe UI" w:cs="Segoe UI"/>
                <w:sz w:val="22"/>
                <w:szCs w:val="22"/>
              </w:rPr>
            </w:pPr>
            <w:del w:id="2545" w:author="Claude (NAR review, 2nd iteration 2026-08-02)" w:date="2026-08-02T12:00:00Z">
              <w:r w:rsidRPr="00DC2F15">
                <w:rPr>
                  <w:rFonts w:ascii="Segoe UI" w:hAnsi="Segoe UI" w:cs="Segoe UI"/>
                  <w:sz w:val="22"/>
                  <w:szCs w:val="22"/>
                </w:rPr>
                <w:delText xml:space="preserve">-</w:delText>
              </w:r>
            </w:del>
          </w:p>
        </w:tc>
        <w:tc>
          <w:tcPr>
            <w:tcW w:w="992" w:type="dxa"/>
          </w:tcPr>
          <w:p w14:paraId="7F18A9EF" w14:textId="1F160EDE" w:rsidR="00080F4D" w:rsidRPr="00DC2F15" w:rsidRDefault="006B600B" w:rsidP="00DC2F15">
            <w:pPr>
              <w:spacing w:line="276" w:lineRule="auto"/>
              <w:rPr>
                <w:rFonts w:ascii="Segoe UI" w:hAnsi="Segoe UI" w:cs="Segoe UI"/>
                <w:sz w:val="22"/>
                <w:szCs w:val="22"/>
              </w:rPr>
            </w:pPr>
            <w:del w:id="2546" w:author="Claude (NAR review, 2nd iteration 2026-08-02)" w:date="2026-08-02T12:00:00Z">
              <w:r w:rsidRPr="00DC2F15">
                <w:rPr>
                  <w:rFonts w:ascii="Segoe UI" w:hAnsi="Segoe UI" w:cs="Segoe UI"/>
                  <w:sz w:val="22"/>
                  <w:szCs w:val="22"/>
                </w:rPr>
                <w:delText xml:space="preserve">Custom</w:delText>
              </w:r>
            </w:del>
          </w:p>
        </w:tc>
        <w:sdt>
          <w:sdtPr>
            <w:rPr>
              <w:rFonts w:ascii="Segoe UI" w:hAnsi="Segoe UI" w:cs="Segoe UI"/>
              <w:color w:val="000000"/>
              <w:sz w:val="22"/>
              <w:szCs w:val="22"/>
            </w:rPr>
            <w:tag w:val="MENDELEY_CITATION_v3_eyJjaXRhdGlvbklEIjoiTUVOREVMRVlfQ0lUQVRJT05fODI3YTQ0MjctZTdhMi00NzNiLTg0MjgtYzEwODA3MmI3N2M3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
            <w:id w:val="-1421321939"/>
            <w:placeholder>
              <w:docPart w:val="DefaultPlaceholder_-1854013440"/>
            </w:placeholder>
          </w:sdtPr>
          <w:sdtEndPr/>
          <w:sdtContent>
            <w:tc>
              <w:tcPr>
                <w:tcW w:w="1984" w:type="dxa"/>
              </w:tcPr>
              <w:p w14:paraId="0C3C3E13" w14:textId="701ED6AE" w:rsidR="00080F4D" w:rsidRPr="00DC2F15" w:rsidRDefault="00D02FF9" w:rsidP="00DC2F15">
                <w:pPr>
                  <w:spacing w:line="276" w:lineRule="auto"/>
                  <w:rPr>
                    <w:rFonts w:ascii="Segoe UI" w:hAnsi="Segoe UI" w:cs="Segoe UI"/>
                    <w:sz w:val="22"/>
                    <w:szCs w:val="22"/>
                  </w:rPr>
                </w:pPr>
                <w:del w:id="2547" w:author="Claude (NAR review, 2nd iteration 2026-08-02)" w:date="2026-08-02T12:00:00Z">
                  <w:r w:rsidRPr="00D02FF9">
                    <w:rPr>
                      <w:rFonts w:ascii="Segoe UI" w:hAnsi="Segoe UI" w:cs="Segoe UI"/>
                      <w:color w:val="000000"/>
                      <w:sz w:val="22"/>
                      <w:szCs w:val="22"/>
                    </w:rPr>
                    <w:delText xml:space="preserve">(31)</w:delText>
                  </w:r>
                </w:del>
              </w:p>
            </w:tc>
          </w:sdtContent>
        </w:sdt>
        <w:tc>
          <w:tcPr>
            <w:tcW w:w="2400" w:type="dxa"/>
            <w:cellIns w:id="1096" w:author="Claude (NAR referee report 2026-08-02)" w:date="2026-08-02T00:00:00Z"/>
          </w:tcPr>
          <w:p>
            <w:pPr>
              <w:spacing w:line="276" w:lineRule="auto"/>
              <w:rPr>
                <w:rFonts w:ascii="Segoe UI" w:hAnsi="Segoe UI" w:cs="Segoe UI"/>
                <w:sz w:val="22"/>
                <w:szCs w:val="22"/>
              </w:rPr>
            </w:pPr>
          </w:p>
        </w:tc>
        <w:tc>
          <w:tcPr>
            <w:tcW w:w="2400" w:type="dxa"/>
            <w:cellIns w:id="1176" w:author="Claude (NAR referee report 2026-08-02)" w:date="2026-08-02T00:00:00Z"/>
          </w:tcPr>
          <w:p>
            <w:pPr>
              <w:spacing w:line="276" w:lineRule="auto"/>
              <w:rPr>
                <w:rFonts w:ascii="Segoe UI" w:hAnsi="Segoe UI" w:cs="Segoe UI"/>
                <w:sz w:val="22"/>
                <w:szCs w:val="22"/>
              </w:rPr>
            </w:pPr>
          </w:p>
        </w:tc>
        <w:tc>
          <w:tcPr>
            <w:tcW w:w="2400" w:type="dxa"/>
            <w:cellIns w:id="1296" w:author="Claude (NAR referee report 2026-08-02)" w:date="2026-08-02T00:00:00Z"/>
          </w:tcPr>
          <w:p>
            <w:pPr>
              <w:spacing w:line="276" w:lineRule="auto"/>
              <w:rPr>
                <w:rFonts w:ascii="Segoe UI" w:hAnsi="Segoe UI" w:cs="Segoe UI"/>
                <w:sz w:val="22"/>
                <w:szCs w:val="22"/>
              </w:rPr>
            </w:pPr>
          </w:p>
        </w:tc>
      </w:tr>
      <w:tr w:rsidR="00080F4D" w:rsidRPr="00DC2F15" w14:paraId="7CB96ABF" w14:textId="77777777" w:rsidTr="00BA0C26">
        <w:trPr>
          <w:del w:id="2548" w:author="Claude (NAR review, 2nd iteration 2026-08-02)" w:date="2026-08-02T12:00:00Z"/>
        </w:trPr>
        <w:tc>
          <w:tcPr>
            <w:tcW w:w="1271" w:type="dxa"/>
          </w:tcPr>
          <w:p w14:paraId="17E64A88" w14:textId="77777777" w:rsidR="00080F4D" w:rsidRPr="00DC2F15" w:rsidRDefault="00080F4D" w:rsidP="00DC2F15">
            <w:pPr>
              <w:spacing w:line="276" w:lineRule="auto"/>
              <w:rPr>
                <w:rFonts w:ascii="Segoe UI" w:hAnsi="Segoe UI" w:cs="Segoe UI"/>
                <w:sz w:val="22"/>
                <w:szCs w:val="22"/>
              </w:rPr>
            </w:pPr>
            <w:del w:id="2549" w:author="Claude (NAR review, 2nd iteration 2026-08-02)" w:date="2026-08-02T12:00:00Z">
              <w:r w:rsidRPr="00DC2F15">
                <w:rPr>
                  <w:rFonts w:ascii="Segoe UI" w:hAnsi="Segoe UI" w:cs="Segoe UI"/>
                  <w:sz w:val="22"/>
                  <w:szCs w:val="22"/>
                </w:rPr>
                <w:delText xml:space="preserve">14_qsmooth</w:delText>
              </w:r>
            </w:del>
          </w:p>
        </w:tc>
        <w:tc>
          <w:tcPr>
            <w:tcW w:w="851" w:type="dxa"/>
          </w:tcPr>
          <w:p w14:paraId="78C5F9BA" w14:textId="1E7A942C" w:rsidR="00080F4D" w:rsidRPr="00DC2F15" w:rsidRDefault="008D362C" w:rsidP="00DC2F15">
            <w:pPr>
              <w:spacing w:line="276" w:lineRule="auto"/>
              <w:rPr>
                <w:rFonts w:ascii="Segoe UI" w:hAnsi="Segoe UI" w:cs="Segoe UI"/>
                <w:sz w:val="22"/>
                <w:szCs w:val="22"/>
              </w:rPr>
            </w:pPr>
            <w:del w:id="2550" w:author="Claude (NAR review, 2nd iteration 2026-08-02)" w:date="2026-08-02T12:00:00Z">
              <w:r w:rsidRPr="00DC2F15">
                <w:rPr>
                  <w:rFonts w:ascii="Segoe UI" w:hAnsi="Segoe UI" w:cs="Segoe UI"/>
                  <w:sz w:val="22"/>
                  <w:szCs w:val="22"/>
                </w:rPr>
                <w:delText xml:space="preserve">high</w:delText>
              </w:r>
            </w:del>
          </w:p>
        </w:tc>
        <w:tc>
          <w:tcPr>
            <w:tcW w:w="1842" w:type="dxa"/>
          </w:tcPr>
          <w:p w14:paraId="5E0A48DC" w14:textId="09505C10" w:rsidR="00080F4D" w:rsidRPr="00DC2F15" w:rsidRDefault="004E56FF" w:rsidP="00DC2F15">
            <w:pPr>
              <w:spacing w:line="276" w:lineRule="auto"/>
              <w:rPr>
                <w:rFonts w:ascii="Segoe UI" w:hAnsi="Segoe UI" w:cs="Segoe UI"/>
                <w:sz w:val="22"/>
                <w:szCs w:val="22"/>
              </w:rPr>
            </w:pPr>
            <w:del w:id="2551" w:author="Claude (NAR review, 2nd iteration 2026-08-02)" w:date="2026-08-02T12:00:00Z">
              <w:r w:rsidRPr="00DC2F15">
                <w:rPr>
                  <w:rFonts w:ascii="Segoe UI" w:hAnsi="Segoe UI" w:cs="Segoe UI"/>
                  <w:sz w:val="22"/>
                  <w:szCs w:val="22"/>
                </w:rPr>
                <w:delText xml:space="preserve">Smooth Quantile Normalization</w:delText>
              </w:r>
            </w:del>
          </w:p>
        </w:tc>
        <w:tc>
          <w:tcPr>
            <w:tcW w:w="709" w:type="dxa"/>
          </w:tcPr>
          <w:p w14:paraId="4B99F62A" w14:textId="77777777" w:rsidR="00080F4D" w:rsidRPr="00DC2F15" w:rsidRDefault="00080F4D" w:rsidP="00DC2F15">
            <w:pPr>
              <w:spacing w:line="276" w:lineRule="auto"/>
              <w:rPr>
                <w:rFonts w:ascii="Segoe UI" w:hAnsi="Segoe UI" w:cs="Segoe UI"/>
                <w:sz w:val="22"/>
                <w:szCs w:val="22"/>
              </w:rPr>
            </w:pPr>
            <w:del w:id="2552" w:author="Claude (NAR review, 2nd iteration 2026-08-02)" w:date="2026-08-02T12:00:00Z">
              <w:r w:rsidRPr="00DC2F15">
                <w:rPr>
                  <w:rFonts w:ascii="Segoe UI" w:hAnsi="Segoe UI" w:cs="Segoe UI"/>
                  <w:sz w:val="22"/>
                  <w:szCs w:val="22"/>
                </w:rPr>
                <w:delText xml:space="preserve">Yes</w:delText>
              </w:r>
            </w:del>
          </w:p>
        </w:tc>
        <w:tc>
          <w:tcPr>
            <w:tcW w:w="1701" w:type="dxa"/>
          </w:tcPr>
          <w:p w14:paraId="6C8585B8" w14:textId="28EEF5B8" w:rsidR="00080F4D" w:rsidRPr="00DC2F15" w:rsidRDefault="008D362C" w:rsidP="00DC2F15">
            <w:pPr>
              <w:spacing w:line="276" w:lineRule="auto"/>
              <w:rPr>
                <w:rFonts w:ascii="Segoe UI" w:hAnsi="Segoe UI" w:cs="Segoe UI"/>
                <w:sz w:val="22"/>
                <w:szCs w:val="22"/>
              </w:rPr>
            </w:pPr>
            <w:del w:id="2553" w:author="Claude (NAR review, 2nd iteration 2026-08-02)" w:date="2026-08-02T12:00:00Z">
              <w:r w:rsidRPr="00DC2F15">
                <w:rPr>
                  <w:rFonts w:ascii="Segoe UI" w:hAnsi="Segoe UI" w:cs="Segoe UI"/>
                  <w:sz w:val="22"/>
                  <w:szCs w:val="22"/>
                </w:rPr>
                <w:delText xml:space="preserve">-</w:delText>
              </w:r>
            </w:del>
          </w:p>
        </w:tc>
        <w:tc>
          <w:tcPr>
            <w:tcW w:w="992" w:type="dxa"/>
          </w:tcPr>
          <w:p w14:paraId="343581BB" w14:textId="235AF851" w:rsidR="00080F4D" w:rsidRPr="00DC2F15" w:rsidRDefault="004E56FF" w:rsidP="00DC2F15">
            <w:pPr>
              <w:spacing w:line="276" w:lineRule="auto"/>
              <w:rPr>
                <w:rFonts w:ascii="Segoe UI" w:hAnsi="Segoe UI" w:cs="Segoe UI"/>
                <w:sz w:val="22"/>
                <w:szCs w:val="22"/>
              </w:rPr>
            </w:pPr>
            <w:del w:id="2554" w:author="Claude (NAR review, 2nd iteration 2026-08-02)" w:date="2026-08-02T12:00:00Z">
              <w:r w:rsidRPr="00DC2F15">
                <w:rPr>
                  <w:rFonts w:ascii="Segoe UI" w:hAnsi="Segoe UI" w:cs="Segoe UI"/>
                  <w:sz w:val="22"/>
                  <w:szCs w:val="22"/>
                </w:rPr>
                <w:delText xml:space="preserve">1.28.0</w:delText>
              </w:r>
            </w:del>
          </w:p>
        </w:tc>
        <w:sdt>
          <w:sdtPr>
            <w:rPr>
              <w:rFonts w:ascii="Segoe UI" w:hAnsi="Segoe UI" w:cs="Segoe UI"/>
              <w:color w:val="000000"/>
              <w:sz w:val="22"/>
              <w:szCs w:val="22"/>
            </w:rPr>
            <w:tag w:val="MENDELEY_CITATION_v3_eyJjaXRhdGlvbklEIjoiTUVOREVMRVlfQ0lUQVRJT05fMjYzODI5MDYtOTc0Yy00NTEzLTgwYTgtMjgyZTUzMDYwNWJi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
            <w:id w:val="-1401127176"/>
            <w:placeholder>
              <w:docPart w:val="DefaultPlaceholder_-1854013440"/>
            </w:placeholder>
          </w:sdtPr>
          <w:sdtEndPr/>
          <w:sdtContent>
            <w:tc>
              <w:tcPr>
                <w:tcW w:w="1984" w:type="dxa"/>
              </w:tcPr>
              <w:p w14:paraId="5967C33A" w14:textId="0D4E8987" w:rsidR="00080F4D" w:rsidRPr="00DC2F15" w:rsidRDefault="00D02FF9" w:rsidP="00DC2F15">
                <w:pPr>
                  <w:spacing w:line="276" w:lineRule="auto"/>
                  <w:rPr>
                    <w:rFonts w:ascii="Segoe UI" w:hAnsi="Segoe UI" w:cs="Segoe UI"/>
                    <w:sz w:val="22"/>
                    <w:szCs w:val="22"/>
                  </w:rPr>
                </w:pPr>
                <w:del w:id="2555" w:author="Claude (NAR review, 2nd iteration 2026-08-02)" w:date="2026-08-02T12:00:00Z">
                  <w:r w:rsidRPr="00D02FF9">
                    <w:rPr>
                      <w:rFonts w:ascii="Segoe UI" w:hAnsi="Segoe UI" w:cs="Segoe UI"/>
                      <w:color w:val="000000"/>
                      <w:sz w:val="22"/>
                      <w:szCs w:val="22"/>
                    </w:rPr>
                    <w:delText xml:space="preserve">(32)</w:delText>
                  </w:r>
                </w:del>
              </w:p>
            </w:tc>
          </w:sdtContent>
        </w:sdt>
        <w:tc>
          <w:tcPr>
            <w:tcW w:w="2400" w:type="dxa"/>
            <w:cellIns w:id="1098" w:author="Claude (NAR referee report 2026-08-02)" w:date="2026-08-02T00:00:00Z"/>
          </w:tcPr>
          <w:p>
            <w:pPr>
              <w:spacing w:line="276" w:lineRule="auto"/>
              <w:rPr>
                <w:rFonts w:ascii="Segoe UI" w:hAnsi="Segoe UI" w:cs="Segoe UI"/>
                <w:sz w:val="22"/>
                <w:szCs w:val="22"/>
              </w:rPr>
            </w:pPr>
          </w:p>
        </w:tc>
        <w:tc>
          <w:tcPr>
            <w:tcW w:w="2400" w:type="dxa"/>
            <w:cellIns w:id="1178" w:author="Claude (NAR referee report 2026-08-02)" w:date="2026-08-02T00:00:00Z"/>
          </w:tcPr>
          <w:p>
            <w:pPr>
              <w:spacing w:line="276" w:lineRule="auto"/>
              <w:rPr>
                <w:rFonts w:ascii="Segoe UI" w:hAnsi="Segoe UI" w:cs="Segoe UI"/>
                <w:sz w:val="22"/>
                <w:szCs w:val="22"/>
              </w:rPr>
            </w:pPr>
          </w:p>
        </w:tc>
        <w:tc>
          <w:tcPr>
            <w:tcW w:w="2400" w:type="dxa"/>
            <w:cellIns w:id="1298" w:author="Claude (NAR referee report 2026-08-02)" w:date="2026-08-02T00:00:00Z"/>
          </w:tcPr>
          <w:p>
            <w:pPr>
              <w:spacing w:line="276" w:lineRule="auto"/>
              <w:rPr>
                <w:rFonts w:ascii="Segoe UI" w:hAnsi="Segoe UI" w:cs="Segoe UI"/>
                <w:sz w:val="22"/>
                <w:szCs w:val="22"/>
              </w:rPr>
            </w:pPr>
          </w:p>
        </w:tc>
      </w:tr>
      <w:tr w:rsidR="00080F4D" w:rsidRPr="00DC2F15" w14:paraId="2FB6A8D1" w14:textId="77777777" w:rsidTr="00BA0C26">
        <w:trPr>
          <w:del w:id="2556" w:author="Claude (NAR review, 2nd iteration 2026-08-02)" w:date="2026-08-02T12:00:00Z"/>
        </w:trPr>
        <w:tc>
          <w:tcPr>
            <w:tcW w:w="1271" w:type="dxa"/>
          </w:tcPr>
          <w:p w14:paraId="70412A0E" w14:textId="77777777" w:rsidR="00080F4D" w:rsidRPr="00DC2F15" w:rsidRDefault="00080F4D" w:rsidP="00DC2F15">
            <w:pPr>
              <w:spacing w:line="276" w:lineRule="auto"/>
              <w:rPr>
                <w:rFonts w:ascii="Segoe UI" w:hAnsi="Segoe UI" w:cs="Segoe UI"/>
                <w:sz w:val="22"/>
                <w:szCs w:val="22"/>
              </w:rPr>
            </w:pPr>
            <w:del w:id="2557" w:author="Claude (NAR review, 2nd iteration 2026-08-02)" w:date="2026-08-02T12:00:00Z">
              <w:r w:rsidRPr="00DC2F15">
                <w:rPr>
                  <w:rFonts w:ascii="Segoe UI" w:hAnsi="Segoe UI" w:cs="Segoe UI"/>
                  <w:sz w:val="22"/>
                  <w:szCs w:val="22"/>
                </w:rPr>
                <w:delText xml:space="preserve">15_fsqn_py</w:delText>
              </w:r>
            </w:del>
          </w:p>
        </w:tc>
        <w:tc>
          <w:tcPr>
            <w:tcW w:w="851" w:type="dxa"/>
          </w:tcPr>
          <w:p w14:paraId="0EF740EB" w14:textId="5113635F" w:rsidR="00080F4D" w:rsidRPr="00DC2F15" w:rsidRDefault="008D174A" w:rsidP="00DC2F15">
            <w:pPr>
              <w:spacing w:line="276" w:lineRule="auto"/>
              <w:rPr>
                <w:rFonts w:ascii="Segoe UI" w:hAnsi="Segoe UI" w:cs="Segoe UI"/>
                <w:sz w:val="22"/>
                <w:szCs w:val="22"/>
              </w:rPr>
            </w:pPr>
            <w:del w:id="2558" w:author="Claude (NAR review, 2nd iteration 2026-08-02)" w:date="2026-08-02T12:00:00Z">
              <w:r w:rsidRPr="00DC2F15">
                <w:rPr>
                  <w:rFonts w:ascii="Segoe UI" w:hAnsi="Segoe UI" w:cs="Segoe UI"/>
                  <w:sz w:val="22"/>
                  <w:szCs w:val="22"/>
                </w:rPr>
                <w:delText xml:space="preserve">high</w:delText>
              </w:r>
            </w:del>
          </w:p>
        </w:tc>
        <w:tc>
          <w:tcPr>
            <w:tcW w:w="1842" w:type="dxa"/>
          </w:tcPr>
          <w:p w14:paraId="3E822527" w14:textId="50A56E1F" w:rsidR="00080F4D" w:rsidRPr="00DC2F15" w:rsidRDefault="002C3FAD" w:rsidP="00DC2F15">
            <w:pPr>
              <w:spacing w:line="276" w:lineRule="auto"/>
              <w:rPr>
                <w:rFonts w:ascii="Segoe UI" w:hAnsi="Segoe UI" w:cs="Segoe UI"/>
                <w:sz w:val="22"/>
                <w:szCs w:val="22"/>
              </w:rPr>
            </w:pPr>
            <w:del w:id="2559" w:author="Claude (NAR review, 2nd iteration 2026-08-02)" w:date="2026-08-02T12:00:00Z">
              <w:r w:rsidRPr="00DC2F15">
                <w:rPr>
                  <w:rFonts w:ascii="Segoe UI" w:hAnsi="Segoe UI" w:cs="Segoe UI"/>
                  <w:sz w:val="22"/>
                  <w:szCs w:val="22"/>
                </w:rPr>
                <w:delText xml:space="preserve">Python Feature Specific Quantile Normalization</w:delText>
              </w:r>
            </w:del>
          </w:p>
        </w:tc>
        <w:tc>
          <w:tcPr>
            <w:tcW w:w="709" w:type="dxa"/>
          </w:tcPr>
          <w:p w14:paraId="21D82256" w14:textId="77777777" w:rsidR="00080F4D" w:rsidRPr="00DC2F15" w:rsidRDefault="00080F4D" w:rsidP="00DC2F15">
            <w:pPr>
              <w:spacing w:line="276" w:lineRule="auto"/>
              <w:rPr>
                <w:rFonts w:ascii="Segoe UI" w:hAnsi="Segoe UI" w:cs="Segoe UI"/>
                <w:sz w:val="22"/>
                <w:szCs w:val="22"/>
              </w:rPr>
            </w:pPr>
            <w:del w:id="2560" w:author="Claude (NAR review, 2nd iteration 2026-08-02)" w:date="2026-08-02T12:00:00Z">
              <w:r w:rsidRPr="00DC2F15">
                <w:rPr>
                  <w:rFonts w:ascii="Segoe UI" w:hAnsi="Segoe UI" w:cs="Segoe UI"/>
                  <w:sz w:val="22"/>
                  <w:szCs w:val="22"/>
                </w:rPr>
                <w:delText xml:space="preserve">Yes</w:delText>
              </w:r>
            </w:del>
          </w:p>
        </w:tc>
        <w:tc>
          <w:tcPr>
            <w:tcW w:w="1701" w:type="dxa"/>
          </w:tcPr>
          <w:p w14:paraId="7BA9F68F" w14:textId="15A114EE" w:rsidR="00080F4D" w:rsidRPr="00DC2F15" w:rsidRDefault="002C3FAD" w:rsidP="00DC2F15">
            <w:pPr>
              <w:spacing w:line="276" w:lineRule="auto"/>
              <w:rPr>
                <w:rFonts w:ascii="Segoe UI" w:hAnsi="Segoe UI" w:cs="Segoe UI"/>
                <w:sz w:val="22"/>
                <w:szCs w:val="22"/>
              </w:rPr>
            </w:pPr>
            <w:del w:id="2561" w:author="Claude (NAR review, 2nd iteration 2026-08-02)" w:date="2026-08-02T12:00:00Z">
              <w:r w:rsidRPr="00DC2F15">
                <w:rPr>
                  <w:rFonts w:ascii="Segoe UI" w:hAnsi="Segoe UI" w:cs="Segoe UI"/>
                  <w:sz w:val="22"/>
                  <w:szCs w:val="22"/>
                </w:rPr>
                <w:delText xml:space="preserve">-</w:delText>
              </w:r>
            </w:del>
          </w:p>
        </w:tc>
        <w:tc>
          <w:tcPr>
            <w:tcW w:w="992" w:type="dxa"/>
          </w:tcPr>
          <w:p w14:paraId="22EAA1E2" w14:textId="580F8B19" w:rsidR="00080F4D" w:rsidRPr="00DC2F15" w:rsidRDefault="002C3FAD" w:rsidP="00DC2F15">
            <w:pPr>
              <w:spacing w:line="276" w:lineRule="auto"/>
              <w:rPr>
                <w:rFonts w:ascii="Segoe UI" w:hAnsi="Segoe UI" w:cs="Segoe UI"/>
                <w:sz w:val="22"/>
                <w:szCs w:val="22"/>
              </w:rPr>
            </w:pPr>
            <w:del w:id="2562" w:author="Claude (NAR review, 2nd iteration 2026-08-02)" w:date="2026-08-02T12:00:00Z">
              <w:r w:rsidRPr="00DC2F15">
                <w:rPr>
                  <w:rFonts w:ascii="Segoe UI" w:hAnsi="Segoe UI" w:cs="Segoe UI"/>
                  <w:sz w:val="22"/>
                  <w:szCs w:val="22"/>
                </w:rPr>
                <w:delText xml:space="preserve">Custom</w:delText>
              </w:r>
            </w:del>
          </w:p>
        </w:tc>
        <w:sdt>
          <w:sdtPr>
            <w:rPr>
              <w:rFonts w:ascii="Segoe UI" w:hAnsi="Segoe UI" w:cs="Segoe UI"/>
              <w:color w:val="000000"/>
              <w:sz w:val="22"/>
              <w:szCs w:val="22"/>
            </w:rPr>
            <w:tag w:val="MENDELEY_CITATION_v3_eyJjaXRhdGlvbklEIjoiTUVOREVMRVlfQ0lUQVRJT05fYTgwMjViODEtOWRmMC00OGI0LWI3ZWItNTcxMTIxNzgwNGVl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
            <w:id w:val="-367837864"/>
            <w:placeholder>
              <w:docPart w:val="DefaultPlaceholder_-1854013440"/>
            </w:placeholder>
          </w:sdtPr>
          <w:sdtEndPr/>
          <w:sdtContent>
            <w:tc>
              <w:tcPr>
                <w:tcW w:w="1984" w:type="dxa"/>
              </w:tcPr>
              <w:p w14:paraId="4264CA6E" w14:textId="47717B37" w:rsidR="00080F4D" w:rsidRPr="00DC2F15" w:rsidRDefault="00D02FF9" w:rsidP="00DC2F15">
                <w:pPr>
                  <w:spacing w:line="276" w:lineRule="auto"/>
                  <w:rPr>
                    <w:rFonts w:ascii="Segoe UI" w:hAnsi="Segoe UI" w:cs="Segoe UI"/>
                    <w:sz w:val="22"/>
                    <w:szCs w:val="22"/>
                  </w:rPr>
                </w:pPr>
                <w:del w:id="2563" w:author="Claude (NAR review, 2nd iteration 2026-08-02)" w:date="2026-08-02T12:00:00Z">
                  <w:r w:rsidRPr="00D02FF9">
                    <w:rPr>
                      <w:rFonts w:ascii="Segoe UI" w:hAnsi="Segoe UI" w:cs="Segoe UI"/>
                      <w:color w:val="000000"/>
                      <w:sz w:val="22"/>
                      <w:szCs w:val="22"/>
                    </w:rPr>
                    <w:delText xml:space="preserve">(33)</w:delText>
                  </w:r>
                </w:del>
              </w:p>
            </w:tc>
          </w:sdtContent>
        </w:sdt>
        <w:tc>
          <w:tcPr>
            <w:tcW w:w="2400" w:type="dxa"/>
            <w:cellIns w:id="1100" w:author="Claude (NAR referee report 2026-08-02)" w:date="2026-08-02T00:00:00Z"/>
          </w:tcPr>
          <w:p>
            <w:pPr>
              <w:spacing w:line="276" w:lineRule="auto"/>
              <w:rPr>
                <w:rFonts w:ascii="Segoe UI" w:hAnsi="Segoe UI" w:cs="Segoe UI"/>
                <w:sz w:val="22"/>
                <w:szCs w:val="22"/>
              </w:rPr>
            </w:pPr>
          </w:p>
        </w:tc>
        <w:tc>
          <w:tcPr>
            <w:tcW w:w="2400" w:type="dxa"/>
            <w:cellIns w:id="1180" w:author="Claude (NAR referee report 2026-08-02)" w:date="2026-08-02T00:00:00Z"/>
          </w:tcPr>
          <w:p>
            <w:pPr>
              <w:spacing w:line="276" w:lineRule="auto"/>
              <w:rPr>
                <w:rFonts w:ascii="Segoe UI" w:hAnsi="Segoe UI" w:cs="Segoe UI"/>
                <w:sz w:val="22"/>
                <w:szCs w:val="22"/>
              </w:rPr>
            </w:pPr>
          </w:p>
        </w:tc>
        <w:tc>
          <w:tcPr>
            <w:tcW w:w="2400" w:type="dxa"/>
            <w:cellIns w:id="1300" w:author="Claude (NAR referee report 2026-08-02)" w:date="2026-08-02T00:00:00Z"/>
          </w:tcPr>
          <w:p>
            <w:pPr>
              <w:spacing w:line="276" w:lineRule="auto"/>
              <w:rPr>
                <w:rFonts w:ascii="Segoe UI" w:hAnsi="Segoe UI" w:cs="Segoe UI"/>
                <w:sz w:val="22"/>
                <w:szCs w:val="22"/>
              </w:rPr>
            </w:pPr>
          </w:p>
        </w:tc>
      </w:tr>
      <w:tr w:rsidR="00080F4D" w:rsidRPr="00DC2F15" w14:paraId="3DE6829B" w14:textId="77777777" w:rsidTr="00BA0C26">
        <w:trPr>
          <w:del w:id="2564" w:author="Claude (NAR review, 2nd iteration 2026-08-02)" w:date="2026-08-02T12:00:00Z"/>
        </w:trPr>
        <w:tc>
          <w:tcPr>
            <w:tcW w:w="1271" w:type="dxa"/>
          </w:tcPr>
          <w:p w14:paraId="0D771F03" w14:textId="77777777" w:rsidR="00080F4D" w:rsidRPr="00DC2F15" w:rsidRDefault="00080F4D" w:rsidP="00DC2F15">
            <w:pPr>
              <w:spacing w:line="276" w:lineRule="auto"/>
              <w:rPr>
                <w:rFonts w:ascii="Segoe UI" w:hAnsi="Segoe UI" w:cs="Segoe UI"/>
                <w:sz w:val="22"/>
                <w:szCs w:val="22"/>
              </w:rPr>
            </w:pPr>
            <w:del w:id="2565" w:author="Claude (NAR review, 2nd iteration 2026-08-02)" w:date="2026-08-02T12:00:00Z">
              <w:r w:rsidRPr="00DC2F15">
                <w:rPr>
                  <w:rFonts w:ascii="Segoe UI" w:hAnsi="Segoe UI" w:cs="Segoe UI"/>
                  <w:sz w:val="22"/>
                  <w:szCs w:val="22"/>
                </w:rPr>
                <w:delText xml:space="preserve">16_fsqn_r</w:delText>
              </w:r>
            </w:del>
          </w:p>
        </w:tc>
        <w:tc>
          <w:tcPr>
            <w:tcW w:w="851" w:type="dxa"/>
          </w:tcPr>
          <w:p w14:paraId="2DED7BB3" w14:textId="6ACE00F1" w:rsidR="00080F4D" w:rsidRPr="00DC2F15" w:rsidRDefault="004A79DC" w:rsidP="00DC2F15">
            <w:pPr>
              <w:spacing w:line="276" w:lineRule="auto"/>
              <w:rPr>
                <w:rFonts w:ascii="Segoe UI" w:hAnsi="Segoe UI" w:cs="Segoe UI"/>
                <w:sz w:val="22"/>
                <w:szCs w:val="22"/>
              </w:rPr>
            </w:pPr>
            <w:del w:id="2566" w:author="Claude (NAR review, 2nd iteration 2026-08-02)" w:date="2026-08-02T12:00:00Z">
              <w:r w:rsidRPr="00DC2F15">
                <w:rPr>
                  <w:rFonts w:ascii="Segoe UI" w:hAnsi="Segoe UI" w:cs="Segoe UI"/>
                  <w:sz w:val="22"/>
                  <w:szCs w:val="22"/>
                </w:rPr>
                <w:delText xml:space="preserve">high</w:delText>
              </w:r>
            </w:del>
          </w:p>
        </w:tc>
        <w:tc>
          <w:tcPr>
            <w:tcW w:w="1842" w:type="dxa"/>
          </w:tcPr>
          <w:p w14:paraId="0AAF520E" w14:textId="0D7472BA" w:rsidR="00080F4D" w:rsidRPr="00DC2F15" w:rsidRDefault="004A79DC" w:rsidP="00DC2F15">
            <w:pPr>
              <w:spacing w:line="276" w:lineRule="auto"/>
              <w:rPr>
                <w:rFonts w:ascii="Segoe UI" w:hAnsi="Segoe UI" w:cs="Segoe UI"/>
                <w:sz w:val="22"/>
                <w:szCs w:val="22"/>
              </w:rPr>
            </w:pPr>
            <w:del w:id="2567" w:author="Claude (NAR review, 2nd iteration 2026-08-02)" w:date="2026-08-02T12:00:00Z">
              <w:r w:rsidRPr="00DC2F15">
                <w:rPr>
                  <w:rFonts w:ascii="Segoe UI" w:hAnsi="Segoe UI" w:cs="Segoe UI"/>
                  <w:sz w:val="22"/>
                  <w:szCs w:val="22"/>
                </w:rPr>
                <w:delText xml:space="preserve">R Feature Specific Quantile Normalization</w:delText>
              </w:r>
            </w:del>
          </w:p>
        </w:tc>
        <w:tc>
          <w:tcPr>
            <w:tcW w:w="709" w:type="dxa"/>
          </w:tcPr>
          <w:p w14:paraId="02EB9644" w14:textId="77777777" w:rsidR="00080F4D" w:rsidRPr="00DC2F15" w:rsidRDefault="00080F4D" w:rsidP="00DC2F15">
            <w:pPr>
              <w:spacing w:line="276" w:lineRule="auto"/>
              <w:rPr>
                <w:rFonts w:ascii="Segoe UI" w:hAnsi="Segoe UI" w:cs="Segoe UI"/>
                <w:sz w:val="22"/>
                <w:szCs w:val="22"/>
              </w:rPr>
            </w:pPr>
            <w:del w:id="2568" w:author="Claude (NAR review, 2nd iteration 2026-08-02)" w:date="2026-08-02T12:00:00Z">
              <w:r w:rsidRPr="00DC2F15">
                <w:rPr>
                  <w:rFonts w:ascii="Segoe UI" w:hAnsi="Segoe UI" w:cs="Segoe UI"/>
                  <w:sz w:val="22"/>
                  <w:szCs w:val="22"/>
                </w:rPr>
                <w:delText xml:space="preserve">Yes</w:delText>
              </w:r>
            </w:del>
          </w:p>
        </w:tc>
        <w:tc>
          <w:tcPr>
            <w:tcW w:w="1701" w:type="dxa"/>
          </w:tcPr>
          <w:p w14:paraId="22F06481" w14:textId="20D39830" w:rsidR="00080F4D" w:rsidRPr="00DC2F15" w:rsidRDefault="004A79DC" w:rsidP="00DC2F15">
            <w:pPr>
              <w:spacing w:line="276" w:lineRule="auto"/>
              <w:rPr>
                <w:rFonts w:ascii="Segoe UI" w:hAnsi="Segoe UI" w:cs="Segoe UI"/>
                <w:sz w:val="22"/>
                <w:szCs w:val="22"/>
              </w:rPr>
            </w:pPr>
            <w:del w:id="2569" w:author="Claude (NAR review, 2nd iteration 2026-08-02)" w:date="2026-08-02T12:00:00Z">
              <w:r w:rsidRPr="00DC2F15">
                <w:rPr>
                  <w:rFonts w:ascii="Segoe UI" w:hAnsi="Segoe UI" w:cs="Segoe UI"/>
                  <w:sz w:val="22"/>
                  <w:szCs w:val="22"/>
                </w:rPr>
                <w:delText xml:space="preserve">-</w:delText>
              </w:r>
            </w:del>
          </w:p>
        </w:tc>
        <w:tc>
          <w:tcPr>
            <w:tcW w:w="992" w:type="dxa"/>
          </w:tcPr>
          <w:p w14:paraId="5872ED7C" w14:textId="008749B4" w:rsidR="00080F4D" w:rsidRPr="00DC2F15" w:rsidRDefault="00EE7F31" w:rsidP="00DC2F15">
            <w:pPr>
              <w:spacing w:line="276" w:lineRule="auto"/>
              <w:rPr>
                <w:rFonts w:ascii="Segoe UI" w:hAnsi="Segoe UI" w:cs="Segoe UI"/>
                <w:sz w:val="22"/>
                <w:szCs w:val="22"/>
              </w:rPr>
            </w:pPr>
            <w:del w:id="2570" w:author="Claude (NAR review, 2nd iteration 2026-08-02)" w:date="2026-08-02T12:00:00Z">
              <w:r w:rsidRPr="00DC2F15">
                <w:rPr>
                  <w:rFonts w:ascii="Segoe UI" w:hAnsi="Segoe UI" w:cs="Segoe UI"/>
                  <w:sz w:val="22"/>
                  <w:szCs w:val="22"/>
                </w:rPr>
                <w:delText xml:space="preserve">no versioned release</w:delText>
              </w:r>
            </w:del>
          </w:p>
        </w:tc>
        <w:sdt>
          <w:sdtPr>
            <w:rPr>
              <w:rFonts w:ascii="Segoe UI" w:hAnsi="Segoe UI" w:cs="Segoe UI"/>
              <w:color w:val="000000"/>
              <w:sz w:val="22"/>
              <w:szCs w:val="22"/>
            </w:rPr>
            <w:tag w:val="MENDELEY_CITATION_v3_eyJjaXRhdGlvbklEIjoiTUVOREVMRVlfQ0lUQVRJT05fNDliODIyYzItYTM5ZC00NzczLWJkNjgtMWZlY2Q0ODY2MGE2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
            <w:id w:val="1787235826"/>
            <w:placeholder>
              <w:docPart w:val="DefaultPlaceholder_-1854013440"/>
            </w:placeholder>
          </w:sdtPr>
          <w:sdtEndPr/>
          <w:sdtContent>
            <w:tc>
              <w:tcPr>
                <w:tcW w:w="1984" w:type="dxa"/>
              </w:tcPr>
              <w:p w14:paraId="7B4C6C5F" w14:textId="62CD9082" w:rsidR="00080F4D" w:rsidRPr="00DC2F15" w:rsidRDefault="00D02FF9" w:rsidP="00DC2F15">
                <w:pPr>
                  <w:spacing w:line="276" w:lineRule="auto"/>
                  <w:rPr>
                    <w:rFonts w:ascii="Segoe UI" w:hAnsi="Segoe UI" w:cs="Segoe UI"/>
                    <w:sz w:val="22"/>
                    <w:szCs w:val="22"/>
                  </w:rPr>
                </w:pPr>
                <w:del w:id="2571" w:author="Claude (NAR review, 2nd iteration 2026-08-02)" w:date="2026-08-02T12:00:00Z">
                  <w:r w:rsidRPr="00D02FF9">
                    <w:rPr>
                      <w:rFonts w:ascii="Segoe UI" w:hAnsi="Segoe UI" w:cs="Segoe UI"/>
                      <w:color w:val="000000"/>
                      <w:sz w:val="22"/>
                      <w:szCs w:val="22"/>
                    </w:rPr>
                    <w:delText xml:space="preserve">(33)</w:delText>
                  </w:r>
                </w:del>
              </w:p>
            </w:tc>
          </w:sdtContent>
        </w:sdt>
        <w:tc>
          <w:tcPr>
            <w:tcW w:w="2400" w:type="dxa"/>
            <w:cellIns w:id="1102" w:author="Claude (NAR referee report 2026-08-02)" w:date="2026-08-02T00:00:00Z"/>
          </w:tcPr>
          <w:p>
            <w:pPr>
              <w:spacing w:line="276" w:lineRule="auto"/>
              <w:rPr>
                <w:rFonts w:ascii="Segoe UI" w:hAnsi="Segoe UI" w:cs="Segoe UI"/>
                <w:sz w:val="22"/>
                <w:szCs w:val="22"/>
              </w:rPr>
            </w:pPr>
          </w:p>
        </w:tc>
        <w:tc>
          <w:tcPr>
            <w:tcW w:w="2400" w:type="dxa"/>
            <w:cellIns w:id="1182" w:author="Claude (NAR referee report 2026-08-02)" w:date="2026-08-02T00:00:00Z"/>
          </w:tcPr>
          <w:p>
            <w:pPr>
              <w:spacing w:line="276" w:lineRule="auto"/>
              <w:rPr>
                <w:rFonts w:ascii="Segoe UI" w:hAnsi="Segoe UI" w:cs="Segoe UI"/>
                <w:sz w:val="22"/>
                <w:szCs w:val="22"/>
              </w:rPr>
            </w:pPr>
          </w:p>
        </w:tc>
        <w:tc>
          <w:tcPr>
            <w:tcW w:w="2400" w:type="dxa"/>
            <w:cellIns w:id="1302" w:author="Claude (NAR referee report 2026-08-02)" w:date="2026-08-02T00:00:00Z"/>
          </w:tcPr>
          <w:p>
            <w:pPr>
              <w:spacing w:line="276" w:lineRule="auto"/>
              <w:rPr>
                <w:rFonts w:ascii="Segoe UI" w:hAnsi="Segoe UI" w:cs="Segoe UI"/>
                <w:sz w:val="22"/>
                <w:szCs w:val="22"/>
              </w:rPr>
            </w:pPr>
          </w:p>
        </w:tc>
      </w:tr>
      <w:tr w:rsidR="00080F4D" w:rsidRPr="00DC2F15" w14:paraId="66C5574A" w14:textId="77777777" w:rsidTr="00BA0C26">
        <w:trPr>
          <w:del w:id="2572" w:author="Claude (NAR review, 2nd iteration 2026-08-02)" w:date="2026-08-02T12:00:00Z"/>
        </w:trPr>
        <w:tc>
          <w:tcPr>
            <w:tcW w:w="1271" w:type="dxa"/>
          </w:tcPr>
          <w:p w14:paraId="4F2D4528" w14:textId="77777777" w:rsidR="00080F4D" w:rsidRPr="00DC2F15" w:rsidRDefault="00080F4D" w:rsidP="00DC2F15">
            <w:pPr>
              <w:spacing w:line="276" w:lineRule="auto"/>
              <w:rPr>
                <w:rFonts w:ascii="Segoe UI" w:hAnsi="Segoe UI" w:cs="Segoe UI"/>
                <w:sz w:val="22"/>
                <w:szCs w:val="22"/>
              </w:rPr>
            </w:pPr>
            <w:del w:id="2573" w:author="Claude (NAR review, 2nd iteration 2026-08-02)" w:date="2026-08-02T12:00:00Z">
              <w:r w:rsidRPr="00DC2F15">
                <w:rPr>
                  <w:rFonts w:ascii="Segoe UI" w:hAnsi="Segoe UI" w:cs="Segoe UI"/>
                  <w:sz w:val="22"/>
                  <w:szCs w:val="22"/>
                </w:rPr>
                <w:delText xml:space="preserve">17_quantile</w:delText>
              </w:r>
            </w:del>
          </w:p>
        </w:tc>
        <w:tc>
          <w:tcPr>
            <w:tcW w:w="851" w:type="dxa"/>
          </w:tcPr>
          <w:p w14:paraId="16C2E900" w14:textId="7A8274E0" w:rsidR="00080F4D" w:rsidRPr="00DC2F15" w:rsidRDefault="009E1E31" w:rsidP="00DC2F15">
            <w:pPr>
              <w:spacing w:line="276" w:lineRule="auto"/>
              <w:rPr>
                <w:rFonts w:ascii="Segoe UI" w:hAnsi="Segoe UI" w:cs="Segoe UI"/>
                <w:sz w:val="22"/>
                <w:szCs w:val="22"/>
              </w:rPr>
            </w:pPr>
            <w:del w:id="2574" w:author="Claude (NAR review, 2nd iteration 2026-08-02)" w:date="2026-08-02T12:00:00Z">
              <w:r w:rsidRPr="00DC2F15">
                <w:rPr>
                  <w:rFonts w:ascii="Segoe UI" w:hAnsi="Segoe UI" w:cs="Segoe UI"/>
                  <w:sz w:val="22"/>
                  <w:szCs w:val="22"/>
                </w:rPr>
                <w:delText xml:space="preserve">high</w:delText>
              </w:r>
            </w:del>
          </w:p>
        </w:tc>
        <w:tc>
          <w:tcPr>
            <w:tcW w:w="1842" w:type="dxa"/>
          </w:tcPr>
          <w:p w14:paraId="4E7153D4" w14:textId="11F60634" w:rsidR="00080F4D" w:rsidRPr="00DC2F15" w:rsidRDefault="009E1E31" w:rsidP="00DC2F15">
            <w:pPr>
              <w:spacing w:line="276" w:lineRule="auto"/>
              <w:rPr>
                <w:rFonts w:ascii="Segoe UI" w:hAnsi="Segoe UI" w:cs="Segoe UI"/>
                <w:sz w:val="22"/>
                <w:szCs w:val="22"/>
              </w:rPr>
            </w:pPr>
            <w:del w:id="2575" w:author="Claude (NAR review, 2nd iteration 2026-08-02)" w:date="2026-08-02T12:00:00Z">
              <w:r w:rsidRPr="00DC2F15">
                <w:rPr>
                  <w:rFonts w:ascii="Segoe UI" w:hAnsi="Segoe UI" w:cs="Segoe UI"/>
                  <w:sz w:val="22"/>
                  <w:szCs w:val="22"/>
                </w:rPr>
                <w:delText xml:space="preserve">Quantile Normalization (QN)</w:delText>
              </w:r>
            </w:del>
          </w:p>
        </w:tc>
        <w:tc>
          <w:tcPr>
            <w:tcW w:w="709" w:type="dxa"/>
          </w:tcPr>
          <w:p w14:paraId="6CA9DA02" w14:textId="77777777" w:rsidR="00080F4D" w:rsidRPr="00DC2F15" w:rsidRDefault="00080F4D" w:rsidP="00DC2F15">
            <w:pPr>
              <w:spacing w:line="276" w:lineRule="auto"/>
              <w:rPr>
                <w:rFonts w:ascii="Segoe UI" w:hAnsi="Segoe UI" w:cs="Segoe UI"/>
                <w:sz w:val="22"/>
                <w:szCs w:val="22"/>
              </w:rPr>
            </w:pPr>
            <w:del w:id="2576" w:author="Claude (NAR review, 2nd iteration 2026-08-02)" w:date="2026-08-02T12:00:00Z">
              <w:r w:rsidRPr="00DC2F15">
                <w:rPr>
                  <w:rFonts w:ascii="Segoe UI" w:hAnsi="Segoe UI" w:cs="Segoe UI"/>
                  <w:sz w:val="22"/>
                  <w:szCs w:val="22"/>
                </w:rPr>
                <w:delText xml:space="preserve">Yes</w:delText>
              </w:r>
            </w:del>
          </w:p>
        </w:tc>
        <w:tc>
          <w:tcPr>
            <w:tcW w:w="1701" w:type="dxa"/>
          </w:tcPr>
          <w:p w14:paraId="4B1D7171" w14:textId="01CBBDE7" w:rsidR="00080F4D" w:rsidRPr="00DC2F15" w:rsidRDefault="009E1E31" w:rsidP="00DC2F15">
            <w:pPr>
              <w:spacing w:line="276" w:lineRule="auto"/>
              <w:rPr>
                <w:rFonts w:ascii="Segoe UI" w:hAnsi="Segoe UI" w:cs="Segoe UI"/>
                <w:sz w:val="22"/>
                <w:szCs w:val="22"/>
                <w:lang w:val="ru-RU"/>
              </w:rPr>
            </w:pPr>
            <w:del w:id="2577" w:author="Claude (NAR review, 2nd iteration 2026-08-02)" w:date="2026-08-02T12:00:00Z">
              <w:r w:rsidRPr="00DC2F15">
                <w:rPr>
                  <w:rFonts w:ascii="Segoe UI" w:hAnsi="Segoe UI" w:cs="Segoe UI"/>
                  <w:sz w:val="22"/>
                  <w:szCs w:val="22"/>
                </w:rPr>
                <w:delText xml:space="preserve">-</w:delText>
              </w:r>
            </w:del>
          </w:p>
        </w:tc>
        <w:tc>
          <w:tcPr>
            <w:tcW w:w="992" w:type="dxa"/>
          </w:tcPr>
          <w:p w14:paraId="662137DD" w14:textId="6951BA8A" w:rsidR="00080F4D" w:rsidRPr="00DC2F15" w:rsidRDefault="0098431E" w:rsidP="00DC2F15">
            <w:pPr>
              <w:spacing w:line="276" w:lineRule="auto"/>
              <w:rPr>
                <w:rFonts w:ascii="Segoe UI" w:hAnsi="Segoe UI" w:cs="Segoe UI"/>
                <w:sz w:val="22"/>
                <w:szCs w:val="22"/>
              </w:rPr>
            </w:pPr>
            <w:del w:id="2578" w:author="Claude (NAR review, 2nd iteration 2026-08-02)" w:date="2026-08-02T12:00:00Z">
              <w:r w:rsidRPr="00DC2F15">
                <w:rPr>
                  <w:rFonts w:ascii="Segoe UI" w:hAnsi="Segoe UI" w:cs="Segoe UI"/>
                  <w:sz w:val="22"/>
                  <w:szCs w:val="22"/>
                </w:rPr>
                <w:delText xml:space="preserve">Custom</w:delText>
              </w:r>
            </w:del>
          </w:p>
        </w:tc>
        <w:sdt>
          <w:sdtPr>
            <w:rPr>
              <w:rFonts w:ascii="Segoe UI" w:hAnsi="Segoe UI" w:cs="Segoe UI"/>
              <w:color w:val="000000"/>
              <w:sz w:val="22"/>
              <w:szCs w:val="22"/>
            </w:rPr>
            <w:tag w:val="MENDELEY_CITATION_v3_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"/>
            <w:id w:val="-1927416177"/>
            <w:placeholder>
              <w:docPart w:val="DefaultPlaceholder_-1854013440"/>
            </w:placeholder>
          </w:sdtPr>
          <w:sdtEndPr/>
          <w:sdtContent>
            <w:tc>
              <w:tcPr>
                <w:tcW w:w="1984" w:type="dxa"/>
              </w:tcPr>
              <w:p w14:paraId="4395D97D" w14:textId="718817B3" w:rsidR="00080F4D" w:rsidRPr="00DC2F15" w:rsidRDefault="00D02FF9" w:rsidP="00DC2F15">
                <w:pPr>
                  <w:spacing w:line="276" w:lineRule="auto"/>
                  <w:rPr>
                    <w:rFonts w:ascii="Segoe UI" w:hAnsi="Segoe UI" w:cs="Segoe UI"/>
                    <w:sz w:val="22"/>
                    <w:szCs w:val="22"/>
                  </w:rPr>
                </w:pPr>
                <w:del w:id="2579" w:author="Claude (NAR review, 2nd iteration 2026-08-02)" w:date="2026-08-02T12:00:00Z">
                  <w:r w:rsidRPr="00D02FF9">
                    <w:rPr>
                      <w:rFonts w:ascii="Segoe UI" w:hAnsi="Segoe UI" w:cs="Segoe UI"/>
                      <w:color w:val="000000"/>
                      <w:sz w:val="22"/>
                      <w:szCs w:val="22"/>
                    </w:rPr>
                    <w:delText xml:space="preserve">(34)</w:delText>
                  </w:r>
                </w:del>
              </w:p>
            </w:tc>
          </w:sdtContent>
        </w:sdt>
        <w:tc>
          <w:tcPr>
            <w:tcW w:w="2400" w:type="dxa"/>
            <w:cellIns w:id="1104" w:author="Claude (NAR referee report 2026-08-02)" w:date="2026-08-02T00:00:00Z"/>
          </w:tcPr>
          <w:p>
            <w:pPr>
              <w:spacing w:line="276" w:lineRule="auto"/>
              <w:rPr>
                <w:rFonts w:ascii="Segoe UI" w:hAnsi="Segoe UI" w:cs="Segoe UI"/>
                <w:sz w:val="22"/>
                <w:szCs w:val="22"/>
              </w:rPr>
            </w:pPr>
          </w:p>
        </w:tc>
        <w:tc>
          <w:tcPr>
            <w:tcW w:w="2400" w:type="dxa"/>
            <w:cellIns w:id="1184" w:author="Claude (NAR referee report 2026-08-02)" w:date="2026-08-02T00:00:00Z"/>
          </w:tcPr>
          <w:p>
            <w:pPr>
              <w:spacing w:line="276" w:lineRule="auto"/>
              <w:rPr>
                <w:rFonts w:ascii="Segoe UI" w:hAnsi="Segoe UI" w:cs="Segoe UI"/>
                <w:sz w:val="22"/>
                <w:szCs w:val="22"/>
              </w:rPr>
            </w:pPr>
          </w:p>
        </w:tc>
        <w:tc>
          <w:tcPr>
            <w:tcW w:w="2400" w:type="dxa"/>
            <w:cellIns w:id="1304" w:author="Claude (NAR referee report 2026-08-02)" w:date="2026-08-02T00:00:00Z"/>
          </w:tcPr>
          <w:p>
            <w:pPr>
              <w:spacing w:line="276" w:lineRule="auto"/>
              <w:rPr>
                <w:rFonts w:ascii="Segoe UI" w:hAnsi="Segoe UI" w:cs="Segoe UI"/>
                <w:sz w:val="22"/>
                <w:szCs w:val="22"/>
              </w:rPr>
            </w:pPr>
          </w:p>
        </w:tc>
      </w:tr>
      <w:tr w:rsidR="00080F4D" w:rsidRPr="00DC2F15" w14:paraId="656DBF1C" w14:textId="77777777" w:rsidTr="00BA0C26">
        <w:trPr>
          <w:del w:id="2580" w:author="Claude (NAR review, 2nd iteration 2026-08-02)" w:date="2026-08-02T12:00:00Z"/>
        </w:trPr>
        <w:tc>
          <w:tcPr>
            <w:tcW w:w="1271" w:type="dxa"/>
          </w:tcPr>
          <w:p w14:paraId="3BB2ABA4" w14:textId="77777777" w:rsidR="00080F4D" w:rsidRPr="00DC2F15" w:rsidRDefault="00080F4D" w:rsidP="00DC2F15">
            <w:pPr>
              <w:spacing w:line="276" w:lineRule="auto"/>
              <w:rPr>
                <w:rFonts w:ascii="Segoe UI" w:hAnsi="Segoe UI" w:cs="Segoe UI"/>
                <w:sz w:val="22"/>
                <w:szCs w:val="22"/>
              </w:rPr>
            </w:pPr>
            <w:del w:id="2581" w:author="Claude (NAR review, 2nd iteration 2026-08-02)" w:date="2026-08-02T12:00:00Z">
              <w:r w:rsidRPr="00DC2F15">
                <w:rPr>
                  <w:rFonts w:ascii="Segoe UI" w:hAnsi="Segoe UI" w:cs="Segoe UI"/>
                  <w:sz w:val="22"/>
                  <w:szCs w:val="22"/>
                </w:rPr>
                <w:lastRenderedPageBreak/>
                <w:delText xml:space="preserve">18_rank</w:delText>
              </w:r>
            </w:del>
          </w:p>
        </w:tc>
        <w:tc>
          <w:tcPr>
            <w:tcW w:w="851" w:type="dxa"/>
          </w:tcPr>
          <w:p w14:paraId="506F92C9" w14:textId="4A026D88" w:rsidR="00080F4D" w:rsidRPr="00DC2F15" w:rsidRDefault="009C1458" w:rsidP="00DC2F15">
            <w:pPr>
              <w:spacing w:line="276" w:lineRule="auto"/>
              <w:rPr>
                <w:rFonts w:ascii="Segoe UI" w:hAnsi="Segoe UI" w:cs="Segoe UI"/>
                <w:sz w:val="22"/>
                <w:szCs w:val="22"/>
              </w:rPr>
            </w:pPr>
            <w:del w:id="2582" w:author="Claude (NAR review, 2nd iteration 2026-08-02)" w:date="2026-08-02T12:00:00Z">
              <w:r w:rsidRPr="00DC2F15">
                <w:rPr>
                  <w:rFonts w:ascii="Segoe UI" w:hAnsi="Segoe UI" w:cs="Segoe UI"/>
                  <w:sz w:val="22"/>
                  <w:szCs w:val="22"/>
                </w:rPr>
                <w:delText xml:space="preserve">high</w:delText>
              </w:r>
            </w:del>
          </w:p>
        </w:tc>
        <w:tc>
          <w:tcPr>
            <w:tcW w:w="1842" w:type="dxa"/>
          </w:tcPr>
          <w:p w14:paraId="635F0B8C" w14:textId="5BE82B86" w:rsidR="00080F4D" w:rsidRPr="00DC2F15" w:rsidRDefault="009C1458" w:rsidP="00DC2F15">
            <w:pPr>
              <w:spacing w:line="276" w:lineRule="auto"/>
              <w:rPr>
                <w:rFonts w:ascii="Segoe UI" w:hAnsi="Segoe UI" w:cs="Segoe UI"/>
                <w:sz w:val="22"/>
                <w:szCs w:val="22"/>
              </w:rPr>
            </w:pPr>
            <w:del w:id="2583" w:author="Claude (NAR review, 2nd iteration 2026-08-02)" w:date="2026-08-02T12:00:00Z">
              <w:r w:rsidRPr="00DC2F15">
                <w:rPr>
                  <w:rFonts w:ascii="Segoe UI" w:hAnsi="Segoe UI" w:cs="Segoe UI"/>
                  <w:sz w:val="22"/>
                  <w:szCs w:val="22"/>
                </w:rPr>
                <w:delText xml:space="preserve">Rank Normalization</w:delText>
              </w:r>
            </w:del>
            <w:del w:id="2584" w:author="Claude (NAR review, 2nd iteration 2026-08-02)" w:date="2026-08-02T12:00:00Z">
              <w:r w:rsidR="00BC2D9F" w:rsidRPr="00DC2F15">
                <w:rPr>
                  <w:rFonts w:ascii="Segoe UI" w:hAnsi="Segoe UI" w:cs="Segoe UI"/>
                  <w:sz w:val="22"/>
                  <w:szCs w:val="22"/>
                </w:rPr>
                <w:delText xml:space="preserve"> (per sample)</w:delText>
              </w:r>
            </w:del>
          </w:p>
        </w:tc>
        <w:tc>
          <w:tcPr>
            <w:tcW w:w="709" w:type="dxa"/>
          </w:tcPr>
          <w:p w14:paraId="504AF497" w14:textId="77777777" w:rsidR="00080F4D" w:rsidRPr="00DC2F15" w:rsidRDefault="00080F4D" w:rsidP="00DC2F15">
            <w:pPr>
              <w:spacing w:line="276" w:lineRule="auto"/>
              <w:rPr>
                <w:rFonts w:ascii="Segoe UI" w:hAnsi="Segoe UI" w:cs="Segoe UI"/>
                <w:sz w:val="22"/>
                <w:szCs w:val="22"/>
              </w:rPr>
            </w:pPr>
            <w:del w:id="2585" w:author="Claude (NAR review, 2nd iteration 2026-08-02)" w:date="2026-08-02T12:00:00Z">
              <w:r w:rsidRPr="00DC2F15">
                <w:rPr>
                  <w:rFonts w:ascii="Segoe UI" w:hAnsi="Segoe UI" w:cs="Segoe UI"/>
                  <w:sz w:val="22"/>
                  <w:szCs w:val="22"/>
                </w:rPr>
                <w:delText xml:space="preserve">Yes</w:delText>
              </w:r>
            </w:del>
          </w:p>
        </w:tc>
        <w:tc>
          <w:tcPr>
            <w:tcW w:w="1701" w:type="dxa"/>
          </w:tcPr>
          <w:p w14:paraId="669632EC" w14:textId="5B9A2EFF" w:rsidR="00080F4D" w:rsidRPr="00DC2F15" w:rsidRDefault="009C1458" w:rsidP="00DC2F15">
            <w:pPr>
              <w:spacing w:line="276" w:lineRule="auto"/>
              <w:rPr>
                <w:rFonts w:ascii="Segoe UI" w:hAnsi="Segoe UI" w:cs="Segoe UI"/>
                <w:sz w:val="22"/>
                <w:szCs w:val="22"/>
              </w:rPr>
            </w:pPr>
            <w:del w:id="2586" w:author="Claude (NAR review, 2nd iteration 2026-08-02)" w:date="2026-08-02T12:00:00Z">
              <w:r w:rsidRPr="00DC2F15">
                <w:rPr>
                  <w:rFonts w:ascii="Segoe UI" w:hAnsi="Segoe UI" w:cs="Segoe UI"/>
                  <w:sz w:val="22"/>
                  <w:szCs w:val="22"/>
                </w:rPr>
                <w:delText xml:space="preserve">-</w:delText>
              </w:r>
            </w:del>
          </w:p>
        </w:tc>
        <w:tc>
          <w:tcPr>
            <w:tcW w:w="992" w:type="dxa"/>
          </w:tcPr>
          <w:p w14:paraId="06DA04F6" w14:textId="24472478" w:rsidR="00080F4D" w:rsidRPr="00DC2F15" w:rsidRDefault="009C1458" w:rsidP="00DC2F15">
            <w:pPr>
              <w:spacing w:line="276" w:lineRule="auto"/>
              <w:rPr>
                <w:rFonts w:ascii="Segoe UI" w:hAnsi="Segoe UI" w:cs="Segoe UI"/>
                <w:sz w:val="22"/>
                <w:szCs w:val="22"/>
              </w:rPr>
            </w:pPr>
            <w:del w:id="2587" w:author="Claude (NAR review, 2nd iteration 2026-08-02)" w:date="2026-08-02T12:00:00Z">
              <w:r w:rsidRPr="00DC2F15">
                <w:rPr>
                  <w:rFonts w:ascii="Segoe UI" w:hAnsi="Segoe UI" w:cs="Segoe UI"/>
                  <w:sz w:val="22"/>
                  <w:szCs w:val="22"/>
                </w:rPr>
                <w:delText xml:space="preserve">Custom</w:delText>
              </w:r>
            </w:del>
          </w:p>
        </w:tc>
        <w:sdt>
          <w:sdtPr>
            <w:rPr>
              <w:rFonts w:ascii="Segoe UI" w:hAnsi="Segoe UI" w:cs="Segoe UI"/>
              <w:color w:val="000000"/>
              <w:sz w:val="22"/>
              <w:szCs w:val="22"/>
            </w:rPr>
            <w:tag w:val="MENDELEY_CITATION_v3_eyJjaXRhdGlvbklEIjoiTUVOREVMRVlfQ0lUQVRJT05fNDg4MjgwZDgtNWNmNy00MDVkLWJmYTMtNGMxMTM1YjRhOTRl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
            <w:id w:val="216100915"/>
            <w:placeholder>
              <w:docPart w:val="DefaultPlaceholder_-1854013440"/>
            </w:placeholder>
          </w:sdtPr>
          <w:sdtEndPr/>
          <w:sdtContent>
            <w:tc>
              <w:tcPr>
                <w:tcW w:w="1984" w:type="dxa"/>
              </w:tcPr>
              <w:p w14:paraId="2B2C816B" w14:textId="4A54ABDB" w:rsidR="00080F4D" w:rsidRPr="00DC2F15" w:rsidRDefault="00D02FF9" w:rsidP="00DC2F15">
                <w:pPr>
                  <w:spacing w:line="276" w:lineRule="auto"/>
                  <w:rPr>
                    <w:rFonts w:ascii="Segoe UI" w:hAnsi="Segoe UI" w:cs="Segoe UI"/>
                    <w:sz w:val="22"/>
                    <w:szCs w:val="22"/>
                  </w:rPr>
                </w:pPr>
                <w:del w:id="2588" w:author="Claude (NAR review, 2nd iteration 2026-08-02)" w:date="2026-08-02T12:00:00Z">
                  <w:r w:rsidRPr="00D02FF9">
                    <w:rPr>
                      <w:rFonts w:ascii="Segoe UI" w:hAnsi="Segoe UI" w:cs="Segoe UI"/>
                      <w:color w:val="000000"/>
                      <w:sz w:val="22"/>
                      <w:szCs w:val="22"/>
                    </w:rPr>
                    <w:delText xml:space="preserve">(35)</w:delText>
                  </w:r>
                </w:del>
              </w:p>
            </w:tc>
          </w:sdtContent>
        </w:sdt>
        <w:tc>
          <w:tcPr>
            <w:tcW w:w="2400" w:type="dxa"/>
            <w:cellIns w:id="1106" w:author="Claude (NAR referee report 2026-08-02)" w:date="2026-08-02T00:00:00Z"/>
          </w:tcPr>
          <w:p>
            <w:pPr>
              <w:spacing w:line="276" w:lineRule="auto"/>
              <w:rPr>
                <w:rFonts w:ascii="Segoe UI" w:hAnsi="Segoe UI" w:cs="Segoe UI"/>
                <w:sz w:val="22"/>
                <w:szCs w:val="22"/>
              </w:rPr>
            </w:pPr>
          </w:p>
        </w:tc>
        <w:tc>
          <w:tcPr>
            <w:tcW w:w="2400" w:type="dxa"/>
            <w:cellIns w:id="1186" w:author="Claude (NAR referee report 2026-08-02)" w:date="2026-08-02T00:00:00Z"/>
          </w:tcPr>
          <w:p>
            <w:pPr>
              <w:spacing w:line="276" w:lineRule="auto"/>
              <w:rPr>
                <w:rFonts w:ascii="Segoe UI" w:hAnsi="Segoe UI" w:cs="Segoe UI"/>
                <w:sz w:val="22"/>
                <w:szCs w:val="22"/>
              </w:rPr>
            </w:pPr>
          </w:p>
        </w:tc>
        <w:tc>
          <w:tcPr>
            <w:tcW w:w="2400" w:type="dxa"/>
            <w:cellIns w:id="1306" w:author="Claude (NAR referee report 2026-08-02)" w:date="2026-08-02T00:00:00Z"/>
          </w:tcPr>
          <w:p>
            <w:pPr>
              <w:spacing w:line="276" w:lineRule="auto"/>
              <w:rPr>
                <w:rFonts w:ascii="Segoe UI" w:hAnsi="Segoe UI" w:cs="Segoe UI"/>
                <w:sz w:val="22"/>
                <w:szCs w:val="22"/>
              </w:rPr>
            </w:pPr>
          </w:p>
        </w:tc>
      </w:tr>
      <w:tr w:rsidR="00080F4D" w:rsidRPr="00DC2F15" w14:paraId="20E313D8" w14:textId="77777777" w:rsidTr="00BA0C26">
        <w:trPr>
          <w:del w:id="2589" w:author="Claude (NAR review, 2nd iteration 2026-08-02)" w:date="2026-08-02T12:00:00Z"/>
        </w:trPr>
        <w:tc>
          <w:tcPr>
            <w:tcW w:w="1271" w:type="dxa"/>
          </w:tcPr>
          <w:p w14:paraId="3E497BD3" w14:textId="77777777" w:rsidR="00080F4D" w:rsidRPr="00DC2F15" w:rsidRDefault="00080F4D" w:rsidP="00DC2F15">
            <w:pPr>
              <w:spacing w:line="276" w:lineRule="auto"/>
              <w:rPr>
                <w:rFonts w:ascii="Segoe UI" w:hAnsi="Segoe UI" w:cs="Segoe UI"/>
                <w:sz w:val="22"/>
                <w:szCs w:val="22"/>
              </w:rPr>
            </w:pPr>
            <w:del w:id="2590" w:author="Claude (NAR review, 2nd iteration 2026-08-02)" w:date="2026-08-02T12:00:00Z">
              <w:r w:rsidRPr="00DC2F15">
                <w:rPr>
                  <w:rFonts w:ascii="Segoe UI" w:hAnsi="Segoe UI" w:cs="Segoe UI"/>
                  <w:sz w:val="22"/>
                  <w:szCs w:val="22"/>
                </w:rPr>
                <w:delText xml:space="preserve">19_tdm</w:delText>
              </w:r>
            </w:del>
          </w:p>
        </w:tc>
        <w:tc>
          <w:tcPr>
            <w:tcW w:w="851" w:type="dxa"/>
          </w:tcPr>
          <w:p w14:paraId="242021A6" w14:textId="63906067" w:rsidR="00080F4D" w:rsidRPr="00DC2F15" w:rsidRDefault="00E119F7" w:rsidP="00DC2F15">
            <w:pPr>
              <w:spacing w:line="276" w:lineRule="auto"/>
              <w:rPr>
                <w:rFonts w:ascii="Segoe UI" w:hAnsi="Segoe UI" w:cs="Segoe UI"/>
                <w:sz w:val="22"/>
                <w:szCs w:val="22"/>
              </w:rPr>
            </w:pPr>
            <w:del w:id="2591" w:author="Claude (NAR review, 2nd iteration 2026-08-02)" w:date="2026-08-02T12:00:00Z">
              <w:r w:rsidRPr="00DC2F15">
                <w:rPr>
                  <w:rFonts w:ascii="Segoe UI" w:hAnsi="Segoe UI" w:cs="Segoe UI"/>
                  <w:sz w:val="22"/>
                  <w:szCs w:val="22"/>
                </w:rPr>
                <w:delText xml:space="preserve">high</w:delText>
              </w:r>
            </w:del>
          </w:p>
        </w:tc>
        <w:tc>
          <w:tcPr>
            <w:tcW w:w="1842" w:type="dxa"/>
          </w:tcPr>
          <w:p w14:paraId="7FB7A887" w14:textId="62CAA290" w:rsidR="00080F4D" w:rsidRPr="00DC2F15" w:rsidRDefault="003665C7" w:rsidP="00DC2F15">
            <w:pPr>
              <w:spacing w:line="276" w:lineRule="auto"/>
              <w:rPr>
                <w:rFonts w:ascii="Segoe UI" w:hAnsi="Segoe UI" w:cs="Segoe UI"/>
                <w:sz w:val="22"/>
                <w:szCs w:val="22"/>
              </w:rPr>
            </w:pPr>
            <w:del w:id="2592" w:author="Claude (NAR review, 2nd iteration 2026-08-02)" w:date="2026-08-02T12:00:00Z">
              <w:r w:rsidRPr="00DC2F15">
                <w:rPr>
                  <w:rFonts w:ascii="Segoe UI" w:hAnsi="Segoe UI" w:cs="Segoe UI"/>
                  <w:sz w:val="22"/>
                  <w:szCs w:val="22"/>
                </w:rPr>
                <w:delText xml:space="preserve">Training Distribution </w:delText>
              </w:r>
            </w:del>
            <w:del w:id="2593" w:author="Claude (NAR review, 2nd iteration 2026-08-02)" w:date="2026-08-02T12:00:00Z">
              <w:r w:rsidR="0003130C" w:rsidRPr="00DC2F15">
                <w:rPr>
                  <w:rFonts w:ascii="Segoe UI" w:hAnsi="Segoe UI" w:cs="Segoe UI"/>
                  <w:sz w:val="22"/>
                  <w:szCs w:val="22"/>
                </w:rPr>
                <w:delText xml:space="preserve">Matching</w:delText>
              </w:r>
            </w:del>
          </w:p>
        </w:tc>
        <w:tc>
          <w:tcPr>
            <w:tcW w:w="709" w:type="dxa"/>
          </w:tcPr>
          <w:p w14:paraId="43C95155" w14:textId="77777777" w:rsidR="00080F4D" w:rsidRPr="00DC2F15" w:rsidRDefault="00080F4D" w:rsidP="00DC2F15">
            <w:pPr>
              <w:spacing w:line="276" w:lineRule="auto"/>
              <w:rPr>
                <w:rFonts w:ascii="Segoe UI" w:hAnsi="Segoe UI" w:cs="Segoe UI"/>
                <w:sz w:val="22"/>
                <w:szCs w:val="22"/>
              </w:rPr>
            </w:pPr>
            <w:del w:id="2594" w:author="Claude (NAR review, 2nd iteration 2026-08-02)" w:date="2026-08-02T12:00:00Z">
              <w:r w:rsidRPr="00DC2F15">
                <w:rPr>
                  <w:rFonts w:ascii="Segoe UI" w:hAnsi="Segoe UI" w:cs="Segoe UI"/>
                  <w:sz w:val="22"/>
                  <w:szCs w:val="22"/>
                </w:rPr>
                <w:delText xml:space="preserve">Yes</w:delText>
              </w:r>
            </w:del>
          </w:p>
        </w:tc>
        <w:tc>
          <w:tcPr>
            <w:tcW w:w="1701" w:type="dxa"/>
          </w:tcPr>
          <w:p w14:paraId="1D420153" w14:textId="2EE963AF" w:rsidR="00080F4D" w:rsidRPr="00DC2F15" w:rsidRDefault="006A5BDF" w:rsidP="00DC2F15">
            <w:pPr>
              <w:spacing w:line="276" w:lineRule="auto"/>
              <w:rPr>
                <w:rFonts w:ascii="Segoe UI" w:hAnsi="Segoe UI" w:cs="Segoe UI"/>
                <w:sz w:val="22"/>
                <w:szCs w:val="22"/>
              </w:rPr>
            </w:pPr>
            <w:del w:id="2595" w:author="Claude (NAR review, 2nd iteration 2026-08-02)" w:date="2026-08-02T12:00:00Z">
              <w:r w:rsidRPr="00DC2F15">
                <w:rPr>
                  <w:rFonts w:ascii="Segoe UI" w:hAnsi="Segoe UI" w:cs="Segoe UI"/>
                  <w:sz w:val="22"/>
                  <w:szCs w:val="22"/>
                </w:rPr>
                <w:delText xml:space="preserve">-</w:delText>
              </w:r>
            </w:del>
          </w:p>
        </w:tc>
        <w:tc>
          <w:tcPr>
            <w:tcW w:w="992" w:type="dxa"/>
          </w:tcPr>
          <w:p w14:paraId="67836B56" w14:textId="62E9658B" w:rsidR="00080F4D" w:rsidRPr="00DC2F15" w:rsidRDefault="006A5BDF" w:rsidP="00DC2F15">
            <w:pPr>
              <w:spacing w:line="276" w:lineRule="auto"/>
              <w:rPr>
                <w:rFonts w:ascii="Segoe UI" w:hAnsi="Segoe UI" w:cs="Segoe UI"/>
                <w:sz w:val="22"/>
                <w:szCs w:val="22"/>
              </w:rPr>
            </w:pPr>
            <w:del w:id="2596" w:author="Claude (NAR review, 2nd iteration 2026-08-02)" w:date="2026-08-02T12:00:00Z">
              <w:r w:rsidRPr="00DC2F15">
                <w:rPr>
                  <w:rFonts w:ascii="Segoe UI" w:hAnsi="Segoe UI" w:cs="Segoe UI"/>
                  <w:sz w:val="22"/>
                  <w:szCs w:val="22"/>
                </w:rPr>
                <w:delText xml:space="preserve">0.9.9</w:delText>
              </w:r>
            </w:del>
          </w:p>
        </w:tc>
        <w:sdt>
          <w:sdtPr>
            <w:rPr>
              <w:rFonts w:ascii="Segoe UI" w:hAnsi="Segoe UI" w:cs="Segoe UI"/>
              <w:color w:val="000000"/>
              <w:sz w:val="22"/>
              <w:szCs w:val="22"/>
            </w:rPr>
            <w:tag w:val="MENDELEY_CITATION_v3_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"/>
            <w:id w:val="-613052261"/>
            <w:placeholder>
              <w:docPart w:val="DefaultPlaceholder_-1854013440"/>
            </w:placeholder>
          </w:sdtPr>
          <w:sdtEndPr/>
          <w:sdtContent>
            <w:tc>
              <w:tcPr>
                <w:tcW w:w="1984" w:type="dxa"/>
              </w:tcPr>
              <w:p w14:paraId="08397FA8" w14:textId="7CF4CBFA" w:rsidR="00080F4D" w:rsidRPr="00DC2F15" w:rsidRDefault="00D02FF9" w:rsidP="00DC2F15">
                <w:pPr>
                  <w:spacing w:line="276" w:lineRule="auto"/>
                  <w:rPr>
                    <w:rFonts w:ascii="Segoe UI" w:hAnsi="Segoe UI" w:cs="Segoe UI"/>
                    <w:sz w:val="22"/>
                    <w:szCs w:val="22"/>
                  </w:rPr>
                </w:pPr>
                <w:del w:id="2597" w:author="Claude (NAR review, 2nd iteration 2026-08-02)" w:date="2026-08-02T12:00:00Z">
                  <w:r w:rsidRPr="00D02FF9">
                    <w:rPr>
                      <w:rFonts w:ascii="Segoe UI" w:hAnsi="Segoe UI" w:cs="Segoe UI"/>
                      <w:color w:val="000000"/>
                      <w:sz w:val="22"/>
                      <w:szCs w:val="22"/>
                    </w:rPr>
                    <w:delText xml:space="preserve">(36)</w:delText>
                  </w:r>
                </w:del>
              </w:p>
            </w:tc>
          </w:sdtContent>
        </w:sdt>
        <w:tc>
          <w:tcPr>
            <w:tcW w:w="2400" w:type="dxa"/>
            <w:cellIns w:id="1108" w:author="Claude (NAR referee report 2026-08-02)" w:date="2026-08-02T00:00:00Z"/>
          </w:tcPr>
          <w:p>
            <w:pPr>
              <w:spacing w:line="276" w:lineRule="auto"/>
              <w:rPr>
                <w:rFonts w:ascii="Segoe UI" w:hAnsi="Segoe UI" w:cs="Segoe UI"/>
                <w:sz w:val="22"/>
                <w:szCs w:val="22"/>
              </w:rPr>
            </w:pPr>
          </w:p>
        </w:tc>
        <w:tc>
          <w:tcPr>
            <w:tcW w:w="2400" w:type="dxa"/>
            <w:cellIns w:id="1188" w:author="Claude (NAR referee report 2026-08-02)" w:date="2026-08-02T00:00:00Z"/>
          </w:tcPr>
          <w:p>
            <w:pPr>
              <w:spacing w:line="276" w:lineRule="auto"/>
              <w:rPr>
                <w:rFonts w:ascii="Segoe UI" w:hAnsi="Segoe UI" w:cs="Segoe UI"/>
                <w:sz w:val="22"/>
                <w:szCs w:val="22"/>
              </w:rPr>
            </w:pPr>
          </w:p>
        </w:tc>
        <w:tc>
          <w:tcPr>
            <w:tcW w:w="2400" w:type="dxa"/>
            <w:cellIns w:id="1308" w:author="Claude (NAR referee report 2026-08-02)" w:date="2026-08-02T00:00:00Z"/>
          </w:tcPr>
          <w:p>
            <w:pPr>
              <w:spacing w:line="276" w:lineRule="auto"/>
              <w:rPr>
                <w:rFonts w:ascii="Segoe UI" w:hAnsi="Segoe UI" w:cs="Segoe UI"/>
                <w:sz w:val="22"/>
                <w:szCs w:val="22"/>
              </w:rPr>
            </w:pPr>
          </w:p>
        </w:tc>
      </w:tr>
      <w:tr w:rsidR="00080F4D" w:rsidRPr="00DC2F15" w14:paraId="18FDD64F" w14:textId="77777777" w:rsidTr="00BA0C26">
        <w:trPr>
          <w:del w:id="2598" w:author="Claude (NAR review, 2nd iteration 2026-08-02)" w:date="2026-08-02T12:00:00Z"/>
        </w:trPr>
        <w:tc>
          <w:tcPr>
            <w:tcW w:w="1271" w:type="dxa"/>
          </w:tcPr>
          <w:p w14:paraId="427D07B5" w14:textId="7FE28773" w:rsidR="00080F4D" w:rsidRPr="00DC2F15" w:rsidRDefault="00080F4D" w:rsidP="00DC2F15">
            <w:pPr>
              <w:spacing w:line="276" w:lineRule="auto"/>
              <w:rPr>
                <w:rFonts w:ascii="Segoe UI" w:hAnsi="Segoe UI" w:cs="Segoe UI"/>
                <w:sz w:val="22"/>
                <w:szCs w:val="22"/>
              </w:rPr>
            </w:pPr>
            <w:del w:id="2599" w:author="Claude (NAR review, 2nd iteration 2026-08-02)" w:date="2026-08-02T12:00:00Z">
              <w:r w:rsidRPr="00DC2F15">
                <w:rPr>
                  <w:rFonts w:ascii="Segoe UI" w:hAnsi="Segoe UI" w:cs="Segoe UI"/>
                  <w:sz w:val="22"/>
                  <w:szCs w:val="22"/>
                </w:rPr>
                <w:delText xml:space="preserve">20_shambhala</w:delText>
              </w:r>
            </w:del>
          </w:p>
        </w:tc>
        <w:tc>
          <w:tcPr>
            <w:tcW w:w="851" w:type="dxa"/>
          </w:tcPr>
          <w:p w14:paraId="519D741C" w14:textId="3DE11A56" w:rsidR="00080F4D" w:rsidRPr="00DC2F15" w:rsidRDefault="00E119F7" w:rsidP="00DC2F15">
            <w:pPr>
              <w:spacing w:line="276" w:lineRule="auto"/>
              <w:rPr>
                <w:rFonts w:ascii="Segoe UI" w:hAnsi="Segoe UI" w:cs="Segoe UI"/>
                <w:sz w:val="22"/>
                <w:szCs w:val="22"/>
              </w:rPr>
            </w:pPr>
            <w:del w:id="2600" w:author="Claude (NAR review, 2nd iteration 2026-08-02)" w:date="2026-08-02T12:00:00Z">
              <w:r w:rsidRPr="00DC2F15">
                <w:rPr>
                  <w:rFonts w:ascii="Segoe UI" w:hAnsi="Segoe UI" w:cs="Segoe UI"/>
                  <w:sz w:val="22"/>
                  <w:szCs w:val="22"/>
                </w:rPr>
                <w:delText xml:space="preserve">high</w:delText>
              </w:r>
            </w:del>
          </w:p>
        </w:tc>
        <w:tc>
          <w:tcPr>
            <w:tcW w:w="1842" w:type="dxa"/>
          </w:tcPr>
          <w:p w14:paraId="207C2958" w14:textId="1D2ACFA2" w:rsidR="00080F4D" w:rsidRPr="00DC2F15" w:rsidRDefault="000264F3" w:rsidP="00DC2F15">
            <w:pPr>
              <w:spacing w:line="276" w:lineRule="auto"/>
              <w:rPr>
                <w:rFonts w:ascii="Segoe UI" w:hAnsi="Segoe UI" w:cs="Segoe UI"/>
                <w:sz w:val="22"/>
                <w:szCs w:val="22"/>
              </w:rPr>
            </w:pPr>
            <w:del w:id="2601" w:author="Claude (NAR review, 2nd iteration 2026-08-02)" w:date="2026-08-02T12:00:00Z">
              <w:r w:rsidRPr="00DC2F15">
                <w:rPr>
                  <w:rFonts w:ascii="Segoe UI" w:hAnsi="Segoe UI" w:cs="Segoe UI"/>
                  <w:sz w:val="22"/>
                  <w:szCs w:val="22"/>
                </w:rPr>
                <w:delText xml:space="preserve">Shambhala</w:delText>
              </w:r>
            </w:del>
            <w:del w:id="2602" w:author="Claude (NAR review, 2nd iteration 2026-08-02)" w:date="2026-08-02T12:00:00Z">
              <w:r w:rsidR="00D9414A" w:rsidRPr="00DC2F15">
                <w:rPr>
                  <w:rFonts w:ascii="Segoe UI" w:hAnsi="Segoe UI" w:cs="Segoe UI"/>
                  <w:sz w:val="22"/>
                  <w:szCs w:val="22"/>
                </w:rPr>
                <w:delText xml:space="preserve">-2</w:delText>
              </w:r>
            </w:del>
            <w:del w:id="2603" w:author="Claude (NAR review, 2nd iteration 2026-08-02)" w:date="2026-08-02T12:00:00Z">
              <w:r w:rsidR="00110124" w:rsidRPr="00DC2F15">
                <w:rPr>
                  <w:rFonts w:ascii="Segoe UI" w:hAnsi="Segoe UI" w:cs="Segoe UI"/>
                  <w:sz w:val="22"/>
                  <w:szCs w:val="22"/>
                </w:rPr>
                <w:delText xml:space="preserve"> (</w:delText>
              </w:r>
            </w:del>
            <w:proofErr w:type="spellStart"/>
            <w:del w:id="2604" w:author="Claude (NAR review, 2nd iteration 2026-08-02)" w:date="2026-08-02T12:00:00Z">
              <w:r w:rsidR="00110124" w:rsidRPr="00DC2F15">
                <w:rPr>
                  <w:rFonts w:ascii="Segoe UI" w:hAnsi="Segoe UI" w:cs="Segoe UI"/>
                  <w:sz w:val="22"/>
                  <w:szCs w:val="22"/>
                </w:rPr>
                <w:delText xml:space="preserve">CuBlock</w:delText>
              </w:r>
            </w:del>
            <w:proofErr w:type="spellEnd"/>
            <w:del w:id="2605" w:author="Claude (NAR review, 2nd iteration 2026-08-02)" w:date="2026-08-02T12:00:00Z">
              <w:r w:rsidR="00110124" w:rsidRPr="00DC2F15">
                <w:rPr>
                  <w:rFonts w:ascii="Segoe UI" w:hAnsi="Segoe UI" w:cs="Segoe UI"/>
                  <w:sz w:val="22"/>
                  <w:szCs w:val="22"/>
                </w:rPr>
                <w:delText xml:space="preserve"> + quantile normalization)</w:delText>
              </w:r>
            </w:del>
          </w:p>
        </w:tc>
        <w:tc>
          <w:tcPr>
            <w:tcW w:w="709" w:type="dxa"/>
          </w:tcPr>
          <w:p w14:paraId="564AE045" w14:textId="77777777" w:rsidR="00080F4D" w:rsidRPr="00DC2F15" w:rsidRDefault="00080F4D" w:rsidP="00DC2F15">
            <w:pPr>
              <w:spacing w:line="276" w:lineRule="auto"/>
              <w:rPr>
                <w:rFonts w:ascii="Segoe UI" w:hAnsi="Segoe UI" w:cs="Segoe UI"/>
                <w:sz w:val="22"/>
                <w:szCs w:val="22"/>
              </w:rPr>
            </w:pPr>
            <w:del w:id="2606" w:author="Claude (NAR review, 2nd iteration 2026-08-02)" w:date="2026-08-02T12:00:00Z">
              <w:r w:rsidRPr="00DC2F15">
                <w:rPr>
                  <w:rFonts w:ascii="Segoe UI" w:hAnsi="Segoe UI" w:cs="Segoe UI"/>
                  <w:sz w:val="22"/>
                  <w:szCs w:val="22"/>
                </w:rPr>
                <w:delText xml:space="preserve">Yes</w:delText>
              </w:r>
            </w:del>
          </w:p>
        </w:tc>
        <w:tc>
          <w:tcPr>
            <w:tcW w:w="1701" w:type="dxa"/>
          </w:tcPr>
          <w:p w14:paraId="118AA5F7" w14:textId="78A00A60" w:rsidR="00080F4D" w:rsidRPr="00DC2F15" w:rsidRDefault="000264F3" w:rsidP="00DC2F15">
            <w:pPr>
              <w:spacing w:line="276" w:lineRule="auto"/>
              <w:rPr>
                <w:rFonts w:ascii="Segoe UI" w:hAnsi="Segoe UI" w:cs="Segoe UI"/>
                <w:sz w:val="22"/>
                <w:szCs w:val="22"/>
              </w:rPr>
            </w:pPr>
            <w:del w:id="2607" w:author="Claude (NAR review, 2nd iteration 2026-08-02)" w:date="2026-08-02T12:00:00Z">
              <w:r w:rsidRPr="00DC2F15">
                <w:rPr>
                  <w:rFonts w:ascii="Segoe UI" w:hAnsi="Segoe UI" w:cs="Segoe UI"/>
                  <w:sz w:val="22"/>
                  <w:szCs w:val="22"/>
                </w:rPr>
                <w:delText xml:space="preserve">-</w:delText>
              </w:r>
            </w:del>
          </w:p>
        </w:tc>
        <w:tc>
          <w:tcPr>
            <w:tcW w:w="992" w:type="dxa"/>
          </w:tcPr>
          <w:p w14:paraId="0E4A9648" w14:textId="18ED20E0" w:rsidR="00080F4D" w:rsidRPr="00DC2F15" w:rsidRDefault="006816AA" w:rsidP="00DC2F15">
            <w:pPr>
              <w:spacing w:line="276" w:lineRule="auto"/>
              <w:rPr>
                <w:rFonts w:ascii="Segoe UI" w:hAnsi="Segoe UI" w:cs="Segoe UI"/>
                <w:sz w:val="22"/>
                <w:szCs w:val="22"/>
              </w:rPr>
            </w:pPr>
            <w:del w:id="2608" w:author="Claude (NAR review, 2nd iteration 2026-08-02)" w:date="2026-08-02T12:00:00Z">
              <w:r w:rsidRPr="00DC2F15">
                <w:rPr>
                  <w:rFonts w:ascii="Segoe UI" w:hAnsi="Segoe UI" w:cs="Segoe UI"/>
                  <w:sz w:val="22"/>
                  <w:szCs w:val="22"/>
                </w:rPr>
                <w:delText xml:space="preserve">1.0</w:delText>
              </w:r>
            </w:del>
          </w:p>
        </w:tc>
        <w:sdt>
          <w:sdtPr>
            <w:rPr>
              <w:rFonts w:ascii="Segoe UI" w:hAnsi="Segoe UI" w:cs="Segoe UI"/>
              <w:color w:val="000000"/>
              <w:sz w:val="22"/>
              <w:szCs w:val="22"/>
            </w:rPr>
            <w:tag w:val="MENDELEY_CITATION_v3_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"/>
            <w:id w:val="1061300492"/>
            <w:placeholder>
              <w:docPart w:val="DefaultPlaceholder_-1854013440"/>
            </w:placeholder>
          </w:sdtPr>
          <w:sdtEndPr/>
          <w:sdtContent>
            <w:tc>
              <w:tcPr>
                <w:tcW w:w="1984" w:type="dxa"/>
              </w:tcPr>
              <w:p w14:paraId="0F0DA19E" w14:textId="5ABDE79B" w:rsidR="00080F4D" w:rsidRPr="00DC2F15" w:rsidRDefault="00D02FF9" w:rsidP="00DC2F15">
                <w:pPr>
                  <w:spacing w:line="276" w:lineRule="auto"/>
                  <w:rPr>
                    <w:rFonts w:ascii="Segoe UI" w:hAnsi="Segoe UI" w:cs="Segoe UI"/>
                    <w:sz w:val="22"/>
                    <w:szCs w:val="22"/>
                  </w:rPr>
                </w:pPr>
                <w:del w:id="2609" w:author="Claude (NAR review, 2nd iteration 2026-08-02)" w:date="2026-08-02T12:00:00Z">
                  <w:r w:rsidRPr="00D02FF9">
                    <w:rPr>
                      <w:rFonts w:ascii="Segoe UI" w:hAnsi="Segoe UI" w:cs="Segoe UI"/>
                      <w:color w:val="000000"/>
                      <w:sz w:val="22"/>
                      <w:szCs w:val="22"/>
                    </w:rPr>
                    <w:delText xml:space="preserve">(37)</w:delText>
                  </w:r>
                </w:del>
              </w:p>
            </w:tc>
          </w:sdtContent>
        </w:sdt>
        <w:tc>
          <w:tcPr>
            <w:tcW w:w="2400" w:type="dxa"/>
            <w:cellIns w:id="1110" w:author="Claude (NAR referee report 2026-08-02)" w:date="2026-08-02T00:00:00Z"/>
          </w:tcPr>
          <w:p>
            <w:pPr>
              <w:spacing w:line="276" w:lineRule="auto"/>
              <w:rPr>
                <w:rFonts w:ascii="Segoe UI" w:hAnsi="Segoe UI" w:cs="Segoe UI"/>
                <w:sz w:val="22"/>
                <w:szCs w:val="22"/>
              </w:rPr>
            </w:pPr>
          </w:p>
        </w:tc>
        <w:tc>
          <w:tcPr>
            <w:tcW w:w="2400" w:type="dxa"/>
            <w:cellIns w:id="1190" w:author="Claude (NAR referee report 2026-08-02)" w:date="2026-08-02T00:00:00Z"/>
          </w:tcPr>
          <w:p>
            <w:pPr>
              <w:spacing w:line="276" w:lineRule="auto"/>
              <w:rPr>
                <w:rFonts w:ascii="Segoe UI" w:hAnsi="Segoe UI" w:cs="Segoe UI"/>
                <w:sz w:val="22"/>
                <w:szCs w:val="22"/>
              </w:rPr>
            </w:pPr>
          </w:p>
        </w:tc>
        <w:tc>
          <w:tcPr>
            <w:tcW w:w="2400" w:type="dxa"/>
            <w:cellIns w:id="1310" w:author="Claude (NAR referee report 2026-08-02)" w:date="2026-08-02T00:00:00Z"/>
          </w:tcPr>
          <w:p>
            <w:pPr>
              <w:spacing w:line="276" w:lineRule="auto"/>
              <w:rPr>
                <w:rFonts w:ascii="Segoe UI" w:hAnsi="Segoe UI" w:cs="Segoe UI"/>
                <w:sz w:val="22"/>
                <w:szCs w:val="22"/>
              </w:rPr>
            </w:pPr>
          </w:p>
        </w:tc>
      </w:tr>
      <w:tr w:rsidR="00080F4D" w:rsidRPr="00DC2F15" w14:paraId="710C478B" w14:textId="77777777" w:rsidTr="00BA0C26">
        <w:trPr>
          <w:del w:id="2610" w:author="Claude (NAR review, 2nd iteration 2026-08-02)" w:date="2026-08-02T12:00:00Z"/>
        </w:trPr>
        <w:tc>
          <w:tcPr>
            <w:tcW w:w="1271" w:type="dxa"/>
          </w:tcPr>
          <w:p w14:paraId="5D13591B" w14:textId="77777777" w:rsidR="00080F4D" w:rsidRPr="00DC2F15" w:rsidRDefault="00080F4D" w:rsidP="00DC2F15">
            <w:pPr>
              <w:spacing w:line="276" w:lineRule="auto"/>
              <w:rPr>
                <w:rFonts w:ascii="Segoe UI" w:hAnsi="Segoe UI" w:cs="Segoe UI"/>
                <w:sz w:val="22"/>
                <w:szCs w:val="22"/>
              </w:rPr>
            </w:pPr>
            <w:del w:id="2611" w:author="Claude (NAR review, 2nd iteration 2026-08-02)" w:date="2026-08-02T12:00:00Z">
              <w:r w:rsidRPr="00DC2F15">
                <w:rPr>
                  <w:rFonts w:ascii="Segoe UI" w:hAnsi="Segoe UI" w:cs="Segoe UI"/>
                  <w:sz w:val="22"/>
                  <w:szCs w:val="22"/>
                </w:rPr>
                <w:delText xml:space="preserve">21_harmonizr</w:delText>
              </w:r>
            </w:del>
          </w:p>
        </w:tc>
        <w:tc>
          <w:tcPr>
            <w:tcW w:w="851" w:type="dxa"/>
          </w:tcPr>
          <w:p w14:paraId="4A4E5ACB" w14:textId="6A9AB3CC" w:rsidR="00080F4D" w:rsidRPr="00DC2F15" w:rsidRDefault="00583274" w:rsidP="00DC2F15">
            <w:pPr>
              <w:spacing w:line="276" w:lineRule="auto"/>
              <w:rPr>
                <w:rFonts w:ascii="Segoe UI" w:hAnsi="Segoe UI" w:cs="Segoe UI"/>
                <w:sz w:val="22"/>
                <w:szCs w:val="22"/>
              </w:rPr>
            </w:pPr>
            <w:del w:id="2612" w:author="Claude (NAR review, 2nd iteration 2026-08-02)" w:date="2026-08-02T12:00:00Z">
              <w:r w:rsidRPr="00DC2F15">
                <w:rPr>
                  <w:rFonts w:ascii="Segoe UI" w:hAnsi="Segoe UI" w:cs="Segoe UI"/>
                  <w:sz w:val="22"/>
                  <w:szCs w:val="22"/>
                </w:rPr>
                <w:delText xml:space="preserve">medium</w:delText>
              </w:r>
            </w:del>
          </w:p>
        </w:tc>
        <w:tc>
          <w:tcPr>
            <w:tcW w:w="1842" w:type="dxa"/>
          </w:tcPr>
          <w:p w14:paraId="3AFDEC7F" w14:textId="3F267578" w:rsidR="00080F4D" w:rsidRPr="00DC2F15" w:rsidRDefault="009B4B6F" w:rsidP="00DC2F15">
            <w:pPr>
              <w:spacing w:line="276" w:lineRule="auto"/>
              <w:rPr>
                <w:rFonts w:ascii="Segoe UI" w:hAnsi="Segoe UI" w:cs="Segoe UI"/>
                <w:sz w:val="22"/>
                <w:szCs w:val="22"/>
              </w:rPr>
            </w:pPr>
            <w:proofErr w:type="spellStart"/>
            <w:del w:id="2613" w:author="Claude (NAR review, 2nd iteration 2026-08-02)" w:date="2026-08-02T12:00:00Z">
              <w:r w:rsidRPr="00DC2F15">
                <w:rPr>
                  <w:rFonts w:ascii="Segoe UI" w:hAnsi="Segoe UI" w:cs="Segoe UI"/>
                  <w:sz w:val="22"/>
                  <w:szCs w:val="22"/>
                </w:rPr>
                <w:delText xml:space="preserve">HarmonizR</w:delText>
              </w:r>
            </w:del>
            <w:proofErr w:type="spellEnd"/>
          </w:p>
        </w:tc>
        <w:tc>
          <w:tcPr>
            <w:tcW w:w="709" w:type="dxa"/>
          </w:tcPr>
          <w:p w14:paraId="3A669A4E" w14:textId="77777777" w:rsidR="00080F4D" w:rsidRPr="00DC2F15" w:rsidRDefault="00080F4D" w:rsidP="00DC2F15">
            <w:pPr>
              <w:spacing w:line="276" w:lineRule="auto"/>
              <w:rPr>
                <w:rFonts w:ascii="Segoe UI" w:hAnsi="Segoe UI" w:cs="Segoe UI"/>
                <w:sz w:val="22"/>
                <w:szCs w:val="22"/>
              </w:rPr>
            </w:pPr>
            <w:del w:id="2614" w:author="Claude (NAR review, 2nd iteration 2026-08-02)" w:date="2026-08-02T12:00:00Z">
              <w:r w:rsidRPr="00DC2F15">
                <w:rPr>
                  <w:rFonts w:ascii="Segoe UI" w:hAnsi="Segoe UI" w:cs="Segoe UI"/>
                  <w:sz w:val="22"/>
                  <w:szCs w:val="22"/>
                </w:rPr>
                <w:delText xml:space="preserve">Yes</w:delText>
              </w:r>
            </w:del>
          </w:p>
        </w:tc>
        <w:tc>
          <w:tcPr>
            <w:tcW w:w="1701" w:type="dxa"/>
          </w:tcPr>
          <w:p w14:paraId="0D3A77D5" w14:textId="358DB772" w:rsidR="00080F4D" w:rsidRPr="00DC2F15" w:rsidRDefault="005B32D1" w:rsidP="00DC2F15">
            <w:pPr>
              <w:spacing w:line="276" w:lineRule="auto"/>
              <w:rPr>
                <w:rFonts w:ascii="Segoe UI" w:hAnsi="Segoe UI" w:cs="Segoe UI"/>
                <w:sz w:val="22"/>
                <w:szCs w:val="22"/>
              </w:rPr>
            </w:pPr>
            <w:del w:id="2615" w:author="Claude (NAR review, 2nd iteration 2026-08-02)" w:date="2026-08-02T12:00:00Z">
              <w:r w:rsidRPr="00DC2F15">
                <w:rPr>
                  <w:rFonts w:ascii="Segoe UI" w:hAnsi="Segoe UI" w:cs="Segoe UI"/>
                  <w:sz w:val="22"/>
                  <w:szCs w:val="22"/>
                </w:rPr>
                <w:delText xml:space="preserve">-</w:delText>
              </w:r>
            </w:del>
          </w:p>
        </w:tc>
        <w:tc>
          <w:tcPr>
            <w:tcW w:w="992" w:type="dxa"/>
          </w:tcPr>
          <w:p w14:paraId="6851BEBD" w14:textId="085CE88D" w:rsidR="00080F4D" w:rsidRPr="00DC2F15" w:rsidRDefault="00E10D9D" w:rsidP="00DC2F15">
            <w:pPr>
              <w:spacing w:line="276" w:lineRule="auto"/>
              <w:rPr>
                <w:rFonts w:ascii="Segoe UI" w:hAnsi="Segoe UI" w:cs="Segoe UI"/>
                <w:sz w:val="22"/>
                <w:szCs w:val="22"/>
              </w:rPr>
            </w:pPr>
            <w:del w:id="2616" w:author="Claude (NAR review, 2nd iteration 2026-08-02)" w:date="2026-08-02T12:00:00Z">
              <w:r w:rsidRPr="00DC2F15">
                <w:rPr>
                  <w:rFonts w:ascii="Segoe UI" w:hAnsi="Segoe UI" w:cs="Segoe UI"/>
                  <w:sz w:val="22"/>
                  <w:szCs w:val="22"/>
                </w:rPr>
                <w:delText xml:space="preserve">1.10.0</w:delText>
              </w:r>
            </w:del>
          </w:p>
        </w:tc>
        <w:sdt>
          <w:sdtPr>
            <w:rPr>
              <w:rFonts w:ascii="Segoe UI" w:hAnsi="Segoe UI" w:cs="Segoe UI"/>
              <w:color w:val="000000"/>
              <w:sz w:val="22"/>
              <w:szCs w:val="22"/>
            </w:rPr>
            <w:tag w:val="MENDELEY_CITATION_v3_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"/>
            <w:id w:val="1270736427"/>
            <w:placeholder>
              <w:docPart w:val="DefaultPlaceholder_-1854013440"/>
            </w:placeholder>
          </w:sdtPr>
          <w:sdtEndPr/>
          <w:sdtContent>
            <w:tc>
              <w:tcPr>
                <w:tcW w:w="1984" w:type="dxa"/>
              </w:tcPr>
              <w:p w14:paraId="1713E386" w14:textId="40091514" w:rsidR="00080F4D" w:rsidRPr="00DC2F15" w:rsidRDefault="00D02FF9" w:rsidP="00DC2F15">
                <w:pPr>
                  <w:spacing w:line="276" w:lineRule="auto"/>
                  <w:rPr>
                    <w:rFonts w:ascii="Segoe UI" w:hAnsi="Segoe UI" w:cs="Segoe UI"/>
                    <w:sz w:val="22"/>
                    <w:szCs w:val="22"/>
                  </w:rPr>
                </w:pPr>
                <w:del w:id="2617" w:author="Claude (NAR review, 2nd iteration 2026-08-02)" w:date="2026-08-02T12:00:00Z">
                  <w:r w:rsidRPr="00D02FF9">
                    <w:rPr>
                      <w:rFonts w:ascii="Segoe UI" w:hAnsi="Segoe UI" w:cs="Segoe UI"/>
                      <w:color w:val="000000"/>
                      <w:sz w:val="22"/>
                      <w:szCs w:val="22"/>
                    </w:rPr>
                    <w:delText xml:space="preserve">(38)</w:delText>
                  </w:r>
                </w:del>
              </w:p>
            </w:tc>
          </w:sdtContent>
        </w:sdt>
        <w:tc>
          <w:tcPr>
            <w:tcW w:w="2400" w:type="dxa"/>
            <w:cellIns w:id="1112" w:author="Claude (NAR referee report 2026-08-02)" w:date="2026-08-02T00:00:00Z"/>
          </w:tcPr>
          <w:p>
            <w:pPr>
              <w:spacing w:line="276" w:lineRule="auto"/>
              <w:rPr>
                <w:rFonts w:ascii="Segoe UI" w:hAnsi="Segoe UI" w:cs="Segoe UI"/>
                <w:sz w:val="22"/>
                <w:szCs w:val="22"/>
              </w:rPr>
            </w:pPr>
          </w:p>
        </w:tc>
        <w:tc>
          <w:tcPr>
            <w:tcW w:w="2400" w:type="dxa"/>
            <w:cellIns w:id="1192" w:author="Claude (NAR referee report 2026-08-02)" w:date="2026-08-02T00:00:00Z"/>
          </w:tcPr>
          <w:p>
            <w:pPr>
              <w:spacing w:line="276" w:lineRule="auto"/>
              <w:rPr>
                <w:rFonts w:ascii="Segoe UI" w:hAnsi="Segoe UI" w:cs="Segoe UI"/>
                <w:sz w:val="22"/>
                <w:szCs w:val="22"/>
              </w:rPr>
            </w:pPr>
          </w:p>
        </w:tc>
        <w:tc>
          <w:tcPr>
            <w:tcW w:w="2400" w:type="dxa"/>
            <w:cellIns w:id="1312" w:author="Claude (NAR referee report 2026-08-02)" w:date="2026-08-02T00:00:00Z"/>
          </w:tcPr>
          <w:p>
            <w:pPr>
              <w:spacing w:line="276" w:lineRule="auto"/>
              <w:rPr>
                <w:rFonts w:ascii="Segoe UI" w:hAnsi="Segoe UI" w:cs="Segoe UI"/>
                <w:sz w:val="22"/>
                <w:szCs w:val="22"/>
              </w:rPr>
            </w:pPr>
          </w:p>
        </w:tc>
      </w:tr>
      <w:tr w:rsidR="00080F4D" w:rsidRPr="00DC2F15" w14:paraId="40EE1251" w14:textId="77777777" w:rsidTr="00BA0C26">
        <w:trPr>
          <w:del w:id="2618" w:author="Claude (NAR review, 2nd iteration 2026-08-02)" w:date="2026-08-02T12:00:00Z"/>
        </w:trPr>
        <w:tc>
          <w:tcPr>
            <w:tcW w:w="1271" w:type="dxa"/>
          </w:tcPr>
          <w:p w14:paraId="7F21A4B7" w14:textId="77777777" w:rsidR="00080F4D" w:rsidRPr="00DC2F15" w:rsidRDefault="00080F4D" w:rsidP="00DC2F15">
            <w:pPr>
              <w:spacing w:line="276" w:lineRule="auto"/>
              <w:rPr>
                <w:rFonts w:ascii="Segoe UI" w:hAnsi="Segoe UI" w:cs="Segoe UI"/>
                <w:sz w:val="22"/>
                <w:szCs w:val="22"/>
              </w:rPr>
            </w:pPr>
            <w:del w:id="2619" w:author="Claude (NAR review, 2nd iteration 2026-08-02)" w:date="2026-08-02T12:00:00Z">
              <w:r w:rsidRPr="00DC2F15">
                <w:rPr>
                  <w:rFonts w:ascii="Segoe UI" w:hAnsi="Segoe UI" w:cs="Segoe UI"/>
                  <w:sz w:val="22"/>
                  <w:szCs w:val="22"/>
                </w:rPr>
                <w:delText xml:space="preserve">22_tmm</w:delText>
              </w:r>
            </w:del>
          </w:p>
        </w:tc>
        <w:tc>
          <w:tcPr>
            <w:tcW w:w="851" w:type="dxa"/>
          </w:tcPr>
          <w:p w14:paraId="48B8FF09" w14:textId="317B40AF" w:rsidR="00080F4D" w:rsidRPr="00DC2F15" w:rsidRDefault="00634DB0" w:rsidP="00DC2F15">
            <w:pPr>
              <w:spacing w:line="276" w:lineRule="auto"/>
              <w:rPr>
                <w:rFonts w:ascii="Segoe UI" w:hAnsi="Segoe UI" w:cs="Segoe UI"/>
                <w:sz w:val="22"/>
                <w:szCs w:val="22"/>
              </w:rPr>
            </w:pPr>
            <w:del w:id="2620" w:author="Claude (NAR review, 2nd iteration 2026-08-02)" w:date="2026-08-02T12:00:00Z">
              <w:r w:rsidRPr="00DC2F15">
                <w:rPr>
                  <w:rFonts w:ascii="Segoe UI" w:hAnsi="Segoe UI" w:cs="Segoe UI"/>
                  <w:sz w:val="22"/>
                  <w:szCs w:val="22"/>
                </w:rPr>
                <w:delText xml:space="preserve">low</w:delText>
              </w:r>
            </w:del>
          </w:p>
        </w:tc>
        <w:tc>
          <w:tcPr>
            <w:tcW w:w="1842" w:type="dxa"/>
          </w:tcPr>
          <w:p w14:paraId="7C1CCE2A" w14:textId="75C16A01" w:rsidR="00080F4D" w:rsidRPr="00DC2F15" w:rsidRDefault="003404D7" w:rsidP="00DC2F15">
            <w:pPr>
              <w:spacing w:line="276" w:lineRule="auto"/>
              <w:rPr>
                <w:rFonts w:ascii="Segoe UI" w:hAnsi="Segoe UI" w:cs="Segoe UI"/>
                <w:sz w:val="22"/>
                <w:szCs w:val="22"/>
              </w:rPr>
            </w:pPr>
            <w:del w:id="2621" w:author="Claude (NAR review, 2nd iteration 2026-08-02)" w:date="2026-08-02T12:00:00Z">
              <w:r w:rsidRPr="00DC2F15">
                <w:rPr>
                  <w:rFonts w:ascii="Segoe UI" w:hAnsi="Segoe UI" w:cs="Segoe UI"/>
                  <w:sz w:val="22"/>
                  <w:szCs w:val="22"/>
                </w:rPr>
                <w:delText xml:space="preserve">Trimmed Mean of M-values in </w:delText>
              </w:r>
            </w:del>
            <w:proofErr w:type="spellStart"/>
            <w:del w:id="2622" w:author="Claude (NAR review, 2nd iteration 2026-08-02)" w:date="2026-08-02T12:00:00Z">
              <w:r w:rsidR="000F188B" w:rsidRPr="00DC2F15">
                <w:rPr>
                  <w:rFonts w:ascii="Segoe UI" w:hAnsi="Segoe UI" w:cs="Segoe UI"/>
                  <w:sz w:val="22"/>
                  <w:szCs w:val="22"/>
                </w:rPr>
                <w:delText xml:space="preserve">e</w:delText>
              </w:r>
            </w:del>
            <w:del w:id="2623" w:author="Claude (NAR review, 2nd iteration 2026-08-02)" w:date="2026-08-02T12:00:00Z">
              <w:r w:rsidRPr="00DC2F15">
                <w:rPr>
                  <w:rFonts w:ascii="Segoe UI" w:hAnsi="Segoe UI" w:cs="Segoe UI"/>
                  <w:sz w:val="22"/>
                  <w:szCs w:val="22"/>
                </w:rPr>
                <w:delText xml:space="preserve">dgeR</w:delText>
              </w:r>
            </w:del>
            <w:proofErr w:type="spellEnd"/>
          </w:p>
        </w:tc>
        <w:tc>
          <w:tcPr>
            <w:tcW w:w="709" w:type="dxa"/>
          </w:tcPr>
          <w:p w14:paraId="781E0F8D" w14:textId="77777777" w:rsidR="00080F4D" w:rsidRPr="00DC2F15" w:rsidRDefault="00080F4D" w:rsidP="00DC2F15">
            <w:pPr>
              <w:spacing w:line="276" w:lineRule="auto"/>
              <w:rPr>
                <w:rFonts w:ascii="Segoe UI" w:hAnsi="Segoe UI" w:cs="Segoe UI"/>
                <w:sz w:val="22"/>
                <w:szCs w:val="22"/>
              </w:rPr>
            </w:pPr>
            <w:del w:id="2624" w:author="Claude (NAR review, 2nd iteration 2026-08-02)" w:date="2026-08-02T12:00:00Z">
              <w:r w:rsidRPr="00DC2F15">
                <w:rPr>
                  <w:rFonts w:ascii="Segoe UI" w:hAnsi="Segoe UI" w:cs="Segoe UI"/>
                  <w:sz w:val="22"/>
                  <w:szCs w:val="22"/>
                </w:rPr>
                <w:delText xml:space="preserve">Yes</w:delText>
              </w:r>
            </w:del>
          </w:p>
        </w:tc>
        <w:tc>
          <w:tcPr>
            <w:tcW w:w="1701" w:type="dxa"/>
          </w:tcPr>
          <w:p w14:paraId="34477C73" w14:textId="4300E380" w:rsidR="00080F4D" w:rsidRPr="00DC2F15" w:rsidRDefault="006C4C2D" w:rsidP="00DC2F15">
            <w:pPr>
              <w:spacing w:line="276" w:lineRule="auto"/>
              <w:rPr>
                <w:rFonts w:ascii="Segoe UI" w:hAnsi="Segoe UI" w:cs="Segoe UI"/>
                <w:sz w:val="22"/>
                <w:szCs w:val="22"/>
              </w:rPr>
            </w:pPr>
            <w:del w:id="2625" w:author="Claude (NAR review, 2nd iteration 2026-08-02)" w:date="2026-08-02T12:00:00Z">
              <w:r w:rsidRPr="00DC2F15">
                <w:rPr>
                  <w:rFonts w:ascii="Segoe UI" w:hAnsi="Segoe UI" w:cs="Segoe UI"/>
                  <w:sz w:val="22"/>
                  <w:szCs w:val="22"/>
                </w:rPr>
                <w:delText xml:space="preserve">RNA-seq-only method</w:delText>
              </w:r>
            </w:del>
          </w:p>
        </w:tc>
        <w:tc>
          <w:tcPr>
            <w:tcW w:w="992" w:type="dxa"/>
          </w:tcPr>
          <w:p w14:paraId="0B4F9F17" w14:textId="47B1ACEA" w:rsidR="00080F4D" w:rsidRPr="00DC2F15" w:rsidRDefault="0071735A" w:rsidP="00DC2F15">
            <w:pPr>
              <w:spacing w:line="276" w:lineRule="auto"/>
              <w:rPr>
                <w:rFonts w:ascii="Segoe UI" w:hAnsi="Segoe UI" w:cs="Segoe UI"/>
                <w:sz w:val="22"/>
                <w:szCs w:val="22"/>
              </w:rPr>
            </w:pPr>
            <w:del w:id="2626" w:author="Claude (NAR review, 2nd iteration 2026-08-02)" w:date="2026-08-02T12:00:00Z">
              <w:r w:rsidRPr="00DC2F15">
                <w:rPr>
                  <w:rFonts w:ascii="Segoe UI" w:hAnsi="Segoe UI" w:cs="Segoe UI"/>
                  <w:sz w:val="22"/>
                  <w:szCs w:val="22"/>
                </w:rPr>
                <w:delText xml:space="preserve">4.10.1</w:delText>
              </w:r>
            </w:del>
          </w:p>
        </w:tc>
        <w:sdt>
          <w:sdtPr>
            <w:rPr>
              <w:rFonts w:ascii="Segoe UI" w:hAnsi="Segoe UI" w:cs="Segoe UI"/>
              <w:color w:val="000000"/>
              <w:sz w:val="22"/>
              <w:szCs w:val="22"/>
            </w:rPr>
            <w:tag w:val="MENDELEY_CITATION_v3_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"/>
            <w:id w:val="-91088985"/>
            <w:placeholder>
              <w:docPart w:val="DefaultPlaceholder_-1854013440"/>
            </w:placeholder>
          </w:sdtPr>
          <w:sdtEndPr/>
          <w:sdtContent>
            <w:tc>
              <w:tcPr>
                <w:tcW w:w="1984" w:type="dxa"/>
              </w:tcPr>
              <w:p w14:paraId="357E14BB" w14:textId="3734B8A7" w:rsidR="00080F4D" w:rsidRPr="00DC2F15" w:rsidRDefault="00D02FF9" w:rsidP="00DC2F15">
                <w:pPr>
                  <w:spacing w:line="276" w:lineRule="auto"/>
                  <w:rPr>
                    <w:rFonts w:ascii="Segoe UI" w:hAnsi="Segoe UI" w:cs="Segoe UI"/>
                    <w:sz w:val="22"/>
                    <w:szCs w:val="22"/>
                  </w:rPr>
                </w:pPr>
                <w:del w:id="2627" w:author="Claude (NAR review, 2nd iteration 2026-08-02)" w:date="2026-08-02T12:00:00Z">
                  <w:r w:rsidRPr="00D02FF9">
                    <w:rPr>
                      <w:rFonts w:ascii="Segoe UI" w:hAnsi="Segoe UI" w:cs="Segoe UI"/>
                      <w:color w:val="000000"/>
                      <w:sz w:val="22"/>
                      <w:szCs w:val="22"/>
                    </w:rPr>
                    <w:delText xml:space="preserve">(39)</w:delText>
                  </w:r>
                </w:del>
              </w:p>
            </w:tc>
          </w:sdtContent>
        </w:sdt>
        <w:tc>
          <w:tcPr>
            <w:tcW w:w="2400" w:type="dxa"/>
            <w:cellIns w:id="1114" w:author="Claude (NAR referee report 2026-08-02)" w:date="2026-08-02T00:00:00Z"/>
          </w:tcPr>
          <w:p>
            <w:pPr>
              <w:spacing w:line="276" w:lineRule="auto"/>
              <w:rPr>
                <w:rFonts w:ascii="Segoe UI" w:hAnsi="Segoe UI" w:cs="Segoe UI"/>
                <w:sz w:val="22"/>
                <w:szCs w:val="22"/>
              </w:rPr>
            </w:pPr>
          </w:p>
        </w:tc>
        <w:tc>
          <w:tcPr>
            <w:tcW w:w="2400" w:type="dxa"/>
            <w:cellIns w:id="1194" w:author="Claude (NAR referee report 2026-08-02)" w:date="2026-08-02T00:00:00Z"/>
          </w:tcPr>
          <w:p>
            <w:pPr>
              <w:spacing w:line="276" w:lineRule="auto"/>
              <w:rPr>
                <w:rFonts w:ascii="Segoe UI" w:hAnsi="Segoe UI" w:cs="Segoe UI"/>
                <w:sz w:val="22"/>
                <w:szCs w:val="22"/>
              </w:rPr>
            </w:pPr>
          </w:p>
        </w:tc>
        <w:tc>
          <w:tcPr>
            <w:tcW w:w="2400" w:type="dxa"/>
            <w:cellIns w:id="1314" w:author="Claude (NAR referee report 2026-08-02)" w:date="2026-08-02T00:00:00Z"/>
          </w:tcPr>
          <w:p>
            <w:pPr>
              <w:spacing w:line="276" w:lineRule="auto"/>
              <w:rPr>
                <w:rFonts w:ascii="Segoe UI" w:hAnsi="Segoe UI" w:cs="Segoe UI"/>
                <w:sz w:val="22"/>
                <w:szCs w:val="22"/>
              </w:rPr>
            </w:pPr>
          </w:p>
        </w:tc>
      </w:tr>
      <w:tr w:rsidR="00080F4D" w:rsidRPr="00DC2F15" w14:paraId="723ED390" w14:textId="77777777" w:rsidTr="00BA0C26">
        <w:trPr>
          <w:del w:id="2628" w:author="Claude (NAR review, 2nd iteration 2026-08-02)" w:date="2026-08-02T12:00:00Z"/>
        </w:trPr>
        <w:tc>
          <w:tcPr>
            <w:tcW w:w="1271" w:type="dxa"/>
          </w:tcPr>
          <w:p w14:paraId="084172BD" w14:textId="77777777" w:rsidR="00080F4D" w:rsidRPr="00DC2F15" w:rsidRDefault="00080F4D" w:rsidP="00DC2F15">
            <w:pPr>
              <w:spacing w:line="276" w:lineRule="auto"/>
              <w:rPr>
                <w:rFonts w:ascii="Segoe UI" w:hAnsi="Segoe UI" w:cs="Segoe UI"/>
                <w:sz w:val="22"/>
                <w:szCs w:val="22"/>
              </w:rPr>
            </w:pPr>
            <w:del w:id="2629" w:author="Claude (NAR review, 2nd iteration 2026-08-02)" w:date="2026-08-02T12:00:00Z">
              <w:r w:rsidRPr="00DC2F15">
                <w:rPr>
                  <w:rFonts w:ascii="Segoe UI" w:hAnsi="Segoe UI" w:cs="Segoe UI"/>
                  <w:sz w:val="22"/>
                  <w:szCs w:val="22"/>
                </w:rPr>
                <w:delText xml:space="preserve">23_vst</w:delText>
              </w:r>
            </w:del>
          </w:p>
        </w:tc>
        <w:tc>
          <w:tcPr>
            <w:tcW w:w="851" w:type="dxa"/>
          </w:tcPr>
          <w:p w14:paraId="51DB70CF" w14:textId="674D6371" w:rsidR="00080F4D" w:rsidRPr="00DC2F15" w:rsidRDefault="00A656BE" w:rsidP="00DC2F15">
            <w:pPr>
              <w:spacing w:line="276" w:lineRule="auto"/>
              <w:rPr>
                <w:rFonts w:ascii="Segoe UI" w:hAnsi="Segoe UI" w:cs="Segoe UI"/>
                <w:sz w:val="22"/>
                <w:szCs w:val="22"/>
              </w:rPr>
            </w:pPr>
            <w:del w:id="2630" w:author="Claude (NAR review, 2nd iteration 2026-08-02)" w:date="2026-08-02T12:00:00Z">
              <w:r w:rsidRPr="00DC2F15">
                <w:rPr>
                  <w:rFonts w:ascii="Segoe UI" w:hAnsi="Segoe UI" w:cs="Segoe UI"/>
                  <w:sz w:val="22"/>
                  <w:szCs w:val="22"/>
                </w:rPr>
                <w:delText xml:space="preserve">low</w:delText>
              </w:r>
            </w:del>
          </w:p>
        </w:tc>
        <w:tc>
          <w:tcPr>
            <w:tcW w:w="1842" w:type="dxa"/>
          </w:tcPr>
          <w:p w14:paraId="6A839F38" w14:textId="734B6464" w:rsidR="00080F4D" w:rsidRPr="00DC2F15" w:rsidRDefault="00523199" w:rsidP="00DC2F15">
            <w:pPr>
              <w:spacing w:line="276" w:lineRule="auto"/>
              <w:rPr>
                <w:rFonts w:ascii="Segoe UI" w:hAnsi="Segoe UI" w:cs="Segoe UI"/>
                <w:sz w:val="22"/>
                <w:szCs w:val="22"/>
              </w:rPr>
            </w:pPr>
            <w:del w:id="2631" w:author="Claude (NAR review, 2nd iteration 2026-08-02)" w:date="2026-08-02T12:00:00Z">
              <w:r w:rsidRPr="00DC2F15">
                <w:rPr>
                  <w:rFonts w:ascii="Segoe UI" w:hAnsi="Segoe UI" w:cs="Segoe UI"/>
                  <w:sz w:val="22"/>
                  <w:szCs w:val="22"/>
                </w:rPr>
                <w:delText xml:space="preserve">DESeq2 Variance-Stabilizing Transformation</w:delText>
              </w:r>
            </w:del>
          </w:p>
        </w:tc>
        <w:tc>
          <w:tcPr>
            <w:tcW w:w="709" w:type="dxa"/>
          </w:tcPr>
          <w:p w14:paraId="5680285F" w14:textId="77777777" w:rsidR="00080F4D" w:rsidRPr="00DC2F15" w:rsidRDefault="00080F4D" w:rsidP="00DC2F15">
            <w:pPr>
              <w:spacing w:line="276" w:lineRule="auto"/>
              <w:rPr>
                <w:rFonts w:ascii="Segoe UI" w:hAnsi="Segoe UI" w:cs="Segoe UI"/>
                <w:sz w:val="22"/>
                <w:szCs w:val="22"/>
              </w:rPr>
            </w:pPr>
            <w:del w:id="2632" w:author="Claude (NAR review, 2nd iteration 2026-08-02)" w:date="2026-08-02T12:00:00Z">
              <w:r w:rsidRPr="00DC2F15">
                <w:rPr>
                  <w:rFonts w:ascii="Segoe UI" w:hAnsi="Segoe UI" w:cs="Segoe UI"/>
                  <w:sz w:val="22"/>
                  <w:szCs w:val="22"/>
                </w:rPr>
                <w:delText xml:space="preserve">Yes</w:delText>
              </w:r>
            </w:del>
          </w:p>
        </w:tc>
        <w:tc>
          <w:tcPr>
            <w:tcW w:w="1701" w:type="dxa"/>
          </w:tcPr>
          <w:p w14:paraId="0D99961D" w14:textId="629E45F8" w:rsidR="00080F4D" w:rsidRPr="00DC2F15" w:rsidRDefault="001A3C2F" w:rsidP="00DC2F15">
            <w:pPr>
              <w:spacing w:line="276" w:lineRule="auto"/>
              <w:rPr>
                <w:rFonts w:ascii="Segoe UI" w:hAnsi="Segoe UI" w:cs="Segoe UI"/>
                <w:sz w:val="22"/>
                <w:szCs w:val="22"/>
              </w:rPr>
            </w:pPr>
            <w:del w:id="2633" w:author="Claude (NAR review, 2nd iteration 2026-08-02)" w:date="2026-08-02T12:00:00Z">
              <w:r w:rsidRPr="00DC2F15">
                <w:rPr>
                  <w:rFonts w:ascii="Segoe UI" w:hAnsi="Segoe UI" w:cs="Segoe UI"/>
                  <w:sz w:val="22"/>
                  <w:szCs w:val="22"/>
                </w:rPr>
                <w:delText xml:space="preserve">RNA-seq-only method</w:delText>
              </w:r>
            </w:del>
          </w:p>
        </w:tc>
        <w:tc>
          <w:tcPr>
            <w:tcW w:w="992" w:type="dxa"/>
          </w:tcPr>
          <w:p w14:paraId="740999EA" w14:textId="01412618" w:rsidR="00080F4D" w:rsidRPr="00DC2F15" w:rsidRDefault="00C66115" w:rsidP="00DC2F15">
            <w:pPr>
              <w:spacing w:line="276" w:lineRule="auto"/>
              <w:rPr>
                <w:rFonts w:ascii="Segoe UI" w:hAnsi="Segoe UI" w:cs="Segoe UI"/>
                <w:sz w:val="22"/>
                <w:szCs w:val="22"/>
              </w:rPr>
            </w:pPr>
            <w:del w:id="2634" w:author="Claude (NAR review, 2nd iteration 2026-08-02)" w:date="2026-08-02T12:00:00Z">
              <w:r w:rsidRPr="00DC2F15">
                <w:rPr>
                  <w:rFonts w:ascii="Segoe UI" w:hAnsi="Segoe UI" w:cs="Segoe UI"/>
                  <w:sz w:val="22"/>
                  <w:szCs w:val="22"/>
                </w:rPr>
                <w:delText xml:space="preserve">1.52.0</w:delText>
              </w:r>
            </w:del>
          </w:p>
        </w:tc>
        <w:sdt>
          <w:sdtPr>
            <w:rPr>
              <w:rFonts w:ascii="Segoe UI" w:hAnsi="Segoe UI" w:cs="Segoe UI"/>
              <w:color w:val="000000"/>
              <w:sz w:val="22"/>
              <w:szCs w:val="22"/>
            </w:rPr>
            <w:tag w:val="MENDELEY_CITATION_v3_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"/>
            <w:id w:val="1701514856"/>
            <w:placeholder>
              <w:docPart w:val="DefaultPlaceholder_-1854013440"/>
            </w:placeholder>
          </w:sdtPr>
          <w:sdtEndPr/>
          <w:sdtContent>
            <w:tc>
              <w:tcPr>
                <w:tcW w:w="1984" w:type="dxa"/>
              </w:tcPr>
              <w:p w14:paraId="58208298" w14:textId="0A485A7F" w:rsidR="00080F4D" w:rsidRPr="00DC2F15" w:rsidRDefault="00D02FF9" w:rsidP="00DC2F15">
                <w:pPr>
                  <w:spacing w:line="276" w:lineRule="auto"/>
                  <w:rPr>
                    <w:rFonts w:ascii="Segoe UI" w:hAnsi="Segoe UI" w:cs="Segoe UI"/>
                    <w:sz w:val="22"/>
                    <w:szCs w:val="22"/>
                  </w:rPr>
                </w:pPr>
                <w:del w:id="2635" w:author="Claude (NAR review, 2nd iteration 2026-08-02)" w:date="2026-08-02T12:00:00Z">
                  <w:r w:rsidRPr="00D02FF9">
                    <w:rPr>
                      <w:rFonts w:ascii="Segoe UI" w:hAnsi="Segoe UI" w:cs="Segoe UI"/>
                      <w:color w:val="000000"/>
                      <w:sz w:val="22"/>
                      <w:szCs w:val="22"/>
                    </w:rPr>
                    <w:delText xml:space="preserve">(40)</w:delText>
                  </w:r>
                </w:del>
              </w:p>
            </w:tc>
          </w:sdtContent>
        </w:sdt>
        <w:tc>
          <w:tcPr>
            <w:tcW w:w="2400" w:type="dxa"/>
            <w:cellIns w:id="1116" w:author="Claude (NAR referee report 2026-08-02)" w:date="2026-08-02T00:00:00Z"/>
          </w:tcPr>
          <w:p>
            <w:pPr>
              <w:spacing w:line="276" w:lineRule="auto"/>
              <w:rPr>
                <w:rFonts w:ascii="Segoe UI" w:hAnsi="Segoe UI" w:cs="Segoe UI"/>
                <w:sz w:val="22"/>
                <w:szCs w:val="22"/>
              </w:rPr>
            </w:pPr>
          </w:p>
        </w:tc>
        <w:tc>
          <w:tcPr>
            <w:tcW w:w="2400" w:type="dxa"/>
            <w:cellIns w:id="1196" w:author="Claude (NAR referee report 2026-08-02)" w:date="2026-08-02T00:00:00Z"/>
          </w:tcPr>
          <w:p>
            <w:pPr>
              <w:spacing w:line="276" w:lineRule="auto"/>
              <w:rPr>
                <w:rFonts w:ascii="Segoe UI" w:hAnsi="Segoe UI" w:cs="Segoe UI"/>
                <w:sz w:val="22"/>
                <w:szCs w:val="22"/>
              </w:rPr>
            </w:pPr>
          </w:p>
        </w:tc>
        <w:tc>
          <w:tcPr>
            <w:tcW w:w="2400" w:type="dxa"/>
            <w:cellIns w:id="1316" w:author="Claude (NAR referee report 2026-08-02)" w:date="2026-08-02T00:00:00Z"/>
          </w:tcPr>
          <w:p>
            <w:pPr>
              <w:spacing w:line="276" w:lineRule="auto"/>
              <w:rPr>
                <w:rFonts w:ascii="Segoe UI" w:hAnsi="Segoe UI" w:cs="Segoe UI"/>
                <w:sz w:val="22"/>
                <w:szCs w:val="22"/>
              </w:rPr>
            </w:pPr>
          </w:p>
        </w:tc>
      </w:tr>
      <w:tr w:rsidR="00080F4D" w:rsidRPr="00DC2F15" w14:paraId="41B311B2" w14:textId="77777777" w:rsidTr="00BA0C26">
        <w:trPr>
          <w:del w:id="2636" w:author="Claude (NAR review, 2nd iteration 2026-08-02)" w:date="2026-08-02T12:00:00Z"/>
        </w:trPr>
        <w:tc>
          <w:tcPr>
            <w:tcW w:w="1271" w:type="dxa"/>
          </w:tcPr>
          <w:p w14:paraId="6F472D0D" w14:textId="076D0EA9" w:rsidR="00080F4D" w:rsidRPr="00DC2F15" w:rsidRDefault="001A3C2F" w:rsidP="00DC2F15">
            <w:pPr>
              <w:spacing w:line="276" w:lineRule="auto"/>
              <w:rPr>
                <w:rFonts w:ascii="Segoe UI" w:hAnsi="Segoe UI" w:cs="Segoe UI"/>
                <w:sz w:val="22"/>
                <w:szCs w:val="22"/>
              </w:rPr>
            </w:pPr>
            <w:del w:id="2637" w:author="Claude (NAR review, 2nd iteration 2026-08-02)" w:date="2026-08-02T12:00:00Z">
              <w:r w:rsidRPr="00DC2F15">
                <w:rPr>
                  <w:rFonts w:ascii="Segoe UI" w:hAnsi="Segoe UI" w:cs="Segoe UI"/>
                  <w:sz w:val="22"/>
                  <w:szCs w:val="22"/>
                </w:rPr>
                <w:delText xml:space="preserve">24_peer_k10</w:delText>
              </w:r>
            </w:del>
          </w:p>
        </w:tc>
        <w:tc>
          <w:tcPr>
            <w:tcW w:w="851" w:type="dxa"/>
          </w:tcPr>
          <w:p w14:paraId="18984196" w14:textId="5F76CA10" w:rsidR="00080F4D" w:rsidRPr="00DC2F15" w:rsidRDefault="001A3C2F" w:rsidP="00DC2F15">
            <w:pPr>
              <w:spacing w:line="276" w:lineRule="auto"/>
              <w:rPr>
                <w:rFonts w:ascii="Segoe UI" w:hAnsi="Segoe UI" w:cs="Segoe UI"/>
                <w:sz w:val="22"/>
                <w:szCs w:val="22"/>
              </w:rPr>
            </w:pPr>
            <w:del w:id="2638" w:author="Claude (NAR review, 2nd iteration 2026-08-02)" w:date="2026-08-02T12:00:00Z">
              <w:r w:rsidRPr="00DC2F15">
                <w:rPr>
                  <w:rFonts w:ascii="Segoe UI" w:hAnsi="Segoe UI" w:cs="Segoe UI"/>
                  <w:sz w:val="22"/>
                  <w:szCs w:val="22"/>
                </w:rPr>
                <w:delText xml:space="preserve">low</w:delText>
              </w:r>
            </w:del>
          </w:p>
        </w:tc>
        <w:tc>
          <w:tcPr>
            <w:tcW w:w="1842" w:type="dxa"/>
          </w:tcPr>
          <w:p w14:paraId="2418E6B2" w14:textId="649854E9" w:rsidR="00080F4D" w:rsidRPr="00DC2F15" w:rsidRDefault="001A3C2F" w:rsidP="00DC2F15">
            <w:pPr>
              <w:spacing w:line="276" w:lineRule="auto"/>
              <w:rPr>
                <w:rFonts w:ascii="Segoe UI" w:hAnsi="Segoe UI" w:cs="Segoe UI"/>
                <w:sz w:val="22"/>
                <w:szCs w:val="22"/>
              </w:rPr>
            </w:pPr>
            <w:del w:id="2639" w:author="Claude (NAR review, 2nd iteration 2026-08-02)" w:date="2026-08-02T12:00:00Z">
              <w:r w:rsidRPr="00DC2F15">
                <w:rPr>
                  <w:rFonts w:ascii="Segoe UI" w:hAnsi="Segoe UI" w:cs="Segoe UI"/>
                  <w:sz w:val="22"/>
                  <w:szCs w:val="22"/>
                </w:rPr>
                <w:delText xml:space="preserve">Probabilistic Estimation of Expression Residuals</w:delText>
              </w:r>
            </w:del>
          </w:p>
        </w:tc>
        <w:tc>
          <w:tcPr>
            <w:tcW w:w="709" w:type="dxa"/>
          </w:tcPr>
          <w:p w14:paraId="6A56EDEA" w14:textId="77777777" w:rsidR="00080F4D" w:rsidRPr="00DC2F15" w:rsidRDefault="00080F4D" w:rsidP="00DC2F15">
            <w:pPr>
              <w:spacing w:line="276" w:lineRule="auto"/>
              <w:rPr>
                <w:rFonts w:ascii="Segoe UI" w:hAnsi="Segoe UI" w:cs="Segoe UI"/>
                <w:sz w:val="22"/>
                <w:szCs w:val="22"/>
              </w:rPr>
            </w:pPr>
            <w:del w:id="2640" w:author="Claude (NAR review, 2nd iteration 2026-08-02)" w:date="2026-08-02T12:00:00Z">
              <w:r w:rsidRPr="00DC2F15">
                <w:rPr>
                  <w:rFonts w:ascii="Segoe UI" w:hAnsi="Segoe UI" w:cs="Segoe UI"/>
                  <w:sz w:val="22"/>
                  <w:szCs w:val="22"/>
                </w:rPr>
                <w:delText xml:space="preserve">No</w:delText>
              </w:r>
            </w:del>
          </w:p>
        </w:tc>
        <w:tc>
          <w:tcPr>
            <w:tcW w:w="1701" w:type="dxa"/>
          </w:tcPr>
          <w:p w14:paraId="23F20D24" w14:textId="00445E9A" w:rsidR="00080F4D" w:rsidRPr="00DC2F15" w:rsidRDefault="00CC2A8C" w:rsidP="00DC2F15">
            <w:pPr>
              <w:spacing w:line="276" w:lineRule="auto"/>
              <w:rPr>
                <w:rFonts w:ascii="Segoe UI" w:hAnsi="Segoe UI" w:cs="Segoe UI"/>
                <w:sz w:val="22"/>
                <w:szCs w:val="22"/>
              </w:rPr>
            </w:pPr>
            <w:del w:id="2641" w:author="Claude (NAR review, 2nd iteration 2026-08-02)" w:date="2026-08-02T12:00:00Z">
              <w:r w:rsidRPr="00DC2F15">
                <w:rPr>
                  <w:rFonts w:ascii="Segoe UI" w:hAnsi="Segoe UI" w:cs="Segoe UI"/>
                  <w:sz w:val="22"/>
                  <w:szCs w:val="22"/>
                </w:rPr>
                <w:delText xml:space="preserve">R package is unavailable</w:delText>
              </w:r>
            </w:del>
          </w:p>
        </w:tc>
        <w:tc>
          <w:tcPr>
            <w:tcW w:w="992" w:type="dxa"/>
          </w:tcPr>
          <w:p w14:paraId="6C23DF0D" w14:textId="77777777" w:rsidR="00080F4D" w:rsidRPr="00DC2F15" w:rsidRDefault="00080F4D"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"/>
            <w:id w:val="478963643"/>
            <w:placeholder>
              <w:docPart w:val="DefaultPlaceholder_-1854013440"/>
            </w:placeholder>
          </w:sdtPr>
          <w:sdtEndPr/>
          <w:sdtContent>
            <w:tc>
              <w:tcPr>
                <w:tcW w:w="1984" w:type="dxa"/>
              </w:tcPr>
              <w:p w14:paraId="17EEDD78" w14:textId="606EBB2B" w:rsidR="00080F4D" w:rsidRPr="00DC2F15" w:rsidRDefault="00D02FF9" w:rsidP="00DC2F15">
                <w:pPr>
                  <w:spacing w:line="276" w:lineRule="auto"/>
                  <w:rPr>
                    <w:rFonts w:ascii="Segoe UI" w:hAnsi="Segoe UI" w:cs="Segoe UI"/>
                    <w:sz w:val="22"/>
                    <w:szCs w:val="22"/>
                  </w:rPr>
                </w:pPr>
                <w:del w:id="2642" w:author="Claude (NAR review, 2nd iteration 2026-08-02)" w:date="2026-08-02T12:00:00Z">
                  <w:r w:rsidRPr="00D02FF9">
                    <w:rPr>
                      <w:rFonts w:ascii="Segoe UI" w:hAnsi="Segoe UI" w:cs="Segoe UI"/>
                      <w:color w:val="000000"/>
                      <w:sz w:val="22"/>
                      <w:szCs w:val="22"/>
                    </w:rPr>
                    <w:delText xml:space="preserve">(41)</w:delText>
                  </w:r>
                </w:del>
              </w:p>
            </w:tc>
          </w:sdtContent>
        </w:sdt>
        <w:tc>
          <w:tcPr>
            <w:tcW w:w="2400" w:type="dxa"/>
            <w:cellIns w:id="1118" w:author="Claude (NAR referee report 2026-08-02)" w:date="2026-08-02T00:00:00Z"/>
          </w:tcPr>
          <w:p>
            <w:pPr>
              <w:spacing w:line="276" w:lineRule="auto"/>
              <w:rPr>
                <w:rFonts w:ascii="Segoe UI" w:hAnsi="Segoe UI" w:cs="Segoe UI"/>
                <w:sz w:val="22"/>
                <w:szCs w:val="22"/>
              </w:rPr>
            </w:pPr>
          </w:p>
        </w:tc>
        <w:tc>
          <w:tcPr>
            <w:tcW w:w="2400" w:type="dxa"/>
            <w:cellIns w:id="1198" w:author="Claude (NAR referee report 2026-08-02)" w:date="2026-08-02T00:00:00Z"/>
          </w:tcPr>
          <w:p>
            <w:pPr>
              <w:spacing w:line="276" w:lineRule="auto"/>
              <w:rPr>
                <w:rFonts w:ascii="Segoe UI" w:hAnsi="Segoe UI" w:cs="Segoe UI"/>
                <w:sz w:val="22"/>
                <w:szCs w:val="22"/>
              </w:rPr>
            </w:pPr>
          </w:p>
        </w:tc>
        <w:tc>
          <w:tcPr>
            <w:tcW w:w="2400" w:type="dxa"/>
            <w:cellIns w:id="1318" w:author="Claude (NAR referee report 2026-08-02)" w:date="2026-08-02T00:00:00Z"/>
          </w:tcPr>
          <w:p>
            <w:pPr>
              <w:spacing w:line="276" w:lineRule="auto"/>
              <w:rPr>
                <w:rFonts w:ascii="Segoe UI" w:hAnsi="Segoe UI" w:cs="Segoe UI"/>
                <w:sz w:val="22"/>
                <w:szCs w:val="22"/>
              </w:rPr>
            </w:pPr>
          </w:p>
        </w:tc>
      </w:tr>
      <w:tr w:rsidR="00080F4D" w:rsidRPr="00DC2F15" w14:paraId="2A1D1896" w14:textId="77777777" w:rsidTr="00BA0C26">
        <w:trPr>
          <w:del w:id="2643" w:author="Claude (NAR review, 2nd iteration 2026-08-02)" w:date="2026-08-02T12:00:00Z"/>
        </w:trPr>
        <w:tc>
          <w:tcPr>
            <w:tcW w:w="1271" w:type="dxa"/>
          </w:tcPr>
          <w:p w14:paraId="0DBAAFFC" w14:textId="77777777" w:rsidR="00080F4D" w:rsidRPr="00DC2F15" w:rsidRDefault="00080F4D" w:rsidP="00DC2F15">
            <w:pPr>
              <w:spacing w:line="276" w:lineRule="auto"/>
              <w:rPr>
                <w:rFonts w:ascii="Segoe UI" w:hAnsi="Segoe UI" w:cs="Segoe UI"/>
                <w:sz w:val="22"/>
                <w:szCs w:val="22"/>
              </w:rPr>
            </w:pPr>
            <w:del w:id="2644" w:author="Claude (NAR review, 2nd iteration 2026-08-02)" w:date="2026-08-02T12:00:00Z">
              <w:r w:rsidRPr="00DC2F15">
                <w:rPr>
                  <w:rFonts w:ascii="Segoe UI" w:hAnsi="Segoe UI" w:cs="Segoe UI"/>
                  <w:sz w:val="22"/>
                  <w:szCs w:val="22"/>
                </w:rPr>
                <w:delText xml:space="preserve">25_angel</w:delText>
              </w:r>
            </w:del>
          </w:p>
        </w:tc>
        <w:tc>
          <w:tcPr>
            <w:tcW w:w="851" w:type="dxa"/>
          </w:tcPr>
          <w:p w14:paraId="4DFE139D" w14:textId="33CC632C" w:rsidR="00080F4D" w:rsidRPr="00DC2F15" w:rsidRDefault="006C4D4B" w:rsidP="00DC2F15">
            <w:pPr>
              <w:spacing w:line="276" w:lineRule="auto"/>
              <w:rPr>
                <w:rFonts w:ascii="Segoe UI" w:hAnsi="Segoe UI" w:cs="Segoe UI"/>
                <w:sz w:val="22"/>
                <w:szCs w:val="22"/>
              </w:rPr>
            </w:pPr>
            <w:del w:id="2645" w:author="Claude (NAR review, 2nd iteration 2026-08-02)" w:date="2026-08-02T12:00:00Z">
              <w:r w:rsidRPr="00DC2F15">
                <w:rPr>
                  <w:rFonts w:ascii="Segoe UI" w:hAnsi="Segoe UI" w:cs="Segoe UI"/>
                  <w:sz w:val="22"/>
                  <w:szCs w:val="22"/>
                </w:rPr>
                <w:delText xml:space="preserve">high</w:delText>
              </w:r>
            </w:del>
          </w:p>
        </w:tc>
        <w:tc>
          <w:tcPr>
            <w:tcW w:w="1842" w:type="dxa"/>
          </w:tcPr>
          <w:p w14:paraId="2743494D" w14:textId="20A935D1" w:rsidR="00080F4D" w:rsidRPr="00DC2F15" w:rsidRDefault="006C4D4B" w:rsidP="00DC2F15">
            <w:pPr>
              <w:spacing w:line="276" w:lineRule="auto"/>
              <w:rPr>
                <w:rFonts w:ascii="Segoe UI" w:hAnsi="Segoe UI" w:cs="Segoe UI"/>
                <w:sz w:val="22"/>
                <w:szCs w:val="22"/>
              </w:rPr>
            </w:pPr>
            <w:del w:id="2646" w:author="Claude (NAR review, 2nd iteration 2026-08-02)" w:date="2026-08-02T12:00:00Z">
              <w:r w:rsidRPr="00DC2F15">
                <w:rPr>
                  <w:rFonts w:ascii="Segoe UI" w:hAnsi="Segoe UI" w:cs="Segoe UI"/>
                  <w:sz w:val="22"/>
                  <w:szCs w:val="22"/>
                </w:rPr>
                <w:delText xml:space="preserve">Angel rank-percentile normalization with platform-variance gene filtering</w:delText>
              </w:r>
            </w:del>
          </w:p>
        </w:tc>
        <w:tc>
          <w:tcPr>
            <w:tcW w:w="709" w:type="dxa"/>
          </w:tcPr>
          <w:p w14:paraId="5B5FCB97" w14:textId="77777777" w:rsidR="00080F4D" w:rsidRPr="00DC2F15" w:rsidRDefault="00080F4D" w:rsidP="00DC2F15">
            <w:pPr>
              <w:spacing w:line="276" w:lineRule="auto"/>
              <w:rPr>
                <w:rFonts w:ascii="Segoe UI" w:hAnsi="Segoe UI" w:cs="Segoe UI"/>
                <w:sz w:val="22"/>
                <w:szCs w:val="22"/>
              </w:rPr>
            </w:pPr>
            <w:del w:id="2647" w:author="Claude (NAR review, 2nd iteration 2026-08-02)" w:date="2026-08-02T12:00:00Z">
              <w:r w:rsidRPr="00DC2F15">
                <w:rPr>
                  <w:rFonts w:ascii="Segoe UI" w:hAnsi="Segoe UI" w:cs="Segoe UI"/>
                  <w:sz w:val="22"/>
                  <w:szCs w:val="22"/>
                </w:rPr>
                <w:delText xml:space="preserve">Yes</w:delText>
              </w:r>
            </w:del>
          </w:p>
        </w:tc>
        <w:tc>
          <w:tcPr>
            <w:tcW w:w="1701" w:type="dxa"/>
          </w:tcPr>
          <w:p w14:paraId="051237AD" w14:textId="7923899D" w:rsidR="00080F4D" w:rsidRPr="00DC2F15" w:rsidRDefault="006C4D4B" w:rsidP="00DC2F15">
            <w:pPr>
              <w:spacing w:line="276" w:lineRule="auto"/>
              <w:rPr>
                <w:rFonts w:ascii="Segoe UI" w:hAnsi="Segoe UI" w:cs="Segoe UI"/>
                <w:sz w:val="22"/>
                <w:szCs w:val="22"/>
              </w:rPr>
            </w:pPr>
            <w:del w:id="2648" w:author="Claude (NAR review, 2nd iteration 2026-08-02)" w:date="2026-08-02T12:00:00Z">
              <w:r w:rsidRPr="00DC2F15">
                <w:rPr>
                  <w:rFonts w:ascii="Segoe UI" w:hAnsi="Segoe UI" w:cs="Segoe UI"/>
                  <w:sz w:val="22"/>
                  <w:szCs w:val="22"/>
                </w:rPr>
                <w:delText xml:space="preserve">-</w:delText>
              </w:r>
            </w:del>
          </w:p>
        </w:tc>
        <w:tc>
          <w:tcPr>
            <w:tcW w:w="992" w:type="dxa"/>
          </w:tcPr>
          <w:p w14:paraId="55E9A024" w14:textId="0250933F" w:rsidR="00080F4D" w:rsidRPr="00DC2F15" w:rsidRDefault="006C4D4B" w:rsidP="00DC2F15">
            <w:pPr>
              <w:spacing w:line="276" w:lineRule="auto"/>
              <w:rPr>
                <w:rFonts w:ascii="Segoe UI" w:hAnsi="Segoe UI" w:cs="Segoe UI"/>
                <w:sz w:val="22"/>
                <w:szCs w:val="22"/>
              </w:rPr>
            </w:pPr>
            <w:del w:id="2649" w:author="Claude (NAR review, 2nd iteration 2026-08-02)" w:date="2026-08-02T12:00:00Z">
              <w:r w:rsidRPr="00DC2F15">
                <w:rPr>
                  <w:rFonts w:ascii="Segoe UI" w:hAnsi="Segoe UI" w:cs="Segoe UI"/>
                  <w:sz w:val="22"/>
                  <w:szCs w:val="22"/>
                </w:rPr>
                <w:delText xml:space="preserve">Custom</w:delText>
              </w:r>
            </w:del>
          </w:p>
        </w:tc>
        <w:sdt>
          <w:sdtPr>
            <w:rPr>
              <w:rFonts w:ascii="Segoe UI" w:hAnsi="Segoe UI" w:cs="Segoe UI"/>
              <w:color w:val="000000"/>
              <w:sz w:val="22"/>
              <w:szCs w:val="22"/>
            </w:rPr>
            <w:tag w:val="MENDELEY_CITATION_v3_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"/>
            <w:id w:val="1312138419"/>
            <w:placeholder>
              <w:docPart w:val="DefaultPlaceholder_-1854013440"/>
            </w:placeholder>
          </w:sdtPr>
          <w:sdtEndPr/>
          <w:sdtContent>
            <w:tc>
              <w:tcPr>
                <w:tcW w:w="1984" w:type="dxa"/>
              </w:tcPr>
              <w:p w14:paraId="26EE96D4" w14:textId="78CE2A5A" w:rsidR="00080F4D" w:rsidRPr="00DC2F15" w:rsidRDefault="00D02FF9" w:rsidP="00DC2F15">
                <w:pPr>
                  <w:spacing w:line="276" w:lineRule="auto"/>
                  <w:rPr>
                    <w:rFonts w:ascii="Segoe UI" w:hAnsi="Segoe UI" w:cs="Segoe UI"/>
                    <w:sz w:val="22"/>
                    <w:szCs w:val="22"/>
                  </w:rPr>
                </w:pPr>
                <w:del w:id="2650" w:author="Claude (NAR review, 2nd iteration 2026-08-02)" w:date="2026-08-02T12:00:00Z">
                  <w:r w:rsidRPr="00D02FF9">
                    <w:rPr>
                      <w:rFonts w:ascii="Segoe UI" w:hAnsi="Segoe UI" w:cs="Segoe UI"/>
                      <w:color w:val="000000"/>
                      <w:sz w:val="22"/>
                      <w:szCs w:val="22"/>
                    </w:rPr>
                    <w:delText xml:space="preserve">(42)</w:delText>
                  </w:r>
                </w:del>
              </w:p>
            </w:tc>
          </w:sdtContent>
        </w:sdt>
        <w:tc>
          <w:tcPr>
            <w:tcW w:w="2400" w:type="dxa"/>
            <w:cellIns w:id="1120" w:author="Claude (NAR referee report 2026-08-02)" w:date="2026-08-02T00:00:00Z"/>
          </w:tcPr>
          <w:p>
            <w:pPr>
              <w:spacing w:line="276" w:lineRule="auto"/>
              <w:rPr>
                <w:rFonts w:ascii="Segoe UI" w:hAnsi="Segoe UI" w:cs="Segoe UI"/>
                <w:sz w:val="22"/>
                <w:szCs w:val="22"/>
              </w:rPr>
            </w:pPr>
          </w:p>
        </w:tc>
        <w:tc>
          <w:tcPr>
            <w:tcW w:w="2400" w:type="dxa"/>
            <w:cellIns w:id="1200" w:author="Claude (NAR referee report 2026-08-02)" w:date="2026-08-02T00:00:00Z"/>
          </w:tcPr>
          <w:p>
            <w:pPr>
              <w:spacing w:line="276" w:lineRule="auto"/>
              <w:rPr>
                <w:rFonts w:ascii="Segoe UI" w:hAnsi="Segoe UI" w:cs="Segoe UI"/>
                <w:sz w:val="22"/>
                <w:szCs w:val="22"/>
              </w:rPr>
            </w:pPr>
          </w:p>
        </w:tc>
        <w:tc>
          <w:tcPr>
            <w:tcW w:w="2400" w:type="dxa"/>
            <w:cellIns w:id="1320" w:author="Claude (NAR referee report 2026-08-02)" w:date="2026-08-02T00:00:00Z"/>
          </w:tcPr>
          <w:p>
            <w:pPr>
              <w:spacing w:line="276" w:lineRule="auto"/>
              <w:rPr>
                <w:rFonts w:ascii="Segoe UI" w:hAnsi="Segoe UI" w:cs="Segoe UI"/>
                <w:sz w:val="22"/>
                <w:szCs w:val="22"/>
              </w:rPr>
            </w:pPr>
          </w:p>
        </w:tc>
      </w:tr>
      <w:tr w:rsidR="00080F4D" w:rsidRPr="00DC2F15" w14:paraId="143D9FC2" w14:textId="77777777" w:rsidTr="00BA0C26">
        <w:trPr>
          <w:del w:id="2651" w:author="Claude (NAR review, 2nd iteration 2026-08-02)" w:date="2026-08-02T12:00:00Z"/>
        </w:trPr>
        <w:tc>
          <w:tcPr>
            <w:tcW w:w="1271" w:type="dxa"/>
          </w:tcPr>
          <w:p w14:paraId="3944F69A" w14:textId="77777777" w:rsidR="00080F4D" w:rsidRPr="00DC2F15" w:rsidRDefault="00080F4D" w:rsidP="00DC2F15">
            <w:pPr>
              <w:spacing w:line="276" w:lineRule="auto"/>
              <w:rPr>
                <w:rFonts w:ascii="Segoe UI" w:hAnsi="Segoe UI" w:cs="Segoe UI"/>
                <w:sz w:val="22"/>
                <w:szCs w:val="22"/>
              </w:rPr>
            </w:pPr>
            <w:del w:id="2652" w:author="Claude (NAR review, 2nd iteration 2026-08-02)" w:date="2026-08-02T12:00:00Z">
              <w:r w:rsidRPr="00DC2F15">
                <w:rPr>
                  <w:rFonts w:ascii="Segoe UI" w:hAnsi="Segoe UI" w:cs="Segoe UI"/>
                  <w:sz w:val="22"/>
                  <w:szCs w:val="22"/>
                </w:rPr>
                <w:delText xml:space="preserve">26_xpn</w:delText>
              </w:r>
            </w:del>
          </w:p>
        </w:tc>
        <w:tc>
          <w:tcPr>
            <w:tcW w:w="851" w:type="dxa"/>
          </w:tcPr>
          <w:p w14:paraId="25B5500F" w14:textId="45B681BC" w:rsidR="00080F4D" w:rsidRPr="00DC2F15" w:rsidRDefault="00D53EEB" w:rsidP="00DC2F15">
            <w:pPr>
              <w:spacing w:line="276" w:lineRule="auto"/>
              <w:rPr>
                <w:rFonts w:ascii="Segoe UI" w:hAnsi="Segoe UI" w:cs="Segoe UI"/>
                <w:sz w:val="22"/>
                <w:szCs w:val="22"/>
              </w:rPr>
            </w:pPr>
            <w:del w:id="2653" w:author="Claude (NAR review, 2nd iteration 2026-08-02)" w:date="2026-08-02T12:00:00Z">
              <w:r w:rsidRPr="00DC2F15">
                <w:rPr>
                  <w:rFonts w:ascii="Segoe UI" w:hAnsi="Segoe UI" w:cs="Segoe UI"/>
                  <w:sz w:val="22"/>
                  <w:szCs w:val="22"/>
                </w:rPr>
                <w:delText xml:space="preserve">high</w:delText>
              </w:r>
            </w:del>
          </w:p>
        </w:tc>
        <w:tc>
          <w:tcPr>
            <w:tcW w:w="1842" w:type="dxa"/>
          </w:tcPr>
          <w:p w14:paraId="37CD0852" w14:textId="1BFCCA85" w:rsidR="00080F4D" w:rsidRPr="00DC2F15" w:rsidRDefault="00D53EEB" w:rsidP="00DC2F15">
            <w:pPr>
              <w:spacing w:line="276" w:lineRule="auto"/>
              <w:rPr>
                <w:rFonts w:ascii="Segoe UI" w:hAnsi="Segoe UI" w:cs="Segoe UI"/>
                <w:sz w:val="22"/>
                <w:szCs w:val="22"/>
              </w:rPr>
            </w:pPr>
            <w:del w:id="2654" w:author="Claude (NAR review, 2nd iteration 2026-08-02)" w:date="2026-08-02T12:00:00Z">
              <w:r w:rsidRPr="00DC2F15">
                <w:rPr>
                  <w:rFonts w:ascii="Segoe UI" w:hAnsi="Segoe UI" w:cs="Segoe UI"/>
                  <w:sz w:val="22"/>
                  <w:szCs w:val="22"/>
                </w:rPr>
                <w:delText xml:space="preserve">Cross-Platform Normalization</w:delText>
              </w:r>
            </w:del>
          </w:p>
        </w:tc>
        <w:tc>
          <w:tcPr>
            <w:tcW w:w="709" w:type="dxa"/>
          </w:tcPr>
          <w:p w14:paraId="4FC50675" w14:textId="77777777" w:rsidR="00080F4D" w:rsidRPr="00DC2F15" w:rsidRDefault="00080F4D" w:rsidP="00DC2F15">
            <w:pPr>
              <w:spacing w:line="276" w:lineRule="auto"/>
              <w:rPr>
                <w:rFonts w:ascii="Segoe UI" w:hAnsi="Segoe UI" w:cs="Segoe UI"/>
                <w:sz w:val="22"/>
                <w:szCs w:val="22"/>
              </w:rPr>
            </w:pPr>
            <w:del w:id="2655" w:author="Claude (NAR review, 2nd iteration 2026-08-02)" w:date="2026-08-02T12:00:00Z">
              <w:r w:rsidRPr="00DC2F15">
                <w:rPr>
                  <w:rFonts w:ascii="Segoe UI" w:hAnsi="Segoe UI" w:cs="Segoe UI"/>
                  <w:sz w:val="22"/>
                  <w:szCs w:val="22"/>
                </w:rPr>
                <w:delText xml:space="preserve">Yes</w:delText>
              </w:r>
            </w:del>
          </w:p>
        </w:tc>
        <w:tc>
          <w:tcPr>
            <w:tcW w:w="1701" w:type="dxa"/>
          </w:tcPr>
          <w:p w14:paraId="54959A15" w14:textId="28EA4D46" w:rsidR="00080F4D" w:rsidRPr="00DC2F15" w:rsidRDefault="00D53EEB" w:rsidP="00DC2F15">
            <w:pPr>
              <w:spacing w:line="276" w:lineRule="auto"/>
              <w:rPr>
                <w:rFonts w:ascii="Segoe UI" w:hAnsi="Segoe UI" w:cs="Segoe UI"/>
                <w:sz w:val="22"/>
                <w:szCs w:val="22"/>
              </w:rPr>
            </w:pPr>
            <w:del w:id="2656" w:author="Claude (NAR review, 2nd iteration 2026-08-02)" w:date="2026-08-02T12:00:00Z">
              <w:r w:rsidRPr="00DC2F15">
                <w:rPr>
                  <w:rFonts w:ascii="Segoe UI" w:hAnsi="Segoe UI" w:cs="Segoe UI"/>
                  <w:sz w:val="22"/>
                  <w:szCs w:val="22"/>
                </w:rPr>
                <w:delText xml:space="preserve">-</w:delText>
              </w:r>
            </w:del>
          </w:p>
        </w:tc>
        <w:tc>
          <w:tcPr>
            <w:tcW w:w="992" w:type="dxa"/>
          </w:tcPr>
          <w:p w14:paraId="49B3887A" w14:textId="7ABBCBDB" w:rsidR="00080F4D" w:rsidRPr="00DC2F15" w:rsidRDefault="00BB3F45" w:rsidP="00DC2F15">
            <w:pPr>
              <w:spacing w:line="276" w:lineRule="auto"/>
              <w:rPr>
                <w:rFonts w:ascii="Segoe UI" w:hAnsi="Segoe UI" w:cs="Segoe UI"/>
                <w:sz w:val="22"/>
                <w:szCs w:val="22"/>
              </w:rPr>
            </w:pPr>
            <w:del w:id="2657" w:author="Claude (NAR review, 2nd iteration 2026-08-02)" w:date="2026-08-02T12:00:00Z">
              <w:r w:rsidRPr="00DC2F15">
                <w:rPr>
                  <w:rFonts w:ascii="Segoe UI" w:hAnsi="Segoe UI" w:cs="Segoe UI"/>
                  <w:sz w:val="22"/>
                  <w:szCs w:val="22"/>
                </w:rPr>
                <w:delText xml:space="preserve">Custom</w:delText>
              </w:r>
            </w:del>
          </w:p>
        </w:tc>
        <w:sdt>
          <w:sdtPr>
            <w:rPr>
              <w:rFonts w:ascii="Segoe UI" w:hAnsi="Segoe UI" w:cs="Segoe UI"/>
              <w:color w:val="000000"/>
              <w:sz w:val="22"/>
              <w:szCs w:val="22"/>
            </w:rPr>
            <w:tag w:val="MENDELEY_CITATION_v3_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"/>
            <w:id w:val="-1064553517"/>
            <w:placeholder>
              <w:docPart w:val="DefaultPlaceholder_-1854013440"/>
            </w:placeholder>
          </w:sdtPr>
          <w:sdtEndPr/>
          <w:sdtContent>
            <w:tc>
              <w:tcPr>
                <w:tcW w:w="1984" w:type="dxa"/>
              </w:tcPr>
              <w:p w14:paraId="0A4500D5" w14:textId="5179B250" w:rsidR="00080F4D" w:rsidRPr="00DC2F15" w:rsidRDefault="00D02FF9" w:rsidP="00DC2F15">
                <w:pPr>
                  <w:spacing w:line="276" w:lineRule="auto"/>
                  <w:rPr>
                    <w:rFonts w:ascii="Segoe UI" w:hAnsi="Segoe UI" w:cs="Segoe UI"/>
                    <w:sz w:val="22"/>
                    <w:szCs w:val="22"/>
                  </w:rPr>
                </w:pPr>
                <w:del w:id="2658" w:author="Claude (NAR review, 2nd iteration 2026-08-02)" w:date="2026-08-02T12:00:00Z">
                  <w:r w:rsidRPr="00543614">
                    <w:rPr>
                      <w:rFonts w:ascii="Segoe UI" w:hAnsi="Segoe UI" w:cs="Segoe UI"/>
                      <w:color w:val="000000"/>
                      <w:sz w:val="22"/>
                      <w:szCs w:val="22"/>
                    </w:rPr>
                    <w:delText xml:space="preserve">(43)</w:delText>
                  </w:r>
                </w:del>
              </w:p>
            </w:tc>
          </w:sdtContent>
        </w:sdt>
        <w:tc>
          <w:tcPr>
            <w:tcW w:w="2400" w:type="dxa"/>
            <w:cellIns w:id="1122" w:author="Claude (NAR referee report 2026-08-02)" w:date="2026-08-02T00:00:00Z"/>
          </w:tcPr>
          <w:p>
            <w:pPr>
              <w:spacing w:line="276" w:lineRule="auto"/>
              <w:rPr>
                <w:rFonts w:ascii="Segoe UI" w:hAnsi="Segoe UI" w:cs="Segoe UI"/>
                <w:sz w:val="22"/>
                <w:szCs w:val="22"/>
              </w:rPr>
            </w:pPr>
          </w:p>
        </w:tc>
        <w:tc>
          <w:tcPr>
            <w:tcW w:w="2400" w:type="dxa"/>
            <w:cellIns w:id="1202" w:author="Claude (NAR referee report 2026-08-02)" w:date="2026-08-02T00:00:00Z"/>
          </w:tcPr>
          <w:p>
            <w:pPr>
              <w:spacing w:line="276" w:lineRule="auto"/>
              <w:rPr>
                <w:rFonts w:ascii="Segoe UI" w:hAnsi="Segoe UI" w:cs="Segoe UI"/>
                <w:sz w:val="22"/>
                <w:szCs w:val="22"/>
              </w:rPr>
            </w:pPr>
          </w:p>
        </w:tc>
        <w:tc>
          <w:tcPr>
            <w:tcW w:w="2400" w:type="dxa"/>
            <w:cellIns w:id="1322" w:author="Claude (NAR referee report 2026-08-02)" w:date="2026-08-02T00:00:00Z"/>
          </w:tcPr>
          <w:p>
            <w:pPr>
              <w:spacing w:line="276" w:lineRule="auto"/>
              <w:rPr>
                <w:rFonts w:ascii="Segoe UI" w:hAnsi="Segoe UI" w:cs="Segoe UI"/>
                <w:sz w:val="22"/>
                <w:szCs w:val="22"/>
              </w:rPr>
            </w:pPr>
          </w:p>
        </w:tc>
      </w:tr>
      <w:tr w:rsidR="00080F4D" w:rsidRPr="00DC2F15" w14:paraId="0C3FE574" w14:textId="77777777" w:rsidTr="00BA0C26">
        <w:trPr>
          <w:del w:id="2659" w:author="Claude (NAR review, 2nd iteration 2026-08-02)" w:date="2026-08-02T12:00:00Z"/>
        </w:trPr>
        <w:tc>
          <w:tcPr>
            <w:tcW w:w="1271" w:type="dxa"/>
          </w:tcPr>
          <w:p w14:paraId="1B2687AE" w14:textId="77777777" w:rsidR="00080F4D" w:rsidRPr="00DC2F15" w:rsidRDefault="00080F4D" w:rsidP="00DC2F15">
            <w:pPr>
              <w:spacing w:line="276" w:lineRule="auto"/>
              <w:rPr>
                <w:rFonts w:ascii="Segoe UI" w:hAnsi="Segoe UI" w:cs="Segoe UI"/>
                <w:sz w:val="22"/>
                <w:szCs w:val="22"/>
              </w:rPr>
            </w:pPr>
            <w:del w:id="2660" w:author="Claude (NAR review, 2nd iteration 2026-08-02)" w:date="2026-08-02T12:00:00Z">
              <w:r w:rsidRPr="00DC2F15">
                <w:rPr>
                  <w:rFonts w:ascii="Segoe UI" w:hAnsi="Segoe UI" w:cs="Segoe UI"/>
                  <w:sz w:val="22"/>
                  <w:szCs w:val="22"/>
                </w:rPr>
                <w:delText xml:space="preserve">27_dwd</w:delText>
              </w:r>
            </w:del>
          </w:p>
        </w:tc>
        <w:tc>
          <w:tcPr>
            <w:tcW w:w="851" w:type="dxa"/>
          </w:tcPr>
          <w:p w14:paraId="302FEC83" w14:textId="535AFC0C" w:rsidR="00080F4D" w:rsidRPr="00DC2F15" w:rsidRDefault="006D7FB3" w:rsidP="00DC2F15">
            <w:pPr>
              <w:spacing w:line="276" w:lineRule="auto"/>
              <w:rPr>
                <w:rFonts w:ascii="Segoe UI" w:hAnsi="Segoe UI" w:cs="Segoe UI"/>
                <w:sz w:val="22"/>
                <w:szCs w:val="22"/>
              </w:rPr>
            </w:pPr>
            <w:del w:id="2661" w:author="Claude (NAR review, 2nd iteration 2026-08-02)" w:date="2026-08-02T12:00:00Z">
              <w:r w:rsidRPr="00DC2F15">
                <w:rPr>
                  <w:rFonts w:ascii="Segoe UI" w:hAnsi="Segoe UI" w:cs="Segoe UI"/>
                  <w:sz w:val="22"/>
                  <w:szCs w:val="22"/>
                </w:rPr>
                <w:delText xml:space="preserve">medium</w:delText>
              </w:r>
            </w:del>
          </w:p>
        </w:tc>
        <w:tc>
          <w:tcPr>
            <w:tcW w:w="1842" w:type="dxa"/>
          </w:tcPr>
          <w:p w14:paraId="39913050" w14:textId="439A15CD" w:rsidR="00080F4D" w:rsidRPr="00DC2F15" w:rsidRDefault="006D7FB3" w:rsidP="00DC2F15">
            <w:pPr>
              <w:spacing w:line="276" w:lineRule="auto"/>
              <w:rPr>
                <w:rFonts w:ascii="Segoe UI" w:hAnsi="Segoe UI" w:cs="Segoe UI"/>
                <w:sz w:val="22"/>
                <w:szCs w:val="22"/>
              </w:rPr>
            </w:pPr>
            <w:del w:id="2662" w:author="Claude (NAR review, 2nd iteration 2026-08-02)" w:date="2026-08-02T12:00:00Z">
              <w:r w:rsidRPr="00DC2F15">
                <w:rPr>
                  <w:rFonts w:ascii="Segoe UI" w:hAnsi="Segoe UI" w:cs="Segoe UI"/>
                  <w:sz w:val="22"/>
                  <w:szCs w:val="22"/>
                </w:rPr>
                <w:delText xml:space="preserve">Distance-Weighted Discrimination</w:delText>
              </w:r>
            </w:del>
          </w:p>
        </w:tc>
        <w:tc>
          <w:tcPr>
            <w:tcW w:w="709" w:type="dxa"/>
          </w:tcPr>
          <w:p w14:paraId="11F734EC" w14:textId="77777777" w:rsidR="00080F4D" w:rsidRPr="00DC2F15" w:rsidRDefault="00080F4D" w:rsidP="00DC2F15">
            <w:pPr>
              <w:spacing w:line="276" w:lineRule="auto"/>
              <w:rPr>
                <w:rFonts w:ascii="Segoe UI" w:hAnsi="Segoe UI" w:cs="Segoe UI"/>
                <w:sz w:val="22"/>
                <w:szCs w:val="22"/>
              </w:rPr>
            </w:pPr>
            <w:del w:id="2663" w:author="Claude (NAR review, 2nd iteration 2026-08-02)" w:date="2026-08-02T12:00:00Z">
              <w:r w:rsidRPr="00DC2F15">
                <w:rPr>
                  <w:rFonts w:ascii="Segoe UI" w:hAnsi="Segoe UI" w:cs="Segoe UI"/>
                  <w:sz w:val="22"/>
                  <w:szCs w:val="22"/>
                </w:rPr>
                <w:delText xml:space="preserve">Yes</w:delText>
              </w:r>
            </w:del>
          </w:p>
        </w:tc>
        <w:tc>
          <w:tcPr>
            <w:tcW w:w="1701" w:type="dxa"/>
          </w:tcPr>
          <w:p w14:paraId="53B5FCA1" w14:textId="36965035" w:rsidR="00080F4D" w:rsidRPr="00DC2F15" w:rsidRDefault="004817BB" w:rsidP="00DC2F15">
            <w:pPr>
              <w:spacing w:line="276" w:lineRule="auto"/>
              <w:rPr>
                <w:rFonts w:ascii="Segoe UI" w:hAnsi="Segoe UI" w:cs="Segoe UI"/>
                <w:sz w:val="22"/>
                <w:szCs w:val="22"/>
              </w:rPr>
            </w:pPr>
            <w:del w:id="2664" w:author="Claude (NAR review, 2nd iteration 2026-08-02)" w:date="2026-08-02T12:00:00Z">
              <w:r w:rsidRPr="00DC2F15">
                <w:rPr>
                  <w:rFonts w:ascii="Segoe UI" w:hAnsi="Segoe UI" w:cs="Segoe UI"/>
                  <w:sz w:val="22"/>
                  <w:szCs w:val="22"/>
                </w:rPr>
                <w:delText xml:space="preserve">-</w:delText>
              </w:r>
            </w:del>
          </w:p>
        </w:tc>
        <w:tc>
          <w:tcPr>
            <w:tcW w:w="992" w:type="dxa"/>
          </w:tcPr>
          <w:p w14:paraId="566E0909" w14:textId="766B9CE9" w:rsidR="00080F4D" w:rsidRPr="00DC2F15" w:rsidRDefault="004817BB" w:rsidP="00DC2F15">
            <w:pPr>
              <w:spacing w:line="276" w:lineRule="auto"/>
              <w:rPr>
                <w:rFonts w:ascii="Segoe UI" w:hAnsi="Segoe UI" w:cs="Segoe UI"/>
                <w:sz w:val="22"/>
                <w:szCs w:val="22"/>
              </w:rPr>
            </w:pPr>
            <w:del w:id="2665" w:author="Claude (NAR review, 2nd iteration 2026-08-02)" w:date="2026-08-02T12:00:00Z">
              <w:r w:rsidRPr="00DC2F15">
                <w:rPr>
                  <w:rFonts w:ascii="Segoe UI" w:hAnsi="Segoe UI" w:cs="Segoe UI"/>
                  <w:sz w:val="22"/>
                  <w:szCs w:val="22"/>
                </w:rPr>
                <w:delText xml:space="preserve">0.</w:delText>
              </w:r>
            </w:del>
            <w:del w:id="2666" w:author="Claude (NAR review, 2nd iteration 2026-08-02)" w:date="2026-08-02T12:00:00Z">
              <w:r w:rsidR="004D53CF" w:rsidRPr="00DC2F15">
                <w:rPr>
                  <w:rFonts w:ascii="Segoe UI" w:hAnsi="Segoe UI" w:cs="Segoe UI"/>
                  <w:sz w:val="22"/>
                  <w:szCs w:val="22"/>
                </w:rPr>
                <w:delText xml:space="preserve">2</w:delText>
              </w:r>
            </w:del>
            <w:del w:id="2667" w:author="Claude (NAR review, 2nd iteration 2026-08-02)" w:date="2026-08-02T12:00:00Z">
              <w:r w:rsidRPr="00DC2F15">
                <w:rPr>
                  <w:rFonts w:ascii="Segoe UI" w:hAnsi="Segoe UI" w:cs="Segoe UI"/>
                  <w:sz w:val="22"/>
                  <w:szCs w:val="22"/>
                </w:rPr>
                <w:delText xml:space="preserve">-0</w:delText>
              </w:r>
            </w:del>
          </w:p>
        </w:tc>
        <w:sdt>
          <w:sdtPr>
            <w:rPr>
              <w:rFonts w:ascii="Segoe UI" w:hAnsi="Segoe UI" w:cs="Segoe UI"/>
              <w:color w:val="000000"/>
              <w:sz w:val="22"/>
              <w:szCs w:val="22"/>
            </w:rPr>
            <w:tag w:val="MENDELEY_CITATION_v3_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"/>
            <w:id w:val="-1939287404"/>
            <w:placeholder>
              <w:docPart w:val="DefaultPlaceholder_-1854013440"/>
            </w:placeholder>
          </w:sdtPr>
          <w:sdtEndPr/>
          <w:sdtContent>
            <w:tc>
              <w:tcPr>
                <w:tcW w:w="1984" w:type="dxa"/>
              </w:tcPr>
              <w:p w14:paraId="07A97D7D" w14:textId="3E4EB8CC" w:rsidR="00080F4D" w:rsidRPr="00DC2F15" w:rsidRDefault="00543614" w:rsidP="00DC2F15">
                <w:pPr>
                  <w:spacing w:line="276" w:lineRule="auto"/>
                  <w:rPr>
                    <w:rFonts w:ascii="Segoe UI" w:hAnsi="Segoe UI" w:cs="Segoe UI"/>
                    <w:sz w:val="22"/>
                    <w:szCs w:val="22"/>
                  </w:rPr>
                </w:pPr>
                <w:del w:id="2668" w:author="Claude (NAR review, 2nd iteration 2026-08-02)" w:date="2026-08-02T12:00:00Z">
                  <w:r w:rsidRPr="00543614">
                    <w:rPr>
                      <w:rFonts w:ascii="Segoe UI" w:hAnsi="Segoe UI" w:cs="Segoe UI"/>
                      <w:color w:val="000000"/>
                      <w:sz w:val="22"/>
                      <w:szCs w:val="22"/>
                    </w:rPr>
                    <w:delText xml:space="preserve">(44)</w:delText>
                  </w:r>
                </w:del>
              </w:p>
            </w:tc>
          </w:sdtContent>
        </w:sdt>
        <w:tc>
          <w:tcPr>
            <w:tcW w:w="2400" w:type="dxa"/>
            <w:cellIns w:id="1124" w:author="Claude (NAR referee report 2026-08-02)" w:date="2026-08-02T00:00:00Z"/>
          </w:tcPr>
          <w:p>
            <w:pPr>
              <w:spacing w:line="276" w:lineRule="auto"/>
              <w:rPr>
                <w:rFonts w:ascii="Segoe UI" w:hAnsi="Segoe UI" w:cs="Segoe UI"/>
                <w:sz w:val="22"/>
                <w:szCs w:val="22"/>
              </w:rPr>
            </w:pPr>
          </w:p>
        </w:tc>
        <w:tc>
          <w:tcPr>
            <w:tcW w:w="2400" w:type="dxa"/>
            <w:cellIns w:id="1204" w:author="Claude (NAR referee report 2026-08-02)" w:date="2026-08-02T00:00:00Z"/>
          </w:tcPr>
          <w:p>
            <w:pPr>
              <w:spacing w:line="276" w:lineRule="auto"/>
              <w:rPr>
                <w:rFonts w:ascii="Segoe UI" w:hAnsi="Segoe UI" w:cs="Segoe UI"/>
                <w:sz w:val="22"/>
                <w:szCs w:val="22"/>
              </w:rPr>
            </w:pPr>
          </w:p>
        </w:tc>
        <w:tc>
          <w:tcPr>
            <w:tcW w:w="2400" w:type="dxa"/>
            <w:cellIns w:id="1324" w:author="Claude (NAR referee report 2026-08-02)" w:date="2026-08-02T00:00:00Z"/>
          </w:tcPr>
          <w:p>
            <w:pPr>
              <w:spacing w:line="276" w:lineRule="auto"/>
              <w:rPr>
                <w:rFonts w:ascii="Segoe UI" w:hAnsi="Segoe UI" w:cs="Segoe UI"/>
                <w:sz w:val="22"/>
                <w:szCs w:val="22"/>
              </w:rPr>
            </w:pPr>
          </w:p>
        </w:tc>
      </w:tr>
      <w:tr w:rsidR="00080F4D" w:rsidRPr="00DC2F15" w14:paraId="6D61331B" w14:textId="77777777" w:rsidTr="00BA0C26">
        <w:trPr>
          <w:del w:id="2669" w:author="Claude (NAR review, 2nd iteration 2026-08-02)" w:date="2026-08-02T12:00:00Z"/>
        </w:trPr>
        <w:tc>
          <w:tcPr>
            <w:tcW w:w="1271" w:type="dxa"/>
          </w:tcPr>
          <w:p w14:paraId="0A5239BB" w14:textId="77777777" w:rsidR="00080F4D" w:rsidRPr="00DC2F15" w:rsidRDefault="00080F4D" w:rsidP="00DC2F15">
            <w:pPr>
              <w:spacing w:line="276" w:lineRule="auto"/>
              <w:rPr>
                <w:rFonts w:ascii="Segoe UI" w:hAnsi="Segoe UI" w:cs="Segoe UI"/>
                <w:sz w:val="22"/>
                <w:szCs w:val="22"/>
              </w:rPr>
            </w:pPr>
            <w:del w:id="2670" w:author="Claude (NAR review, 2nd iteration 2026-08-02)" w:date="2026-08-02T12:00:00Z">
              <w:r w:rsidRPr="00DC2F15">
                <w:rPr>
                  <w:rFonts w:ascii="Segoe UI" w:hAnsi="Segoe UI" w:cs="Segoe UI"/>
                  <w:sz w:val="22"/>
                  <w:szCs w:val="22"/>
                </w:rPr>
                <w:delText xml:space="preserve">28_npn</w:delText>
              </w:r>
            </w:del>
          </w:p>
        </w:tc>
        <w:tc>
          <w:tcPr>
            <w:tcW w:w="851" w:type="dxa"/>
          </w:tcPr>
          <w:p w14:paraId="0F7D8351" w14:textId="01FBEB42" w:rsidR="00080F4D" w:rsidRPr="00DC2F15" w:rsidRDefault="00154FCA" w:rsidP="00DC2F15">
            <w:pPr>
              <w:spacing w:line="276" w:lineRule="auto"/>
              <w:rPr>
                <w:rFonts w:ascii="Segoe UI" w:hAnsi="Segoe UI" w:cs="Segoe UI"/>
                <w:sz w:val="22"/>
                <w:szCs w:val="22"/>
              </w:rPr>
            </w:pPr>
            <w:del w:id="2671" w:author="Claude (NAR review, 2nd iteration 2026-08-02)" w:date="2026-08-02T12:00:00Z">
              <w:r w:rsidRPr="00DC2F15">
                <w:rPr>
                  <w:rFonts w:ascii="Segoe UI" w:hAnsi="Segoe UI" w:cs="Segoe UI"/>
                  <w:sz w:val="22"/>
                  <w:szCs w:val="22"/>
                </w:rPr>
                <w:delText xml:space="preserve">high</w:delText>
              </w:r>
            </w:del>
          </w:p>
        </w:tc>
        <w:tc>
          <w:tcPr>
            <w:tcW w:w="1842" w:type="dxa"/>
          </w:tcPr>
          <w:p w14:paraId="5D237FBC" w14:textId="5D603E1B" w:rsidR="00080F4D" w:rsidRPr="00DC2F15" w:rsidRDefault="003D5C0B" w:rsidP="00DC2F15">
            <w:pPr>
              <w:spacing w:line="276" w:lineRule="auto"/>
              <w:rPr>
                <w:rFonts w:ascii="Segoe UI" w:hAnsi="Segoe UI" w:cs="Segoe UI"/>
                <w:sz w:val="22"/>
                <w:szCs w:val="22"/>
              </w:rPr>
            </w:pPr>
            <w:del w:id="2672" w:author="Claude (NAR review, 2nd iteration 2026-08-02)" w:date="2026-08-02T12:00:00Z">
              <w:r w:rsidRPr="00DC2F15">
                <w:rPr>
                  <w:rFonts w:ascii="Segoe UI" w:hAnsi="Segoe UI" w:cs="Segoe UI"/>
                  <w:sz w:val="22"/>
                  <w:szCs w:val="22"/>
                </w:rPr>
                <w:delText xml:space="preserve">Nonparanormal Normalization</w:delText>
              </w:r>
            </w:del>
          </w:p>
        </w:tc>
        <w:tc>
          <w:tcPr>
            <w:tcW w:w="709" w:type="dxa"/>
          </w:tcPr>
          <w:p w14:paraId="35E829D0" w14:textId="77777777" w:rsidR="00080F4D" w:rsidRPr="00DC2F15" w:rsidRDefault="00080F4D" w:rsidP="00DC2F15">
            <w:pPr>
              <w:spacing w:line="276" w:lineRule="auto"/>
              <w:rPr>
                <w:rFonts w:ascii="Segoe UI" w:hAnsi="Segoe UI" w:cs="Segoe UI"/>
                <w:sz w:val="22"/>
                <w:szCs w:val="22"/>
              </w:rPr>
            </w:pPr>
            <w:del w:id="2673" w:author="Claude (NAR review, 2nd iteration 2026-08-02)" w:date="2026-08-02T12:00:00Z">
              <w:r w:rsidRPr="00DC2F15">
                <w:rPr>
                  <w:rFonts w:ascii="Segoe UI" w:hAnsi="Segoe UI" w:cs="Segoe UI"/>
                  <w:sz w:val="22"/>
                  <w:szCs w:val="22"/>
                </w:rPr>
                <w:delText xml:space="preserve">Yes</w:delText>
              </w:r>
            </w:del>
          </w:p>
        </w:tc>
        <w:tc>
          <w:tcPr>
            <w:tcW w:w="1701" w:type="dxa"/>
          </w:tcPr>
          <w:p w14:paraId="2698D43A" w14:textId="387CFC13" w:rsidR="00080F4D" w:rsidRPr="00DC2F15" w:rsidRDefault="00154FCA" w:rsidP="00DC2F15">
            <w:pPr>
              <w:spacing w:line="276" w:lineRule="auto"/>
              <w:rPr>
                <w:rFonts w:ascii="Segoe UI" w:hAnsi="Segoe UI" w:cs="Segoe UI"/>
                <w:sz w:val="22"/>
                <w:szCs w:val="22"/>
              </w:rPr>
            </w:pPr>
            <w:del w:id="2674" w:author="Claude (NAR review, 2nd iteration 2026-08-02)" w:date="2026-08-02T12:00:00Z">
              <w:r w:rsidRPr="00DC2F15">
                <w:rPr>
                  <w:rFonts w:ascii="Segoe UI" w:hAnsi="Segoe UI" w:cs="Segoe UI"/>
                  <w:sz w:val="22"/>
                  <w:szCs w:val="22"/>
                </w:rPr>
                <w:delText xml:space="preserve">-</w:delText>
              </w:r>
            </w:del>
          </w:p>
        </w:tc>
        <w:tc>
          <w:tcPr>
            <w:tcW w:w="992" w:type="dxa"/>
          </w:tcPr>
          <w:p w14:paraId="40FCF1C5" w14:textId="655026FC" w:rsidR="00080F4D" w:rsidRPr="00DC2F15" w:rsidRDefault="005425BE" w:rsidP="00DC2F15">
            <w:pPr>
              <w:spacing w:line="276" w:lineRule="auto"/>
              <w:rPr>
                <w:rFonts w:ascii="Segoe UI" w:hAnsi="Segoe UI" w:cs="Segoe UI"/>
                <w:sz w:val="22"/>
                <w:szCs w:val="22"/>
              </w:rPr>
            </w:pPr>
            <w:del w:id="2675" w:author="Claude (NAR review, 2nd iteration 2026-08-02)" w:date="2026-08-02T12:00:00Z">
              <w:r w:rsidRPr="00DC2F15">
                <w:rPr>
                  <w:rFonts w:ascii="Segoe UI" w:hAnsi="Segoe UI" w:cs="Segoe UI"/>
                  <w:sz w:val="22"/>
                  <w:szCs w:val="22"/>
                </w:rPr>
                <w:delText xml:space="preserve">1.6</w:delText>
              </w:r>
            </w:del>
          </w:p>
        </w:tc>
        <w:sdt>
          <w:sdtPr>
            <w:rPr>
              <w:rFonts w:ascii="Segoe UI" w:hAnsi="Segoe UI" w:cs="Segoe UI"/>
              <w:color w:val="000000"/>
              <w:sz w:val="22"/>
              <w:szCs w:val="22"/>
            </w:rPr>
            <w:tag w:val="MENDELEY_CITATION_v3_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"/>
            <w:id w:val="1582723490"/>
            <w:placeholder>
              <w:docPart w:val="DefaultPlaceholder_-1854013440"/>
            </w:placeholder>
          </w:sdtPr>
          <w:sdtEndPr/>
          <w:sdtContent>
            <w:tc>
              <w:tcPr>
                <w:tcW w:w="1984" w:type="dxa"/>
              </w:tcPr>
              <w:p w14:paraId="5012695F" w14:textId="36117B09" w:rsidR="00080F4D" w:rsidRPr="00DC2F15" w:rsidRDefault="00543614" w:rsidP="00DC2F15">
                <w:pPr>
                  <w:spacing w:line="276" w:lineRule="auto"/>
                  <w:rPr>
                    <w:rFonts w:ascii="Segoe UI" w:hAnsi="Segoe UI" w:cs="Segoe UI"/>
                    <w:sz w:val="22"/>
                    <w:szCs w:val="22"/>
                  </w:rPr>
                </w:pPr>
                <w:del w:id="2676" w:author="Claude (NAR review, 2nd iteration 2026-08-02)" w:date="2026-08-02T12:00:00Z">
                  <w:r w:rsidRPr="00543614">
                    <w:rPr>
                      <w:rFonts w:ascii="Segoe UI" w:hAnsi="Segoe UI" w:cs="Segoe UI"/>
                      <w:color w:val="000000"/>
                      <w:sz w:val="22"/>
                      <w:szCs w:val="22"/>
                    </w:rPr>
                    <w:delText xml:space="preserve">(45)</w:delText>
                  </w:r>
                </w:del>
              </w:p>
            </w:tc>
          </w:sdtContent>
        </w:sdt>
        <w:tc>
          <w:tcPr>
            <w:tcW w:w="2400" w:type="dxa"/>
            <w:cellIns w:id="1126" w:author="Claude (NAR referee report 2026-08-02)" w:date="2026-08-02T00:00:00Z"/>
          </w:tcPr>
          <w:p>
            <w:pPr>
              <w:spacing w:line="276" w:lineRule="auto"/>
              <w:rPr>
                <w:rFonts w:ascii="Segoe UI" w:hAnsi="Segoe UI" w:cs="Segoe UI"/>
                <w:sz w:val="22"/>
                <w:szCs w:val="22"/>
              </w:rPr>
            </w:pPr>
          </w:p>
        </w:tc>
        <w:tc>
          <w:tcPr>
            <w:tcW w:w="2400" w:type="dxa"/>
            <w:cellIns w:id="1206" w:author="Claude (NAR referee report 2026-08-02)" w:date="2026-08-02T00:00:00Z"/>
          </w:tcPr>
          <w:p>
            <w:pPr>
              <w:spacing w:line="276" w:lineRule="auto"/>
              <w:rPr>
                <w:rFonts w:ascii="Segoe UI" w:hAnsi="Segoe UI" w:cs="Segoe UI"/>
                <w:sz w:val="22"/>
                <w:szCs w:val="22"/>
              </w:rPr>
            </w:pPr>
          </w:p>
        </w:tc>
        <w:tc>
          <w:tcPr>
            <w:tcW w:w="2400" w:type="dxa"/>
            <w:cellIns w:id="1326" w:author="Claude (NAR referee report 2026-08-02)" w:date="2026-08-02T00:00:00Z"/>
          </w:tcPr>
          <w:p>
            <w:pPr>
              <w:spacing w:line="276" w:lineRule="auto"/>
              <w:rPr>
                <w:rFonts w:ascii="Segoe UI" w:hAnsi="Segoe UI" w:cs="Segoe UI"/>
                <w:sz w:val="22"/>
                <w:szCs w:val="22"/>
              </w:rPr>
            </w:pPr>
          </w:p>
        </w:tc>
      </w:tr>
      <w:tr w:rsidR="0054619F" w:rsidRPr="00DC2F15" w14:paraId="2A7E8440" w14:textId="77777777" w:rsidTr="00BA0C26">
        <w:trPr>
          <w:del w:id="2677" w:author="Claude (NAR review, 2nd iteration 2026-08-02)" w:date="2026-08-02T12:00:00Z"/>
        </w:trPr>
        <w:tc>
          <w:tcPr>
            <w:tcW w:w="1271" w:type="dxa"/>
          </w:tcPr>
          <w:p w14:paraId="44F28B98" w14:textId="77777777" w:rsidR="0054619F" w:rsidRPr="00DC2F15" w:rsidRDefault="0054619F" w:rsidP="00DC2F15">
            <w:pPr>
              <w:spacing w:line="276" w:lineRule="auto"/>
              <w:rPr>
                <w:rFonts w:ascii="Segoe UI" w:hAnsi="Segoe UI" w:cs="Segoe UI"/>
                <w:sz w:val="22"/>
                <w:szCs w:val="22"/>
              </w:rPr>
            </w:pPr>
            <w:del w:id="2678" w:author="Claude (NAR review, 2nd iteration 2026-08-02)" w:date="2026-08-02T12:00:00Z">
              <w:r w:rsidRPr="00DC2F15">
                <w:rPr>
                  <w:rFonts w:ascii="Segoe UI" w:hAnsi="Segoe UI" w:cs="Segoe UI"/>
                  <w:sz w:val="22"/>
                  <w:szCs w:val="22"/>
                </w:rPr>
                <w:lastRenderedPageBreak/>
                <w:delText xml:space="preserve">29_combat_ref</w:delText>
              </w:r>
            </w:del>
          </w:p>
        </w:tc>
        <w:tc>
          <w:tcPr>
            <w:tcW w:w="851" w:type="dxa"/>
          </w:tcPr>
          <w:p w14:paraId="27E21891" w14:textId="1F18C8C3" w:rsidR="0054619F" w:rsidRPr="00DC2F15" w:rsidRDefault="0054619F" w:rsidP="00DC2F15">
            <w:pPr>
              <w:spacing w:line="276" w:lineRule="auto"/>
              <w:rPr>
                <w:rFonts w:ascii="Segoe UI" w:hAnsi="Segoe UI" w:cs="Segoe UI"/>
                <w:sz w:val="22"/>
                <w:szCs w:val="22"/>
              </w:rPr>
            </w:pPr>
            <w:del w:id="2679" w:author="Claude (NAR review, 2nd iteration 2026-08-02)" w:date="2026-08-02T12:00:00Z">
              <w:r w:rsidRPr="00DC2F15">
                <w:rPr>
                  <w:rFonts w:ascii="Segoe UI" w:hAnsi="Segoe UI" w:cs="Segoe UI"/>
                  <w:sz w:val="22"/>
                  <w:szCs w:val="22"/>
                </w:rPr>
                <w:delText xml:space="preserve">medium</w:delText>
              </w:r>
            </w:del>
          </w:p>
        </w:tc>
        <w:tc>
          <w:tcPr>
            <w:tcW w:w="1842" w:type="dxa"/>
          </w:tcPr>
          <w:p w14:paraId="27D53E0E" w14:textId="0294ACAB" w:rsidR="0054619F" w:rsidRPr="00DC2F15" w:rsidRDefault="0054619F" w:rsidP="00DC2F15">
            <w:pPr>
              <w:spacing w:line="276" w:lineRule="auto"/>
              <w:rPr>
                <w:rFonts w:ascii="Segoe UI" w:hAnsi="Segoe UI" w:cs="Segoe UI"/>
                <w:sz w:val="22"/>
                <w:szCs w:val="22"/>
              </w:rPr>
            </w:pPr>
            <w:del w:id="2680" w:author="Claude (NAR review, 2nd iteration 2026-08-02)" w:date="2026-08-02T12:00:00Z">
              <w:r w:rsidRPr="00DC2F15">
                <w:rPr>
                  <w:rFonts w:ascii="Segoe UI" w:hAnsi="Segoe UI" w:cs="Segoe UI"/>
                  <w:sz w:val="22"/>
                  <w:szCs w:val="22"/>
                </w:rPr>
                <w:delText xml:space="preserve">M-</w:delText>
              </w:r>
            </w:del>
            <w:proofErr w:type="spellStart"/>
            <w:del w:id="2681" w:author="Claude (NAR review, 2nd iteration 2026-08-02)" w:date="2026-08-02T12:00:00Z">
              <w:r w:rsidRPr="00DC2F15">
                <w:rPr>
                  <w:rFonts w:ascii="Segoe UI" w:hAnsi="Segoe UI" w:cs="Segoe UI"/>
                  <w:sz w:val="22"/>
                  <w:szCs w:val="22"/>
                </w:rPr>
                <w:delText xml:space="preserve">ComBat</w:delText>
              </w:r>
            </w:del>
            <w:proofErr w:type="spellEnd"/>
            <w:del w:id="2682" w:author="Claude (NAR review, 2nd iteration 2026-08-02)" w:date="2026-08-02T12:00:00Z">
              <w:r w:rsidRPr="00DC2F15">
                <w:rPr>
                  <w:rFonts w:ascii="Segoe UI" w:hAnsi="Segoe UI" w:cs="Segoe UI"/>
                  <w:sz w:val="22"/>
                  <w:szCs w:val="22"/>
                </w:rPr>
                <w:delText xml:space="preserve"> — </w:delText>
              </w:r>
            </w:del>
            <w:proofErr w:type="spellStart"/>
            <w:del w:id="2683" w:author="Claude (NAR review, 2nd iteration 2026-08-02)" w:date="2026-08-02T12:00:00Z">
              <w:r w:rsidRPr="00DC2F15">
                <w:rPr>
                  <w:rFonts w:ascii="Segoe UI" w:hAnsi="Segoe UI" w:cs="Segoe UI"/>
                  <w:sz w:val="22"/>
                  <w:szCs w:val="22"/>
                </w:rPr>
                <w:delText xml:space="preserve">ComBat</w:delText>
              </w:r>
            </w:del>
            <w:proofErr w:type="spellEnd"/>
            <w:del w:id="2684" w:author="Claude (NAR review, 2nd iteration 2026-08-02)" w:date="2026-08-02T12:00:00Z">
              <w:r w:rsidRPr="00DC2F15">
                <w:rPr>
                  <w:rFonts w:ascii="Segoe UI" w:hAnsi="Segoe UI" w:cs="Segoe UI"/>
                  <w:sz w:val="22"/>
                  <w:szCs w:val="22"/>
                </w:rPr>
                <w:delText xml:space="preserve"> anchored to a reference batch</w:delText>
              </w:r>
            </w:del>
          </w:p>
        </w:tc>
        <w:tc>
          <w:tcPr>
            <w:tcW w:w="709" w:type="dxa"/>
          </w:tcPr>
          <w:p w14:paraId="3ABA6E96" w14:textId="77777777" w:rsidR="0054619F" w:rsidRPr="00DC2F15" w:rsidRDefault="0054619F" w:rsidP="00DC2F15">
            <w:pPr>
              <w:spacing w:line="276" w:lineRule="auto"/>
              <w:rPr>
                <w:rFonts w:ascii="Segoe UI" w:hAnsi="Segoe UI" w:cs="Segoe UI"/>
                <w:sz w:val="22"/>
                <w:szCs w:val="22"/>
              </w:rPr>
            </w:pPr>
            <w:del w:id="2685" w:author="Claude (NAR review, 2nd iteration 2026-08-02)" w:date="2026-08-02T12:00:00Z">
              <w:r w:rsidRPr="00DC2F15">
                <w:rPr>
                  <w:rFonts w:ascii="Segoe UI" w:hAnsi="Segoe UI" w:cs="Segoe UI"/>
                  <w:sz w:val="22"/>
                  <w:szCs w:val="22"/>
                </w:rPr>
                <w:delText xml:space="preserve">Yes</w:delText>
              </w:r>
            </w:del>
          </w:p>
        </w:tc>
        <w:tc>
          <w:tcPr>
            <w:tcW w:w="1701" w:type="dxa"/>
          </w:tcPr>
          <w:p w14:paraId="1D313F9E" w14:textId="3FED3790" w:rsidR="0054619F" w:rsidRPr="00DC2F15" w:rsidRDefault="0054619F" w:rsidP="00DC2F15">
            <w:pPr>
              <w:spacing w:line="276" w:lineRule="auto"/>
              <w:rPr>
                <w:rFonts w:ascii="Segoe UI" w:hAnsi="Segoe UI" w:cs="Segoe UI"/>
                <w:sz w:val="22"/>
                <w:szCs w:val="22"/>
              </w:rPr>
            </w:pPr>
            <w:del w:id="2686" w:author="Claude (NAR review, 2nd iteration 2026-08-02)" w:date="2026-08-02T12:00:00Z">
              <w:r w:rsidRPr="00DC2F15">
                <w:rPr>
                  <w:rFonts w:ascii="Segoe UI" w:hAnsi="Segoe UI" w:cs="Segoe UI"/>
                  <w:sz w:val="22"/>
                  <w:szCs w:val="22"/>
                </w:rPr>
                <w:delText xml:space="preserve">-</w:delText>
              </w:r>
            </w:del>
          </w:p>
        </w:tc>
        <w:tc>
          <w:tcPr>
            <w:tcW w:w="992" w:type="dxa"/>
          </w:tcPr>
          <w:p w14:paraId="4A72A767" w14:textId="482C4A6A" w:rsidR="0054619F" w:rsidRPr="00DC2F15" w:rsidRDefault="0054619F" w:rsidP="00DC2F15">
            <w:pPr>
              <w:spacing w:line="276" w:lineRule="auto"/>
              <w:rPr>
                <w:rFonts w:ascii="Segoe UI" w:hAnsi="Segoe UI" w:cs="Segoe UI"/>
                <w:color w:val="000000"/>
                <w:sz w:val="22"/>
                <w:szCs w:val="22"/>
              </w:rPr>
            </w:pPr>
            <w:del w:id="2687" w:author="Claude (NAR review, 2nd iteration 2026-08-02)" w:date="2026-08-02T12:00:00Z">
              <w:r w:rsidRPr="00DC2F15">
                <w:rPr>
                  <w:rFonts w:ascii="Segoe UI" w:hAnsi="Segoe UI" w:cs="Segoe UI"/>
                  <w:sz w:val="22"/>
                  <w:szCs w:val="22"/>
                </w:rPr>
                <w:delText xml:space="preserve">3.60.0 in </w:delText>
              </w:r>
            </w:del>
            <w:proofErr w:type="spellStart"/>
            <w:del w:id="2688" w:author="Claude (NAR review, 2nd iteration 2026-08-02)" w:date="2026-08-02T12:00:00Z">
              <w:r w:rsidRPr="00DC2F15">
                <w:rPr>
                  <w:rFonts w:ascii="Segoe UI" w:hAnsi="Segoe UI" w:cs="Segoe UI"/>
                  <w:sz w:val="22"/>
                  <w:szCs w:val="22"/>
                </w:rPr>
                <w:delText xml:space="preserve">sva</w:delText>
              </w:r>
            </w:del>
            <w:proofErr w:type="spellEnd"/>
            <w:del w:id="2689" w:author="Claude (NAR review, 2nd iteration 2026-08-02)" w:date="2026-08-02T12:00:00Z">
              <w:r w:rsidRPr="00DC2F15">
                <w:rPr>
                  <w:rFonts w:ascii="Segoe UI" w:hAnsi="Segoe UI" w:cs="Segoe UI"/>
                  <w:sz w:val="22"/>
                  <w:szCs w:val="22"/>
                </w:rPr>
                <w:delText xml:space="preserve"> (R)</w:delText>
              </w:r>
            </w:del>
          </w:p>
        </w:tc>
        <w:sdt>
          <w:sdtPr>
            <w:rPr>
              <w:rFonts w:ascii="Segoe UI" w:hAnsi="Segoe UI" w:cs="Segoe UI"/>
              <w:color w:val="000000"/>
              <w:sz w:val="22"/>
              <w:szCs w:val="22"/>
            </w:rPr>
            <w:tag w:val="MENDELEY_CITATION_v3_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"/>
            <w:id w:val="1557049409"/>
            <w:placeholder>
              <w:docPart w:val="DefaultPlaceholder_-1854013440"/>
            </w:placeholder>
          </w:sdtPr>
          <w:sdtEndPr/>
          <w:sdtContent>
            <w:tc>
              <w:tcPr>
                <w:tcW w:w="1984" w:type="dxa"/>
              </w:tcPr>
              <w:p w14:paraId="0562630C" w14:textId="4CEC1E91" w:rsidR="0054619F" w:rsidRPr="00DC2F15" w:rsidRDefault="00543614" w:rsidP="00DC2F15">
                <w:pPr>
                  <w:spacing w:line="276" w:lineRule="auto"/>
                  <w:rPr>
                    <w:rFonts w:ascii="Segoe UI" w:hAnsi="Segoe UI" w:cs="Segoe UI"/>
                    <w:sz w:val="22"/>
                    <w:szCs w:val="22"/>
                  </w:rPr>
                </w:pPr>
                <w:del w:id="2690" w:author="Claude (NAR review, 2nd iteration 2026-08-02)" w:date="2026-08-02T12:00:00Z">
                  <w:r w:rsidRPr="00543614">
                    <w:rPr>
                      <w:rFonts w:ascii="Segoe UI" w:hAnsi="Segoe UI" w:cs="Segoe UI"/>
                      <w:color w:val="000000"/>
                      <w:sz w:val="22"/>
                      <w:szCs w:val="22"/>
                    </w:rPr>
                    <w:delText xml:space="preserve">(46)</w:delText>
                  </w:r>
                </w:del>
              </w:p>
            </w:tc>
          </w:sdtContent>
        </w:sdt>
        <w:tc>
          <w:tcPr>
            <w:tcW w:w="2400" w:type="dxa"/>
            <w:cellIns w:id="1128" w:author="Claude (NAR referee report 2026-08-02)" w:date="2026-08-02T00:00:00Z"/>
          </w:tcPr>
          <w:p>
            <w:pPr>
              <w:spacing w:line="276" w:lineRule="auto"/>
              <w:rPr>
                <w:rFonts w:ascii="Segoe UI" w:hAnsi="Segoe UI" w:cs="Segoe UI"/>
                <w:color w:val="000000"/>
                <w:sz w:val="22"/>
                <w:szCs w:val="22"/>
              </w:rPr>
            </w:pPr>
          </w:p>
        </w:tc>
        <w:tc>
          <w:tcPr>
            <w:tcW w:w="2400" w:type="dxa"/>
            <w:cellIns w:id="1208" w:author="Claude (NAR referee report 2026-08-02)" w:date="2026-08-02T00:00:00Z"/>
          </w:tcPr>
          <w:p>
            <w:pPr>
              <w:spacing w:line="276" w:lineRule="auto"/>
              <w:rPr>
                <w:rFonts w:ascii="Segoe UI" w:hAnsi="Segoe UI" w:cs="Segoe UI"/>
                <w:color w:val="000000"/>
                <w:sz w:val="22"/>
                <w:szCs w:val="22"/>
              </w:rPr>
            </w:pPr>
          </w:p>
        </w:tc>
        <w:tc>
          <w:tcPr>
            <w:tcW w:w="2400" w:type="dxa"/>
            <w:cellIns w:id="1328" w:author="Claude (NAR referee report 2026-08-02)" w:date="2026-08-02T00:00:00Z"/>
          </w:tcPr>
          <w:p>
            <w:pPr>
              <w:spacing w:line="276" w:lineRule="auto"/>
              <w:rPr>
                <w:rFonts w:ascii="Segoe UI" w:hAnsi="Segoe UI" w:cs="Segoe UI"/>
                <w:color w:val="000000"/>
                <w:sz w:val="22"/>
                <w:szCs w:val="22"/>
              </w:rPr>
            </w:pPr>
          </w:p>
        </w:tc>
      </w:tr>
      <w:tr w:rsidR="0054619F" w:rsidRPr="00DC2F15" w14:paraId="09F1E033" w14:textId="77777777" w:rsidTr="00BA0C26">
        <w:trPr>
          <w:del w:id="2691" w:author="Claude (NAR review, 2nd iteration 2026-08-02)" w:date="2026-08-02T12:00:00Z"/>
        </w:trPr>
        <w:tc>
          <w:tcPr>
            <w:tcW w:w="1271" w:type="dxa"/>
          </w:tcPr>
          <w:p w14:paraId="52A44A44" w14:textId="198BB776" w:rsidR="0054619F" w:rsidRPr="00DC2F15" w:rsidRDefault="00551730" w:rsidP="00DC2F15">
            <w:pPr>
              <w:spacing w:line="276" w:lineRule="auto"/>
              <w:rPr>
                <w:rFonts w:ascii="Segoe UI" w:hAnsi="Segoe UI" w:cs="Segoe UI"/>
                <w:sz w:val="22"/>
                <w:szCs w:val="22"/>
              </w:rPr>
            </w:pPr>
            <w:del w:id="2692" w:author="Claude (NAR review, 2nd iteration 2026-08-02)" w:date="2026-08-02T12:00:00Z">
              <w:r w:rsidRPr="00DC2F15">
                <w:rPr>
                  <w:rFonts w:ascii="Segoe UI" w:hAnsi="Segoe UI" w:cs="Segoe UI"/>
                  <w:sz w:val="22"/>
                  <w:szCs w:val="22"/>
                </w:rPr>
                <w:delText xml:space="preserve">30_recombat</w:delText>
              </w:r>
            </w:del>
          </w:p>
        </w:tc>
        <w:tc>
          <w:tcPr>
            <w:tcW w:w="851" w:type="dxa"/>
          </w:tcPr>
          <w:p w14:paraId="03C1E354" w14:textId="3CDE3343" w:rsidR="0054619F" w:rsidRPr="00DC2F15" w:rsidRDefault="005763BE" w:rsidP="00DC2F15">
            <w:pPr>
              <w:spacing w:line="276" w:lineRule="auto"/>
              <w:rPr>
                <w:rFonts w:ascii="Segoe UI" w:hAnsi="Segoe UI" w:cs="Segoe UI"/>
                <w:sz w:val="22"/>
                <w:szCs w:val="22"/>
              </w:rPr>
            </w:pPr>
            <w:del w:id="2693" w:author="Claude (NAR review, 2nd iteration 2026-08-02)" w:date="2026-08-02T12:00:00Z">
              <w:r w:rsidRPr="00DC2F15">
                <w:rPr>
                  <w:rFonts w:ascii="Segoe UI" w:hAnsi="Segoe UI" w:cs="Segoe UI"/>
                  <w:sz w:val="22"/>
                  <w:szCs w:val="22"/>
                </w:rPr>
                <w:delText xml:space="preserve">medium</w:delText>
              </w:r>
            </w:del>
          </w:p>
        </w:tc>
        <w:tc>
          <w:tcPr>
            <w:tcW w:w="1842" w:type="dxa"/>
          </w:tcPr>
          <w:p w14:paraId="403AD213" w14:textId="6284747A" w:rsidR="0054619F" w:rsidRPr="00DC2F15" w:rsidRDefault="005763BE" w:rsidP="00DC2F15">
            <w:pPr>
              <w:spacing w:line="276" w:lineRule="auto"/>
              <w:rPr>
                <w:rFonts w:ascii="Segoe UI" w:hAnsi="Segoe UI" w:cs="Segoe UI"/>
                <w:sz w:val="22"/>
                <w:szCs w:val="22"/>
              </w:rPr>
            </w:pPr>
            <w:proofErr w:type="spellStart"/>
            <w:del w:id="2694" w:author="Claude (NAR review, 2nd iteration 2026-08-02)" w:date="2026-08-02T12:00:00Z">
              <w:r w:rsidRPr="00DC2F15">
                <w:rPr>
                  <w:rFonts w:ascii="Segoe UI" w:hAnsi="Segoe UI" w:cs="Segoe UI"/>
                  <w:sz w:val="22"/>
                  <w:szCs w:val="22"/>
                </w:rPr>
                <w:delText xml:space="preserve">reComBat</w:delText>
              </w:r>
            </w:del>
            <w:proofErr w:type="spellEnd"/>
            <w:del w:id="2695" w:author="Claude (NAR review, 2nd iteration 2026-08-02)" w:date="2026-08-02T12:00:00Z">
              <w:r w:rsidRPr="00DC2F15">
                <w:rPr>
                  <w:rFonts w:ascii="Segoe UI" w:hAnsi="Segoe UI" w:cs="Segoe UI"/>
                  <w:sz w:val="22"/>
                  <w:szCs w:val="22"/>
                </w:rPr>
                <w:delText xml:space="preserve"> — ridge-regularized </w:delText>
              </w:r>
            </w:del>
            <w:proofErr w:type="spellStart"/>
            <w:del w:id="2696" w:author="Claude (NAR review, 2nd iteration 2026-08-02)" w:date="2026-08-02T12:00:00Z">
              <w:r w:rsidRPr="00DC2F15">
                <w:rPr>
                  <w:rFonts w:ascii="Segoe UI" w:hAnsi="Segoe UI" w:cs="Segoe UI"/>
                  <w:sz w:val="22"/>
                  <w:szCs w:val="22"/>
                </w:rPr>
                <w:delText xml:space="preserve">ComBat</w:delText>
              </w:r>
            </w:del>
            <w:proofErr w:type="spellEnd"/>
          </w:p>
        </w:tc>
        <w:tc>
          <w:tcPr>
            <w:tcW w:w="709" w:type="dxa"/>
          </w:tcPr>
          <w:p w14:paraId="2B9A0476" w14:textId="77777777" w:rsidR="0054619F" w:rsidRPr="00DC2F15" w:rsidRDefault="0054619F" w:rsidP="00DC2F15">
            <w:pPr>
              <w:spacing w:line="276" w:lineRule="auto"/>
              <w:rPr>
                <w:rFonts w:ascii="Segoe UI" w:hAnsi="Segoe UI" w:cs="Segoe UI"/>
                <w:sz w:val="22"/>
                <w:szCs w:val="22"/>
              </w:rPr>
            </w:pPr>
            <w:del w:id="2697" w:author="Claude (NAR review, 2nd iteration 2026-08-02)" w:date="2026-08-02T12:00:00Z">
              <w:r w:rsidRPr="00DC2F15">
                <w:rPr>
                  <w:rFonts w:ascii="Segoe UI" w:hAnsi="Segoe UI" w:cs="Segoe UI"/>
                  <w:sz w:val="22"/>
                  <w:szCs w:val="22"/>
                </w:rPr>
                <w:delText xml:space="preserve">No</w:delText>
              </w:r>
            </w:del>
          </w:p>
        </w:tc>
        <w:tc>
          <w:tcPr>
            <w:tcW w:w="1701" w:type="dxa"/>
          </w:tcPr>
          <w:p w14:paraId="4EA9E960" w14:textId="6E4FF8BD" w:rsidR="0054619F" w:rsidRPr="00DC2F15" w:rsidRDefault="005A7D00" w:rsidP="00DC2F15">
            <w:pPr>
              <w:spacing w:line="276" w:lineRule="auto"/>
              <w:rPr>
                <w:rFonts w:ascii="Segoe UI" w:hAnsi="Segoe UI" w:cs="Segoe UI"/>
                <w:sz w:val="22"/>
                <w:szCs w:val="22"/>
              </w:rPr>
            </w:pPr>
            <w:del w:id="2698" w:author="Claude (NAR review, 2nd iteration 2026-08-02)" w:date="2026-08-02T12:00:00Z">
              <w:r w:rsidRPr="00DC2F15">
                <w:rPr>
                  <w:rFonts w:ascii="Segoe UI" w:hAnsi="Segoe UI" w:cs="Segoe UI"/>
                  <w:sz w:val="22"/>
                  <w:szCs w:val="22"/>
                </w:rPr>
                <w:delText xml:space="preserve">Incorrect R package</w:delText>
              </w:r>
            </w:del>
          </w:p>
        </w:tc>
        <w:tc>
          <w:tcPr>
            <w:tcW w:w="992" w:type="dxa"/>
          </w:tcPr>
          <w:p w14:paraId="60E68BFC" w14:textId="4AE211B9" w:rsidR="0054619F" w:rsidRPr="00DC2F15" w:rsidRDefault="0054619F"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"/>
            <w:id w:val="649636334"/>
            <w:placeholder>
              <w:docPart w:val="DefaultPlaceholder_-1854013440"/>
            </w:placeholder>
          </w:sdtPr>
          <w:sdtEndPr/>
          <w:sdtContent>
            <w:tc>
              <w:tcPr>
                <w:tcW w:w="1984" w:type="dxa"/>
              </w:tcPr>
              <w:p w14:paraId="676ADECA" w14:textId="5F941A0D" w:rsidR="0054619F" w:rsidRPr="00DC2F15" w:rsidRDefault="00543614" w:rsidP="00DC2F15">
                <w:pPr>
                  <w:spacing w:line="276" w:lineRule="auto"/>
                  <w:rPr>
                    <w:rFonts w:ascii="Segoe UI" w:hAnsi="Segoe UI" w:cs="Segoe UI"/>
                    <w:sz w:val="22"/>
                    <w:szCs w:val="22"/>
                  </w:rPr>
                </w:pPr>
                <w:del w:id="2699" w:author="Claude (NAR review, 2nd iteration 2026-08-02)" w:date="2026-08-02T12:00:00Z">
                  <w:r w:rsidRPr="00543614">
                    <w:rPr>
                      <w:rFonts w:ascii="Segoe UI" w:hAnsi="Segoe UI" w:cs="Segoe UI"/>
                      <w:color w:val="000000"/>
                      <w:sz w:val="22"/>
                      <w:szCs w:val="22"/>
                    </w:rPr>
                    <w:delText xml:space="preserve">(47)</w:delText>
                  </w:r>
                </w:del>
              </w:p>
            </w:tc>
          </w:sdtContent>
        </w:sdt>
        <w:tc>
          <w:tcPr>
            <w:tcW w:w="2400" w:type="dxa"/>
            <w:cellIns w:id="1130" w:author="Claude (NAR referee report 2026-08-02)" w:date="2026-08-02T00:00:00Z"/>
          </w:tcPr>
          <w:p>
            <w:pPr>
              <w:spacing w:line="276" w:lineRule="auto"/>
              <w:rPr>
                <w:rFonts w:ascii="Segoe UI" w:hAnsi="Segoe UI" w:cs="Segoe UI"/>
                <w:sz w:val="22"/>
                <w:szCs w:val="22"/>
              </w:rPr>
            </w:pPr>
          </w:p>
        </w:tc>
        <w:tc>
          <w:tcPr>
            <w:tcW w:w="2400" w:type="dxa"/>
            <w:cellIns w:id="1210" w:author="Claude (NAR referee report 2026-08-02)" w:date="2026-08-02T00:00:00Z"/>
          </w:tcPr>
          <w:p>
            <w:pPr>
              <w:spacing w:line="276" w:lineRule="auto"/>
              <w:rPr>
                <w:rFonts w:ascii="Segoe UI" w:hAnsi="Segoe UI" w:cs="Segoe UI"/>
                <w:sz w:val="22"/>
                <w:szCs w:val="22"/>
              </w:rPr>
            </w:pPr>
          </w:p>
        </w:tc>
        <w:tc>
          <w:tcPr>
            <w:tcW w:w="2400" w:type="dxa"/>
            <w:cellIns w:id="1330" w:author="Claude (NAR referee report 2026-08-02)" w:date="2026-08-02T00:00:00Z"/>
          </w:tcPr>
          <w:p>
            <w:pPr>
              <w:spacing w:line="276" w:lineRule="auto"/>
              <w:rPr>
                <w:rFonts w:ascii="Segoe UI" w:hAnsi="Segoe UI" w:cs="Segoe UI"/>
                <w:sz w:val="22"/>
                <w:szCs w:val="22"/>
              </w:rPr>
            </w:pPr>
          </w:p>
        </w:tc>
      </w:tr>
      <w:tr w:rsidR="0054619F" w:rsidRPr="00DC2F15" w14:paraId="122D1E7A" w14:textId="77777777" w:rsidTr="00BA0C26">
        <w:trPr>
          <w:del w:id="2700" w:author="Claude (NAR review, 2nd iteration 2026-08-02)" w:date="2026-08-02T12:00:00Z"/>
        </w:trPr>
        <w:tc>
          <w:tcPr>
            <w:tcW w:w="1271" w:type="dxa"/>
          </w:tcPr>
          <w:p w14:paraId="1F32BED3" w14:textId="77777777" w:rsidR="0054619F" w:rsidRPr="00DC2F15" w:rsidRDefault="0054619F" w:rsidP="00DC2F15">
            <w:pPr>
              <w:spacing w:line="276" w:lineRule="auto"/>
              <w:rPr>
                <w:rFonts w:ascii="Segoe UI" w:hAnsi="Segoe UI" w:cs="Segoe UI"/>
                <w:sz w:val="22"/>
                <w:szCs w:val="22"/>
              </w:rPr>
            </w:pPr>
            <w:del w:id="2701" w:author="Claude (NAR review, 2nd iteration 2026-08-02)" w:date="2026-08-02T12:00:00Z">
              <w:r w:rsidRPr="00DC2F15">
                <w:rPr>
                  <w:rFonts w:ascii="Segoe UI" w:hAnsi="Segoe UI" w:cs="Segoe UI"/>
                  <w:sz w:val="22"/>
                  <w:szCs w:val="22"/>
                </w:rPr>
                <w:delText xml:space="preserve">31_ruv3prps</w:delText>
              </w:r>
            </w:del>
          </w:p>
        </w:tc>
        <w:tc>
          <w:tcPr>
            <w:tcW w:w="851" w:type="dxa"/>
          </w:tcPr>
          <w:p w14:paraId="78CF6443" w14:textId="60703875" w:rsidR="0054619F" w:rsidRPr="00DC2F15" w:rsidRDefault="00E97718" w:rsidP="00DC2F15">
            <w:pPr>
              <w:spacing w:line="276" w:lineRule="auto"/>
              <w:rPr>
                <w:rFonts w:ascii="Segoe UI" w:hAnsi="Segoe UI" w:cs="Segoe UI"/>
                <w:sz w:val="22"/>
                <w:szCs w:val="22"/>
              </w:rPr>
            </w:pPr>
            <w:del w:id="2702" w:author="Claude (NAR review, 2nd iteration 2026-08-02)" w:date="2026-08-02T12:00:00Z">
              <w:r w:rsidRPr="00DC2F15">
                <w:rPr>
                  <w:rFonts w:ascii="Segoe UI" w:hAnsi="Segoe UI" w:cs="Segoe UI"/>
                  <w:sz w:val="22"/>
                  <w:szCs w:val="22"/>
                </w:rPr>
                <w:delText xml:space="preserve">medium</w:delText>
              </w:r>
            </w:del>
          </w:p>
        </w:tc>
        <w:tc>
          <w:tcPr>
            <w:tcW w:w="1842" w:type="dxa"/>
          </w:tcPr>
          <w:p w14:paraId="474666B6" w14:textId="5C1D98EF" w:rsidR="0054619F" w:rsidRPr="00DC2F15" w:rsidRDefault="00E97718" w:rsidP="00DC2F15">
            <w:pPr>
              <w:spacing w:line="276" w:lineRule="auto"/>
              <w:rPr>
                <w:rFonts w:ascii="Segoe UI" w:hAnsi="Segoe UI" w:cs="Segoe UI"/>
                <w:sz w:val="22"/>
                <w:szCs w:val="22"/>
              </w:rPr>
            </w:pPr>
            <w:del w:id="2703" w:author="Claude (NAR review, 2nd iteration 2026-08-02)" w:date="2026-08-02T12:00:00Z">
              <w:r w:rsidRPr="00DC2F15">
                <w:rPr>
                  <w:rFonts w:ascii="Segoe UI" w:hAnsi="Segoe UI" w:cs="Segoe UI"/>
                  <w:sz w:val="22"/>
                  <w:szCs w:val="22"/>
                </w:rPr>
                <w:delText xml:space="preserve">RUV-III-PRPS — RUV-III with Pseudo-Replicate Pseudo-Samples</w:delText>
              </w:r>
            </w:del>
          </w:p>
        </w:tc>
        <w:tc>
          <w:tcPr>
            <w:tcW w:w="709" w:type="dxa"/>
          </w:tcPr>
          <w:p w14:paraId="72DF1E12" w14:textId="77777777" w:rsidR="0054619F" w:rsidRPr="00DC2F15" w:rsidRDefault="0054619F" w:rsidP="00DC2F15">
            <w:pPr>
              <w:spacing w:line="276" w:lineRule="auto"/>
              <w:rPr>
                <w:rFonts w:ascii="Segoe UI" w:hAnsi="Segoe UI" w:cs="Segoe UI"/>
                <w:sz w:val="22"/>
                <w:szCs w:val="22"/>
              </w:rPr>
            </w:pPr>
            <w:del w:id="2704" w:author="Claude (NAR review, 2nd iteration 2026-08-02)" w:date="2026-08-02T12:00:00Z">
              <w:r w:rsidRPr="00DC2F15">
                <w:rPr>
                  <w:rFonts w:ascii="Segoe UI" w:hAnsi="Segoe UI" w:cs="Segoe UI"/>
                  <w:sz w:val="22"/>
                  <w:szCs w:val="22"/>
                </w:rPr>
                <w:delText xml:space="preserve">Yes</w:delText>
              </w:r>
            </w:del>
          </w:p>
        </w:tc>
        <w:tc>
          <w:tcPr>
            <w:tcW w:w="1701" w:type="dxa"/>
          </w:tcPr>
          <w:p w14:paraId="74917D17" w14:textId="3888C934" w:rsidR="0054619F" w:rsidRPr="00DC2F15" w:rsidRDefault="00F22AB9" w:rsidP="00DC2F15">
            <w:pPr>
              <w:spacing w:line="276" w:lineRule="auto"/>
              <w:rPr>
                <w:rFonts w:ascii="Segoe UI" w:hAnsi="Segoe UI" w:cs="Segoe UI"/>
                <w:sz w:val="22"/>
                <w:szCs w:val="22"/>
              </w:rPr>
            </w:pPr>
            <w:del w:id="2705" w:author="Claude (NAR review, 2nd iteration 2026-08-02)" w:date="2026-08-02T12:00:00Z">
              <w:r w:rsidRPr="00DC2F15">
                <w:rPr>
                  <w:rFonts w:ascii="Segoe UI" w:hAnsi="Segoe UI" w:cs="Segoe UI"/>
                  <w:sz w:val="22"/>
                  <w:szCs w:val="22"/>
                </w:rPr>
                <w:delText xml:space="preserve">-</w:delText>
              </w:r>
            </w:del>
          </w:p>
        </w:tc>
        <w:tc>
          <w:tcPr>
            <w:tcW w:w="992" w:type="dxa"/>
          </w:tcPr>
          <w:p w14:paraId="41BBA4D1" w14:textId="1E9DCD8B" w:rsidR="0054619F" w:rsidRPr="00DC2F15" w:rsidRDefault="001963D2" w:rsidP="00DC2F15">
            <w:pPr>
              <w:spacing w:line="276" w:lineRule="auto"/>
              <w:rPr>
                <w:rFonts w:ascii="Segoe UI" w:hAnsi="Segoe UI" w:cs="Segoe UI"/>
                <w:sz w:val="22"/>
                <w:szCs w:val="22"/>
              </w:rPr>
            </w:pPr>
            <w:del w:id="2706" w:author="Claude (NAR review, 2nd iteration 2026-08-02)" w:date="2026-08-02T12:00:00Z">
              <w:r w:rsidRPr="00DC2F15">
                <w:rPr>
                  <w:rFonts w:ascii="Segoe UI" w:hAnsi="Segoe UI" w:cs="Segoe UI"/>
                  <w:sz w:val="22"/>
                  <w:szCs w:val="22"/>
                </w:rPr>
                <w:delText xml:space="preserve">0.9.7.1</w:delText>
              </w:r>
            </w:del>
          </w:p>
        </w:tc>
        <w:sdt>
          <w:sdtPr>
            <w:rPr>
              <w:rFonts w:ascii="Segoe UI" w:hAnsi="Segoe UI" w:cs="Segoe UI"/>
              <w:color w:val="000000"/>
              <w:sz w:val="22"/>
              <w:szCs w:val="22"/>
              <w:lang w:val="ru-RU"/>
            </w:rPr>
            <w:tag w:val="MENDELEY_CITATION_v3_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"/>
            <w:id w:val="-120845795"/>
            <w:placeholder>
              <w:docPart w:val="DefaultPlaceholder_-1854013440"/>
            </w:placeholder>
          </w:sdtPr>
          <w:sdtEndPr/>
          <w:sdtContent>
            <w:tc>
              <w:tcPr>
                <w:tcW w:w="1984" w:type="dxa"/>
              </w:tcPr>
              <w:p w14:paraId="0C78D26C" w14:textId="5973EA3A" w:rsidR="0054619F" w:rsidRPr="00DC2F15" w:rsidRDefault="00543614" w:rsidP="00DC2F15">
                <w:pPr>
                  <w:spacing w:line="276" w:lineRule="auto"/>
                  <w:rPr>
                    <w:rFonts w:ascii="Segoe UI" w:hAnsi="Segoe UI" w:cs="Segoe UI"/>
                    <w:sz w:val="22"/>
                    <w:szCs w:val="22"/>
                    <w:lang w:val="ru-RU"/>
                  </w:rPr>
                </w:pPr>
                <w:del w:id="2707" w:author="Claude (NAR review, 2nd iteration 2026-08-02)" w:date="2026-08-02T12:00:00Z">
                  <w:r w:rsidRPr="00543614">
                    <w:rPr>
                      <w:rFonts w:ascii="Segoe UI" w:hAnsi="Segoe UI" w:cs="Segoe UI"/>
                      <w:color w:val="000000"/>
                      <w:sz w:val="22"/>
                      <w:szCs w:val="22"/>
                    </w:rPr>
                    <w:delText xml:space="preserve">(48)</w:delText>
                  </w:r>
                </w:del>
              </w:p>
            </w:tc>
          </w:sdtContent>
        </w:sdt>
        <w:tc>
          <w:tcPr>
            <w:tcW w:w="2400" w:type="dxa"/>
            <w:cellIns w:id="1132" w:author="Claude (NAR referee report 2026-08-02)" w:date="2026-08-02T00:00:00Z"/>
          </w:tcPr>
          <w:p>
            <w:pPr>
              <w:spacing w:line="276" w:lineRule="auto"/>
              <w:rPr>
                <w:rFonts w:ascii="Segoe UI" w:hAnsi="Segoe UI" w:cs="Segoe UI"/>
                <w:sz w:val="22"/>
                <w:szCs w:val="22"/>
              </w:rPr>
            </w:pPr>
          </w:p>
        </w:tc>
        <w:tc>
          <w:tcPr>
            <w:tcW w:w="2400" w:type="dxa"/>
            <w:cellIns w:id="1212" w:author="Claude (NAR referee report 2026-08-02)" w:date="2026-08-02T00:00:00Z"/>
          </w:tcPr>
          <w:p>
            <w:pPr>
              <w:spacing w:line="276" w:lineRule="auto"/>
              <w:rPr>
                <w:rFonts w:ascii="Segoe UI" w:hAnsi="Segoe UI" w:cs="Segoe UI"/>
                <w:sz w:val="22"/>
                <w:szCs w:val="22"/>
              </w:rPr>
            </w:pPr>
          </w:p>
        </w:tc>
        <w:tc>
          <w:tcPr>
            <w:tcW w:w="2400" w:type="dxa"/>
            <w:cellIns w:id="1332" w:author="Claude (NAR referee report 2026-08-02)" w:date="2026-08-02T00:00:00Z"/>
          </w:tcPr>
          <w:p>
            <w:pPr>
              <w:spacing w:line="276" w:lineRule="auto"/>
              <w:rPr>
                <w:rFonts w:ascii="Segoe UI" w:hAnsi="Segoe UI" w:cs="Segoe UI"/>
                <w:sz w:val="22"/>
                <w:szCs w:val="22"/>
              </w:rPr>
            </w:pPr>
          </w:p>
        </w:tc>
      </w:tr>
      <w:tr w:rsidR="0054619F" w:rsidRPr="00DC2F15" w14:paraId="021514D7" w14:textId="77777777" w:rsidTr="00BA0C26">
        <w:trPr>
          <w:del w:id="2708" w:author="Claude (NAR review, 2nd iteration 2026-08-02)" w:date="2026-08-02T12:00:00Z"/>
        </w:trPr>
        <w:tc>
          <w:tcPr>
            <w:tcW w:w="1271" w:type="dxa"/>
          </w:tcPr>
          <w:p w14:paraId="67F6EC5C" w14:textId="7F94AD8A" w:rsidR="0054619F" w:rsidRPr="00DC2F15" w:rsidRDefault="00E97CD8" w:rsidP="00DC2F15">
            <w:pPr>
              <w:spacing w:line="276" w:lineRule="auto"/>
              <w:rPr>
                <w:rFonts w:ascii="Segoe UI" w:hAnsi="Segoe UI" w:cs="Segoe UI"/>
                <w:sz w:val="22"/>
                <w:szCs w:val="22"/>
              </w:rPr>
            </w:pPr>
            <w:del w:id="2709" w:author="Claude (NAR review, 2nd iteration 2026-08-02)" w:date="2026-08-02T12:00:00Z">
              <w:r w:rsidRPr="00DC2F15">
                <w:rPr>
                  <w:rFonts w:ascii="Segoe UI" w:hAnsi="Segoe UI" w:cs="Segoe UI"/>
                  <w:sz w:val="22"/>
                  <w:szCs w:val="22"/>
                </w:rPr>
                <w:delText xml:space="preserve">32_deepmnn</w:delText>
              </w:r>
            </w:del>
          </w:p>
        </w:tc>
        <w:tc>
          <w:tcPr>
            <w:tcW w:w="851" w:type="dxa"/>
          </w:tcPr>
          <w:p w14:paraId="06D66E8D" w14:textId="2E92C015" w:rsidR="0054619F" w:rsidRPr="00DC2F15" w:rsidRDefault="00E911D6" w:rsidP="00DC2F15">
            <w:pPr>
              <w:spacing w:line="276" w:lineRule="auto"/>
              <w:rPr>
                <w:rFonts w:ascii="Segoe UI" w:hAnsi="Segoe UI" w:cs="Segoe UI"/>
                <w:sz w:val="22"/>
                <w:szCs w:val="22"/>
              </w:rPr>
            </w:pPr>
            <w:del w:id="2710" w:author="Claude (NAR review, 2nd iteration 2026-08-02)" w:date="2026-08-02T12:00:00Z">
              <w:r w:rsidRPr="00DC2F15">
                <w:rPr>
                  <w:rFonts w:ascii="Segoe UI" w:hAnsi="Segoe UI" w:cs="Segoe UI"/>
                  <w:sz w:val="22"/>
                  <w:szCs w:val="22"/>
                </w:rPr>
                <w:delText xml:space="preserve">medium</w:delText>
              </w:r>
            </w:del>
          </w:p>
        </w:tc>
        <w:tc>
          <w:tcPr>
            <w:tcW w:w="1842" w:type="dxa"/>
          </w:tcPr>
          <w:p w14:paraId="6B5BC4A0" w14:textId="61AC6CB3" w:rsidR="0054619F" w:rsidRPr="00DC2F15" w:rsidRDefault="00E911D6" w:rsidP="00DC2F15">
            <w:pPr>
              <w:spacing w:line="276" w:lineRule="auto"/>
              <w:rPr>
                <w:rFonts w:ascii="Segoe UI" w:hAnsi="Segoe UI" w:cs="Segoe UI"/>
                <w:sz w:val="22"/>
                <w:szCs w:val="22"/>
              </w:rPr>
            </w:pPr>
            <w:proofErr w:type="spellStart"/>
            <w:del w:id="2711" w:author="Claude (NAR review, 2nd iteration 2026-08-02)" w:date="2026-08-02T12:00:00Z">
              <w:r w:rsidRPr="00DC2F15">
                <w:rPr>
                  <w:rFonts w:ascii="Segoe UI" w:hAnsi="Segoe UI" w:cs="Segoe UI"/>
                  <w:sz w:val="22"/>
                  <w:szCs w:val="22"/>
                </w:rPr>
                <w:delText xml:space="preserve">deepMNN</w:delText>
              </w:r>
            </w:del>
            <w:proofErr w:type="spellEnd"/>
            <w:del w:id="2712" w:author="Claude (NAR review, 2nd iteration 2026-08-02)" w:date="2026-08-02T12:00:00Z">
              <w:r w:rsidRPr="00DC2F15">
                <w:rPr>
                  <w:rFonts w:ascii="Segoe UI" w:hAnsi="Segoe UI" w:cs="Segoe UI"/>
                  <w:sz w:val="22"/>
                  <w:szCs w:val="22"/>
                </w:rPr>
                <w:delText xml:space="preserve"> — deep-learning-augmented Mutual Nearest Neighbors</w:delText>
              </w:r>
            </w:del>
          </w:p>
        </w:tc>
        <w:tc>
          <w:tcPr>
            <w:tcW w:w="709" w:type="dxa"/>
          </w:tcPr>
          <w:p w14:paraId="3A93312D" w14:textId="77777777" w:rsidR="0054619F" w:rsidRPr="00DC2F15" w:rsidRDefault="0054619F" w:rsidP="00DC2F15">
            <w:pPr>
              <w:spacing w:line="276" w:lineRule="auto"/>
              <w:rPr>
                <w:rFonts w:ascii="Segoe UI" w:hAnsi="Segoe UI" w:cs="Segoe UI"/>
                <w:sz w:val="22"/>
                <w:szCs w:val="22"/>
              </w:rPr>
            </w:pPr>
            <w:del w:id="2713" w:author="Claude (NAR review, 2nd iteration 2026-08-02)" w:date="2026-08-02T12:00:00Z">
              <w:r w:rsidRPr="00DC2F15">
                <w:rPr>
                  <w:rFonts w:ascii="Segoe UI" w:hAnsi="Segoe UI" w:cs="Segoe UI"/>
                  <w:sz w:val="22"/>
                  <w:szCs w:val="22"/>
                </w:rPr>
                <w:delText xml:space="preserve">No</w:delText>
              </w:r>
            </w:del>
          </w:p>
        </w:tc>
        <w:tc>
          <w:tcPr>
            <w:tcW w:w="1701" w:type="dxa"/>
          </w:tcPr>
          <w:p w14:paraId="3BD25959" w14:textId="00293A48" w:rsidR="0054619F" w:rsidRPr="00DC2F15" w:rsidRDefault="00CA2779" w:rsidP="00DC2F15">
            <w:pPr>
              <w:spacing w:line="276" w:lineRule="auto"/>
              <w:rPr>
                <w:rFonts w:ascii="Segoe UI" w:hAnsi="Segoe UI" w:cs="Segoe UI"/>
                <w:sz w:val="22"/>
                <w:szCs w:val="22"/>
              </w:rPr>
            </w:pPr>
            <w:proofErr w:type="spellStart"/>
            <w:del w:id="2714" w:author="Claude (NAR review, 2nd iteration 2026-08-02)" w:date="2026-08-02T12:00:00Z">
              <w:r w:rsidRPr="00DC2F15">
                <w:rPr>
                  <w:rFonts w:ascii="Segoe UI" w:hAnsi="Segoe UI" w:cs="Segoe UI"/>
                  <w:sz w:val="22"/>
                  <w:szCs w:val="22"/>
                </w:rPr>
                <w:delText xml:space="preserve">scRNA</w:delText>
              </w:r>
            </w:del>
            <w:proofErr w:type="spellEnd"/>
            <w:del w:id="2715" w:author="Claude (NAR review, 2nd iteration 2026-08-02)" w:date="2026-08-02T12:00:00Z">
              <w:r w:rsidRPr="00DC2F15">
                <w:rPr>
                  <w:rFonts w:ascii="Segoe UI" w:hAnsi="Segoe UI" w:cs="Segoe UI"/>
                  <w:sz w:val="22"/>
                  <w:szCs w:val="22"/>
                </w:rPr>
                <w:delText xml:space="preserve">-seq-only method; no bulk-compatible interface exists.</w:delText>
              </w:r>
            </w:del>
          </w:p>
        </w:tc>
        <w:tc>
          <w:tcPr>
            <w:tcW w:w="992" w:type="dxa"/>
          </w:tcPr>
          <w:p w14:paraId="0751BE15" w14:textId="3D61C608" w:rsidR="0054619F" w:rsidRPr="00DC2F15" w:rsidRDefault="00124181" w:rsidP="00DC2F15">
            <w:pPr>
              <w:spacing w:line="276" w:lineRule="auto"/>
              <w:rPr>
                <w:rFonts w:ascii="Segoe UI" w:hAnsi="Segoe UI" w:cs="Segoe UI"/>
                <w:sz w:val="22"/>
                <w:szCs w:val="22"/>
              </w:rPr>
            </w:pPr>
            <w:del w:id="2716" w:author="Claude (NAR review, 2nd iteration 2026-08-02)" w:date="2026-08-02T12:00:00Z">
              <w:r w:rsidRPr="00DC2F15">
                <w:rPr>
                  <w:rFonts w:ascii="Segoe UI" w:hAnsi="Segoe UI" w:cs="Segoe UI"/>
                  <w:sz w:val="22"/>
                  <w:szCs w:val="22"/>
                </w:rPr>
                <w:delText xml:space="preserve">-</w:delText>
              </w:r>
            </w:del>
          </w:p>
        </w:tc>
        <w:sdt>
          <w:sdtPr>
            <w:rPr>
              <w:rFonts w:ascii="Segoe UI" w:hAnsi="Segoe UI" w:cs="Segoe UI"/>
              <w:color w:val="000000"/>
              <w:sz w:val="22"/>
              <w:szCs w:val="22"/>
            </w:rPr>
            <w:tag w:val="MENDELEY_CITATION_v3_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"/>
            <w:id w:val="1044556889"/>
            <w:placeholder>
              <w:docPart w:val="DefaultPlaceholder_-1854013440"/>
            </w:placeholder>
          </w:sdtPr>
          <w:sdtEndPr/>
          <w:sdtContent>
            <w:tc>
              <w:tcPr>
                <w:tcW w:w="1984" w:type="dxa"/>
              </w:tcPr>
              <w:p w14:paraId="0FBA888C" w14:textId="5437D3E5" w:rsidR="0054619F" w:rsidRPr="00DC2F15" w:rsidRDefault="00543614" w:rsidP="00DC2F15">
                <w:pPr>
                  <w:spacing w:line="276" w:lineRule="auto"/>
                  <w:rPr>
                    <w:rFonts w:ascii="Segoe UI" w:hAnsi="Segoe UI" w:cs="Segoe UI"/>
                    <w:sz w:val="22"/>
                    <w:szCs w:val="22"/>
                  </w:rPr>
                </w:pPr>
                <w:del w:id="2717" w:author="Claude (NAR review, 2nd iteration 2026-08-02)" w:date="2026-08-02T12:00:00Z">
                  <w:r w:rsidRPr="00543614">
                    <w:rPr>
                      <w:rFonts w:ascii="Segoe UI" w:hAnsi="Segoe UI" w:cs="Segoe UI"/>
                      <w:color w:val="000000"/>
                      <w:sz w:val="22"/>
                      <w:szCs w:val="22"/>
                    </w:rPr>
                    <w:delText xml:space="preserve">(49)</w:delText>
                  </w:r>
                </w:del>
              </w:p>
            </w:tc>
          </w:sdtContent>
        </w:sdt>
        <w:tc>
          <w:tcPr>
            <w:tcW w:w="2400" w:type="dxa"/>
            <w:cellIns w:id="1134" w:author="Claude (NAR referee report 2026-08-02)" w:date="2026-08-02T00:00:00Z"/>
          </w:tcPr>
          <w:p>
            <w:pPr>
              <w:spacing w:line="276" w:lineRule="auto"/>
              <w:rPr>
                <w:rFonts w:ascii="Segoe UI" w:hAnsi="Segoe UI" w:cs="Segoe UI"/>
                <w:sz w:val="22"/>
                <w:szCs w:val="22"/>
              </w:rPr>
            </w:pPr>
          </w:p>
        </w:tc>
        <w:tc>
          <w:tcPr>
            <w:tcW w:w="2400" w:type="dxa"/>
            <w:cellIns w:id="1214" w:author="Claude (NAR referee report 2026-08-02)" w:date="2026-08-02T00:00:00Z"/>
          </w:tcPr>
          <w:p>
            <w:pPr>
              <w:spacing w:line="276" w:lineRule="auto"/>
              <w:rPr>
                <w:rFonts w:ascii="Segoe UI" w:hAnsi="Segoe UI" w:cs="Segoe UI"/>
                <w:sz w:val="22"/>
                <w:szCs w:val="22"/>
              </w:rPr>
            </w:pPr>
          </w:p>
        </w:tc>
        <w:tc>
          <w:tcPr>
            <w:tcW w:w="2400" w:type="dxa"/>
            <w:cellIns w:id="1334" w:author="Claude (NAR referee report 2026-08-02)" w:date="2026-08-02T00:00:00Z"/>
          </w:tcPr>
          <w:p>
            <w:pPr>
              <w:spacing w:line="276" w:lineRule="auto"/>
              <w:rPr>
                <w:rFonts w:ascii="Segoe UI" w:hAnsi="Segoe UI" w:cs="Segoe UI"/>
                <w:sz w:val="22"/>
                <w:szCs w:val="22"/>
              </w:rPr>
            </w:pPr>
          </w:p>
        </w:tc>
      </w:tr>
      <w:tr w:rsidR="0054619F" w:rsidRPr="00DC2F15" w14:paraId="0E385049" w14:textId="77777777" w:rsidTr="00BA0C26">
        <w:trPr>
          <w:del w:id="2718" w:author="Claude (NAR review, 2nd iteration 2026-08-02)" w:date="2026-08-02T12:00:00Z"/>
        </w:trPr>
        <w:tc>
          <w:tcPr>
            <w:tcW w:w="1271" w:type="dxa"/>
          </w:tcPr>
          <w:p w14:paraId="7DCD357F" w14:textId="77777777" w:rsidR="0054619F" w:rsidRPr="00DC2F15" w:rsidRDefault="0054619F" w:rsidP="00DC2F15">
            <w:pPr>
              <w:spacing w:line="276" w:lineRule="auto"/>
              <w:rPr>
                <w:rFonts w:ascii="Segoe UI" w:hAnsi="Segoe UI" w:cs="Segoe UI"/>
                <w:sz w:val="22"/>
                <w:szCs w:val="22"/>
              </w:rPr>
            </w:pPr>
            <w:del w:id="2719" w:author="Claude (NAR review, 2nd iteration 2026-08-02)" w:date="2026-08-02T12:00:00Z">
              <w:r w:rsidRPr="00DC2F15">
                <w:rPr>
                  <w:rFonts w:ascii="Segoe UI" w:hAnsi="Segoe UI" w:cs="Segoe UI"/>
                  <w:sz w:val="22"/>
                  <w:szCs w:val="22"/>
                </w:rPr>
                <w:delText xml:space="preserve">33_amdbnorm</w:delText>
              </w:r>
            </w:del>
          </w:p>
        </w:tc>
        <w:tc>
          <w:tcPr>
            <w:tcW w:w="851" w:type="dxa"/>
          </w:tcPr>
          <w:p w14:paraId="448A4E96" w14:textId="03AB9821" w:rsidR="0054619F" w:rsidRPr="00DC2F15" w:rsidRDefault="00EB2A88" w:rsidP="00DC2F15">
            <w:pPr>
              <w:spacing w:line="276" w:lineRule="auto"/>
              <w:rPr>
                <w:rFonts w:ascii="Segoe UI" w:hAnsi="Segoe UI" w:cs="Segoe UI"/>
                <w:sz w:val="22"/>
                <w:szCs w:val="22"/>
              </w:rPr>
            </w:pPr>
            <w:del w:id="2720" w:author="Claude (NAR review, 2nd iteration 2026-08-02)" w:date="2026-08-02T12:00:00Z">
              <w:r w:rsidRPr="00DC2F15">
                <w:rPr>
                  <w:rFonts w:ascii="Segoe UI" w:hAnsi="Segoe UI" w:cs="Segoe UI"/>
                  <w:sz w:val="22"/>
                  <w:szCs w:val="22"/>
                </w:rPr>
                <w:delText xml:space="preserve">high</w:delText>
              </w:r>
            </w:del>
          </w:p>
        </w:tc>
        <w:tc>
          <w:tcPr>
            <w:tcW w:w="1842" w:type="dxa"/>
          </w:tcPr>
          <w:p w14:paraId="08F5AE3B" w14:textId="3C7C011A" w:rsidR="0054619F" w:rsidRPr="00DC2F15" w:rsidRDefault="00EB2A88" w:rsidP="00DC2F15">
            <w:pPr>
              <w:spacing w:line="276" w:lineRule="auto"/>
              <w:rPr>
                <w:rFonts w:ascii="Segoe UI" w:hAnsi="Segoe UI" w:cs="Segoe UI"/>
                <w:sz w:val="22"/>
                <w:szCs w:val="22"/>
              </w:rPr>
            </w:pPr>
            <w:proofErr w:type="spellStart"/>
            <w:del w:id="2721" w:author="Claude (NAR review, 2nd iteration 2026-08-02)" w:date="2026-08-02T12:00:00Z">
              <w:r w:rsidRPr="00DC2F15">
                <w:rPr>
                  <w:rFonts w:ascii="Segoe UI" w:hAnsi="Segoe UI" w:cs="Segoe UI"/>
                  <w:sz w:val="22"/>
                  <w:szCs w:val="22"/>
                </w:rPr>
                <w:delText xml:space="preserve">AMDBNorm</w:delText>
              </w:r>
            </w:del>
            <w:proofErr w:type="spellEnd"/>
            <w:del w:id="2722" w:author="Claude (NAR review, 2nd iteration 2026-08-02)" w:date="2026-08-02T12:00:00Z">
              <w:r w:rsidRPr="00DC2F15">
                <w:rPr>
                  <w:rFonts w:ascii="Segoe UI" w:hAnsi="Segoe UI" w:cs="Segoe UI"/>
                  <w:sz w:val="22"/>
                  <w:szCs w:val="22"/>
                </w:rPr>
                <w:delText xml:space="preserve"> — Adjustment Mean Distribution-Based Normalization</w:delText>
              </w:r>
            </w:del>
          </w:p>
        </w:tc>
        <w:tc>
          <w:tcPr>
            <w:tcW w:w="709" w:type="dxa"/>
          </w:tcPr>
          <w:p w14:paraId="5429C9D3" w14:textId="77777777" w:rsidR="0054619F" w:rsidRPr="00DC2F15" w:rsidRDefault="0054619F" w:rsidP="00DC2F15">
            <w:pPr>
              <w:spacing w:line="276" w:lineRule="auto"/>
              <w:rPr>
                <w:rFonts w:ascii="Segoe UI" w:hAnsi="Segoe UI" w:cs="Segoe UI"/>
                <w:sz w:val="22"/>
                <w:szCs w:val="22"/>
              </w:rPr>
            </w:pPr>
            <w:del w:id="2723" w:author="Claude (NAR review, 2nd iteration 2026-08-02)" w:date="2026-08-02T12:00:00Z">
              <w:r w:rsidRPr="00DC2F15">
                <w:rPr>
                  <w:rFonts w:ascii="Segoe UI" w:hAnsi="Segoe UI" w:cs="Segoe UI"/>
                  <w:sz w:val="22"/>
                  <w:szCs w:val="22"/>
                </w:rPr>
                <w:delText xml:space="preserve">Yes</w:delText>
              </w:r>
            </w:del>
          </w:p>
        </w:tc>
        <w:tc>
          <w:tcPr>
            <w:tcW w:w="1701" w:type="dxa"/>
          </w:tcPr>
          <w:p w14:paraId="62308CED" w14:textId="2A64B20A" w:rsidR="0054619F" w:rsidRPr="00DC2F15" w:rsidRDefault="00D5737E" w:rsidP="00DC2F15">
            <w:pPr>
              <w:spacing w:line="276" w:lineRule="auto"/>
              <w:rPr>
                <w:rFonts w:ascii="Segoe UI" w:hAnsi="Segoe UI" w:cs="Segoe UI"/>
                <w:sz w:val="22"/>
                <w:szCs w:val="22"/>
              </w:rPr>
            </w:pPr>
            <w:del w:id="2724" w:author="Claude (NAR review, 2nd iteration 2026-08-02)" w:date="2026-08-02T12:00:00Z">
              <w:r w:rsidRPr="00DC2F15">
                <w:rPr>
                  <w:rFonts w:ascii="Segoe UI" w:hAnsi="Segoe UI" w:cs="Segoe UI"/>
                  <w:sz w:val="22"/>
                  <w:szCs w:val="22"/>
                </w:rPr>
                <w:delText xml:space="preserve">-</w:delText>
              </w:r>
            </w:del>
          </w:p>
        </w:tc>
        <w:tc>
          <w:tcPr>
            <w:tcW w:w="992" w:type="dxa"/>
          </w:tcPr>
          <w:p w14:paraId="708D8D19" w14:textId="17CBB503" w:rsidR="0054619F" w:rsidRPr="00DC2F15" w:rsidRDefault="00EA5FBE" w:rsidP="00DC2F15">
            <w:pPr>
              <w:spacing w:line="276" w:lineRule="auto"/>
              <w:rPr>
                <w:rFonts w:ascii="Segoe UI" w:hAnsi="Segoe UI" w:cs="Segoe UI"/>
                <w:sz w:val="22"/>
                <w:szCs w:val="22"/>
              </w:rPr>
            </w:pPr>
            <w:del w:id="2725" w:author="Claude (NAR review, 2nd iteration 2026-08-02)" w:date="2026-08-02T12:00:00Z">
              <w:r w:rsidRPr="00DC2F15">
                <w:rPr>
                  <w:rFonts w:ascii="Segoe UI" w:hAnsi="Segoe UI" w:cs="Segoe UI"/>
                  <w:sz w:val="22"/>
                  <w:szCs w:val="22"/>
                </w:rPr>
                <w:delText xml:space="preserve">no versioned release</w:delText>
              </w:r>
            </w:del>
          </w:p>
        </w:tc>
        <w:sdt>
          <w:sdtPr>
            <w:rPr>
              <w:rFonts w:ascii="Segoe UI" w:hAnsi="Segoe UI" w:cs="Segoe UI"/>
              <w:color w:val="000000"/>
              <w:sz w:val="22"/>
              <w:szCs w:val="22"/>
            </w:rPr>
            <w:tag w:val="MENDELEY_CITATION_v3_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"/>
            <w:id w:val="-70501975"/>
            <w:placeholder>
              <w:docPart w:val="DefaultPlaceholder_-1854013440"/>
            </w:placeholder>
          </w:sdtPr>
          <w:sdtEndPr/>
          <w:sdtContent>
            <w:tc>
              <w:tcPr>
                <w:tcW w:w="1984" w:type="dxa"/>
              </w:tcPr>
              <w:p w14:paraId="7B9B41CD" w14:textId="47DA6E9D" w:rsidR="0054619F" w:rsidRPr="00DC2F15" w:rsidRDefault="00543614" w:rsidP="00DC2F15">
                <w:pPr>
                  <w:spacing w:line="276" w:lineRule="auto"/>
                  <w:rPr>
                    <w:rFonts w:ascii="Segoe UI" w:hAnsi="Segoe UI" w:cs="Segoe UI"/>
                    <w:sz w:val="22"/>
                    <w:szCs w:val="22"/>
                  </w:rPr>
                </w:pPr>
                <w:del w:id="2726" w:author="Claude (NAR review, 2nd iteration 2026-08-02)" w:date="2026-08-02T12:00:00Z">
                  <w:r w:rsidRPr="00543614">
                    <w:rPr>
                      <w:rFonts w:ascii="Segoe UI" w:hAnsi="Segoe UI" w:cs="Segoe UI"/>
                      <w:color w:val="000000"/>
                      <w:sz w:val="22"/>
                      <w:szCs w:val="22"/>
                    </w:rPr>
                    <w:delText xml:space="preserve">(50)</w:delText>
                  </w:r>
                </w:del>
              </w:p>
            </w:tc>
          </w:sdtContent>
        </w:sdt>
        <w:tc>
          <w:tcPr>
            <w:tcW w:w="2400" w:type="dxa"/>
            <w:cellIns w:id="1136" w:author="Claude (NAR referee report 2026-08-02)" w:date="2026-08-02T00:00:00Z"/>
          </w:tcPr>
          <w:p>
            <w:pPr>
              <w:spacing w:line="276" w:lineRule="auto"/>
              <w:rPr>
                <w:rFonts w:ascii="Segoe UI" w:hAnsi="Segoe UI" w:cs="Segoe UI"/>
                <w:sz w:val="22"/>
                <w:szCs w:val="22"/>
              </w:rPr>
            </w:pPr>
          </w:p>
        </w:tc>
        <w:tc>
          <w:tcPr>
            <w:tcW w:w="2400" w:type="dxa"/>
            <w:cellIns w:id="1216" w:author="Claude (NAR referee report 2026-08-02)" w:date="2026-08-02T00:00:00Z"/>
          </w:tcPr>
          <w:p>
            <w:pPr>
              <w:spacing w:line="276" w:lineRule="auto"/>
              <w:rPr>
                <w:rFonts w:ascii="Segoe UI" w:hAnsi="Segoe UI" w:cs="Segoe UI"/>
                <w:sz w:val="22"/>
                <w:szCs w:val="22"/>
              </w:rPr>
            </w:pPr>
          </w:p>
        </w:tc>
        <w:tc>
          <w:tcPr>
            <w:tcW w:w="2400" w:type="dxa"/>
            <w:cellIns w:id="1336" w:author="Claude (NAR referee report 2026-08-02)" w:date="2026-08-02T00:00:00Z"/>
          </w:tcPr>
          <w:p>
            <w:pPr>
              <w:spacing w:line="276" w:lineRule="auto"/>
              <w:rPr>
                <w:rFonts w:ascii="Segoe UI" w:hAnsi="Segoe UI" w:cs="Segoe UI"/>
                <w:sz w:val="22"/>
                <w:szCs w:val="22"/>
              </w:rPr>
            </w:pPr>
          </w:p>
        </w:tc>
      </w:tr>
      <w:tr w:rsidR="0054619F" w:rsidRPr="00DC2F15" w14:paraId="512BB54A" w14:textId="77777777" w:rsidTr="00BA0C26">
        <w:trPr>
          <w:del w:id="2727" w:author="Claude (NAR review, 2nd iteration 2026-08-02)" w:date="2026-08-02T12:00:00Z"/>
        </w:trPr>
        <w:tc>
          <w:tcPr>
            <w:tcW w:w="1271" w:type="dxa"/>
          </w:tcPr>
          <w:p w14:paraId="216CA8E8" w14:textId="77777777" w:rsidR="0054619F" w:rsidRPr="00DC2F15" w:rsidRDefault="0054619F" w:rsidP="00DC2F15">
            <w:pPr>
              <w:spacing w:line="276" w:lineRule="auto"/>
              <w:rPr>
                <w:rFonts w:ascii="Segoe UI" w:hAnsi="Segoe UI" w:cs="Segoe UI"/>
                <w:sz w:val="22"/>
                <w:szCs w:val="22"/>
              </w:rPr>
            </w:pPr>
            <w:del w:id="2728" w:author="Claude (NAR review, 2nd iteration 2026-08-02)" w:date="2026-08-02T12:00:00Z">
              <w:r w:rsidRPr="00DC2F15">
                <w:rPr>
                  <w:rFonts w:ascii="Segoe UI" w:hAnsi="Segoe UI" w:cs="Segoe UI"/>
                  <w:sz w:val="22"/>
                  <w:szCs w:val="22"/>
                </w:rPr>
                <w:delText xml:space="preserve">34_arsyn</w:delText>
              </w:r>
            </w:del>
          </w:p>
        </w:tc>
        <w:tc>
          <w:tcPr>
            <w:tcW w:w="851" w:type="dxa"/>
          </w:tcPr>
          <w:p w14:paraId="6098A272" w14:textId="03968F67" w:rsidR="0054619F" w:rsidRPr="00DC2F15" w:rsidRDefault="00EE7F31" w:rsidP="00DC2F15">
            <w:pPr>
              <w:spacing w:line="276" w:lineRule="auto"/>
              <w:rPr>
                <w:rFonts w:ascii="Segoe UI" w:hAnsi="Segoe UI" w:cs="Segoe UI"/>
                <w:sz w:val="22"/>
                <w:szCs w:val="22"/>
              </w:rPr>
            </w:pPr>
            <w:del w:id="2729" w:author="Claude (NAR review, 2nd iteration 2026-08-02)" w:date="2026-08-02T12:00:00Z">
              <w:r w:rsidRPr="00DC2F15">
                <w:rPr>
                  <w:rFonts w:ascii="Segoe UI" w:hAnsi="Segoe UI" w:cs="Segoe UI"/>
                  <w:sz w:val="22"/>
                  <w:szCs w:val="22"/>
                </w:rPr>
                <w:delText xml:space="preserve">medium</w:delText>
              </w:r>
            </w:del>
          </w:p>
        </w:tc>
        <w:tc>
          <w:tcPr>
            <w:tcW w:w="1842" w:type="dxa"/>
          </w:tcPr>
          <w:p w14:paraId="5A9CEB45" w14:textId="6652B25F" w:rsidR="0054619F" w:rsidRPr="00DC2F15" w:rsidRDefault="00E85348" w:rsidP="00DC2F15">
            <w:pPr>
              <w:spacing w:line="276" w:lineRule="auto"/>
              <w:rPr>
                <w:rFonts w:ascii="Segoe UI" w:hAnsi="Segoe UI" w:cs="Segoe UI"/>
                <w:sz w:val="22"/>
                <w:szCs w:val="22"/>
              </w:rPr>
            </w:pPr>
            <w:del w:id="2730" w:author="Claude (NAR review, 2nd iteration 2026-08-02)" w:date="2026-08-02T12:00:00Z">
              <w:r w:rsidRPr="00DC2F15">
                <w:rPr>
                  <w:rFonts w:ascii="Segoe UI" w:hAnsi="Segoe UI" w:cs="Segoe UI"/>
                  <w:sz w:val="22"/>
                  <w:szCs w:val="22"/>
                </w:rPr>
                <w:delText xml:space="preserve">ARSyN — ANOVA-ASCA Removal of Systematic Noise</w:delText>
              </w:r>
            </w:del>
          </w:p>
        </w:tc>
        <w:tc>
          <w:tcPr>
            <w:tcW w:w="709" w:type="dxa"/>
          </w:tcPr>
          <w:p w14:paraId="50FA9992" w14:textId="77777777" w:rsidR="0054619F" w:rsidRPr="00DC2F15" w:rsidRDefault="0054619F" w:rsidP="00DC2F15">
            <w:pPr>
              <w:spacing w:line="276" w:lineRule="auto"/>
              <w:rPr>
                <w:rFonts w:ascii="Segoe UI" w:hAnsi="Segoe UI" w:cs="Segoe UI"/>
                <w:sz w:val="22"/>
                <w:szCs w:val="22"/>
              </w:rPr>
            </w:pPr>
            <w:del w:id="2731" w:author="Claude (NAR review, 2nd iteration 2026-08-02)" w:date="2026-08-02T12:00:00Z">
              <w:r w:rsidRPr="00DC2F15">
                <w:rPr>
                  <w:rFonts w:ascii="Segoe UI" w:hAnsi="Segoe UI" w:cs="Segoe UI"/>
                  <w:sz w:val="22"/>
                  <w:szCs w:val="22"/>
                </w:rPr>
                <w:delText xml:space="preserve">Yes</w:delText>
              </w:r>
            </w:del>
          </w:p>
        </w:tc>
        <w:tc>
          <w:tcPr>
            <w:tcW w:w="1701" w:type="dxa"/>
          </w:tcPr>
          <w:p w14:paraId="38E25845" w14:textId="57AF6C1B" w:rsidR="0054619F" w:rsidRPr="00DC2F15" w:rsidRDefault="00B1377A" w:rsidP="00DC2F15">
            <w:pPr>
              <w:spacing w:line="276" w:lineRule="auto"/>
              <w:rPr>
                <w:rFonts w:ascii="Segoe UI" w:hAnsi="Segoe UI" w:cs="Segoe UI"/>
                <w:sz w:val="22"/>
                <w:szCs w:val="22"/>
              </w:rPr>
            </w:pPr>
            <w:del w:id="2732" w:author="Claude (NAR review, 2nd iteration 2026-08-02)" w:date="2026-08-02T12:00:00Z">
              <w:r w:rsidRPr="00DC2F15">
                <w:rPr>
                  <w:rFonts w:ascii="Segoe UI" w:hAnsi="Segoe UI" w:cs="Segoe UI"/>
                  <w:sz w:val="22"/>
                  <w:szCs w:val="22"/>
                </w:rPr>
                <w:delText xml:space="preserve">-</w:delText>
              </w:r>
            </w:del>
          </w:p>
        </w:tc>
        <w:tc>
          <w:tcPr>
            <w:tcW w:w="992" w:type="dxa"/>
          </w:tcPr>
          <w:p w14:paraId="771E83D1" w14:textId="75A9680A" w:rsidR="0054619F" w:rsidRPr="00DC2F15" w:rsidRDefault="00B1377A" w:rsidP="00DC2F15">
            <w:pPr>
              <w:spacing w:line="276" w:lineRule="auto"/>
              <w:rPr>
                <w:rFonts w:ascii="Segoe UI" w:hAnsi="Segoe UI" w:cs="Segoe UI"/>
                <w:sz w:val="22"/>
                <w:szCs w:val="22"/>
              </w:rPr>
            </w:pPr>
            <w:del w:id="2733" w:author="Claude (NAR review, 2nd iteration 2026-08-02)" w:date="2026-08-02T12:00:00Z">
              <w:r w:rsidRPr="00DC2F15">
                <w:rPr>
                  <w:rFonts w:ascii="Segoe UI" w:hAnsi="Segoe UI" w:cs="Segoe UI"/>
                  <w:sz w:val="22"/>
                  <w:szCs w:val="22"/>
                </w:rPr>
                <w:delText xml:space="preserve">2.56.0</w:delText>
              </w:r>
            </w:del>
          </w:p>
        </w:tc>
        <w:sdt>
          <w:sdtPr>
            <w:rPr>
              <w:rFonts w:ascii="Segoe UI" w:hAnsi="Segoe UI" w:cs="Segoe UI"/>
              <w:color w:val="000000"/>
              <w:sz w:val="22"/>
              <w:szCs w:val="22"/>
            </w:rPr>
            <w:tag w:val="MENDELEY_CITATION_v3_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"/>
            <w:id w:val="1062593275"/>
            <w:placeholder>
              <w:docPart w:val="DefaultPlaceholder_-1854013440"/>
            </w:placeholder>
          </w:sdtPr>
          <w:sdtEndPr/>
          <w:sdtContent>
            <w:tc>
              <w:tcPr>
                <w:tcW w:w="1984" w:type="dxa"/>
              </w:tcPr>
              <w:p w14:paraId="5E612DED" w14:textId="1A5581AB" w:rsidR="0054619F" w:rsidRPr="00DC2F15" w:rsidRDefault="00543614" w:rsidP="00DC2F15">
                <w:pPr>
                  <w:spacing w:line="276" w:lineRule="auto"/>
                  <w:rPr>
                    <w:rFonts w:ascii="Segoe UI" w:hAnsi="Segoe UI" w:cs="Segoe UI"/>
                    <w:sz w:val="22"/>
                    <w:szCs w:val="22"/>
                  </w:rPr>
                </w:pPr>
                <w:del w:id="2734" w:author="Claude (NAR review, 2nd iteration 2026-08-02)" w:date="2026-08-02T12:00:00Z">
                  <w:r w:rsidRPr="00543614">
                    <w:rPr>
                      <w:rFonts w:ascii="Segoe UI" w:hAnsi="Segoe UI" w:cs="Segoe UI"/>
                      <w:color w:val="000000"/>
                      <w:sz w:val="22"/>
                      <w:szCs w:val="22"/>
                    </w:rPr>
                    <w:delText xml:space="preserve">(51)</w:delText>
                  </w:r>
                </w:del>
              </w:p>
            </w:tc>
          </w:sdtContent>
        </w:sdt>
        <w:tc>
          <w:tcPr>
            <w:tcW w:w="2400" w:type="dxa"/>
            <w:cellIns w:id="1138" w:author="Claude (NAR referee report 2026-08-02)" w:date="2026-08-02T00:00:00Z"/>
          </w:tcPr>
          <w:p>
            <w:pPr>
              <w:spacing w:line="276" w:lineRule="auto"/>
              <w:rPr>
                <w:rFonts w:ascii="Segoe UI" w:hAnsi="Segoe UI" w:cs="Segoe UI"/>
                <w:sz w:val="22"/>
                <w:szCs w:val="22"/>
              </w:rPr>
            </w:pPr>
          </w:p>
        </w:tc>
        <w:tc>
          <w:tcPr>
            <w:tcW w:w="2400" w:type="dxa"/>
            <w:cellIns w:id="1218" w:author="Claude (NAR referee report 2026-08-02)" w:date="2026-08-02T00:00:00Z"/>
          </w:tcPr>
          <w:p>
            <w:pPr>
              <w:spacing w:line="276" w:lineRule="auto"/>
              <w:rPr>
                <w:rFonts w:ascii="Segoe UI" w:hAnsi="Segoe UI" w:cs="Segoe UI"/>
                <w:sz w:val="22"/>
                <w:szCs w:val="22"/>
              </w:rPr>
            </w:pPr>
          </w:p>
        </w:tc>
        <w:tc>
          <w:tcPr>
            <w:tcW w:w="2400" w:type="dxa"/>
            <w:cellIns w:id="1338" w:author="Claude (NAR referee report 2026-08-02)" w:date="2026-08-02T00:00:00Z"/>
          </w:tcPr>
          <w:p>
            <w:pPr>
              <w:spacing w:line="276" w:lineRule="auto"/>
              <w:rPr>
                <w:rFonts w:ascii="Segoe UI" w:hAnsi="Segoe UI" w:cs="Segoe UI"/>
                <w:sz w:val="22"/>
                <w:szCs w:val="22"/>
              </w:rPr>
            </w:pPr>
          </w:p>
        </w:tc>
      </w:tr>
      <w:tr w:rsidR="0054619F" w:rsidRPr="00DC2F15" w14:paraId="74A162C8" w14:textId="77777777" w:rsidTr="00BA0C26">
        <w:trPr>
          <w:del w:id="2735" w:author="Claude (NAR review, 2nd iteration 2026-08-02)" w:date="2026-08-02T12:00:00Z"/>
        </w:trPr>
        <w:tc>
          <w:tcPr>
            <w:tcW w:w="1271" w:type="dxa"/>
          </w:tcPr>
          <w:p w14:paraId="14D6A9B5" w14:textId="35CFA876" w:rsidR="0054619F" w:rsidRPr="00DC2F15" w:rsidRDefault="000E53BA" w:rsidP="00DC2F15">
            <w:pPr>
              <w:spacing w:line="276" w:lineRule="auto"/>
              <w:rPr>
                <w:rFonts w:ascii="Segoe UI" w:hAnsi="Segoe UI" w:cs="Segoe UI"/>
                <w:sz w:val="22"/>
                <w:szCs w:val="22"/>
              </w:rPr>
            </w:pPr>
            <w:del w:id="2736" w:author="Claude (NAR review, 2nd iteration 2026-08-02)" w:date="2026-08-02T12:00:00Z">
              <w:r w:rsidRPr="00DC2F15">
                <w:rPr>
                  <w:rFonts w:ascii="Segoe UI" w:hAnsi="Segoe UI" w:cs="Segoe UI"/>
                  <w:sz w:val="22"/>
                  <w:szCs w:val="22"/>
                </w:rPr>
                <w:delText xml:space="preserve">35_dasc</w:delText>
              </w:r>
            </w:del>
          </w:p>
        </w:tc>
        <w:tc>
          <w:tcPr>
            <w:tcW w:w="851" w:type="dxa"/>
          </w:tcPr>
          <w:p w14:paraId="0A3945B8" w14:textId="332159F5" w:rsidR="0054619F" w:rsidRPr="00DC2F15" w:rsidRDefault="000E53BA" w:rsidP="00DC2F15">
            <w:pPr>
              <w:spacing w:line="276" w:lineRule="auto"/>
              <w:rPr>
                <w:rFonts w:ascii="Segoe UI" w:hAnsi="Segoe UI" w:cs="Segoe UI"/>
                <w:sz w:val="22"/>
                <w:szCs w:val="22"/>
              </w:rPr>
            </w:pPr>
            <w:del w:id="2737" w:author="Claude (NAR review, 2nd iteration 2026-08-02)" w:date="2026-08-02T12:00:00Z">
              <w:r w:rsidRPr="00DC2F15">
                <w:rPr>
                  <w:rFonts w:ascii="Segoe UI" w:hAnsi="Segoe UI" w:cs="Segoe UI"/>
                  <w:sz w:val="22"/>
                  <w:szCs w:val="22"/>
                </w:rPr>
                <w:delText xml:space="preserve">medium</w:delText>
              </w:r>
            </w:del>
          </w:p>
        </w:tc>
        <w:tc>
          <w:tcPr>
            <w:tcW w:w="1842" w:type="dxa"/>
          </w:tcPr>
          <w:p w14:paraId="523469D3" w14:textId="5C9BB775" w:rsidR="0054619F" w:rsidRPr="00DC2F15" w:rsidRDefault="004503CF" w:rsidP="00DC2F15">
            <w:pPr>
              <w:spacing w:line="276" w:lineRule="auto"/>
              <w:rPr>
                <w:rFonts w:ascii="Segoe UI" w:hAnsi="Segoe UI" w:cs="Segoe UI"/>
                <w:sz w:val="22"/>
                <w:szCs w:val="22"/>
              </w:rPr>
            </w:pPr>
            <w:del w:id="2738" w:author="Claude (NAR review, 2nd iteration 2026-08-02)" w:date="2026-08-02T12:00:00Z">
              <w:r w:rsidRPr="00DC2F15">
                <w:rPr>
                  <w:rFonts w:ascii="Segoe UI" w:hAnsi="Segoe UI" w:cs="Segoe UI"/>
                  <w:sz w:val="22"/>
                  <w:szCs w:val="22"/>
                </w:rPr>
                <w:delText xml:space="preserve">DASC — Data-Adaptive Shrinkage and Clustering</w:delText>
              </w:r>
            </w:del>
          </w:p>
        </w:tc>
        <w:tc>
          <w:tcPr>
            <w:tcW w:w="709" w:type="dxa"/>
          </w:tcPr>
          <w:p w14:paraId="3FCCB685" w14:textId="77777777" w:rsidR="0054619F" w:rsidRPr="00DC2F15" w:rsidRDefault="0054619F" w:rsidP="00DC2F15">
            <w:pPr>
              <w:spacing w:line="276" w:lineRule="auto"/>
              <w:rPr>
                <w:rFonts w:ascii="Segoe UI" w:hAnsi="Segoe UI" w:cs="Segoe UI"/>
                <w:sz w:val="22"/>
                <w:szCs w:val="22"/>
              </w:rPr>
            </w:pPr>
            <w:del w:id="2739" w:author="Claude (NAR review, 2nd iteration 2026-08-02)" w:date="2026-08-02T12:00:00Z">
              <w:r w:rsidRPr="00DC2F15">
                <w:rPr>
                  <w:rFonts w:ascii="Segoe UI" w:hAnsi="Segoe UI" w:cs="Segoe UI"/>
                  <w:sz w:val="22"/>
                  <w:szCs w:val="22"/>
                </w:rPr>
                <w:delText xml:space="preserve">No</w:delText>
              </w:r>
            </w:del>
          </w:p>
        </w:tc>
        <w:tc>
          <w:tcPr>
            <w:tcW w:w="1701" w:type="dxa"/>
          </w:tcPr>
          <w:p w14:paraId="2B82D141" w14:textId="135FD520" w:rsidR="0054619F" w:rsidRPr="00DC2F15" w:rsidRDefault="004503CF" w:rsidP="00DC2F15">
            <w:pPr>
              <w:spacing w:line="276" w:lineRule="auto"/>
              <w:rPr>
                <w:rFonts w:ascii="Segoe UI" w:hAnsi="Segoe UI" w:cs="Segoe UI"/>
                <w:sz w:val="22"/>
                <w:szCs w:val="22"/>
              </w:rPr>
            </w:pPr>
            <w:del w:id="2740" w:author="Claude (NAR review, 2nd iteration 2026-08-02)" w:date="2026-08-02T12:00:00Z">
              <w:r w:rsidRPr="00DC2F15">
                <w:rPr>
                  <w:rFonts w:ascii="Segoe UI" w:hAnsi="Segoe UI" w:cs="Segoe UI"/>
                  <w:sz w:val="22"/>
                  <w:szCs w:val="22"/>
                </w:rPr>
                <w:delText xml:space="preserve">DASC returns semi-NMF cluster assignments, not a corrected expression matrix</w:delText>
              </w:r>
            </w:del>
            <w:del w:id="2741" w:author="Claude (NAR review, 2nd iteration 2026-08-02)" w:date="2026-08-02T12:00:00Z">
              <w:r w:rsidR="00400F50" w:rsidRPr="00DC2F15">
                <w:rPr>
                  <w:rFonts w:ascii="Segoe UI" w:hAnsi="Segoe UI" w:cs="Segoe UI"/>
                  <w:sz w:val="22"/>
                  <w:szCs w:val="22"/>
                </w:rPr>
                <w:delText xml:space="preserve">.</w:delText>
              </w:r>
            </w:del>
          </w:p>
        </w:tc>
        <w:tc>
          <w:tcPr>
            <w:tcW w:w="992" w:type="dxa"/>
          </w:tcPr>
          <w:p w14:paraId="5796050F" w14:textId="3814FE59" w:rsidR="0054619F" w:rsidRPr="00DC2F15" w:rsidRDefault="004D28F3" w:rsidP="00DC2F15">
            <w:pPr>
              <w:spacing w:line="276" w:lineRule="auto"/>
              <w:rPr>
                <w:rFonts w:ascii="Segoe UI" w:hAnsi="Segoe UI" w:cs="Segoe UI"/>
                <w:sz w:val="22"/>
                <w:szCs w:val="22"/>
              </w:rPr>
            </w:pPr>
            <w:del w:id="2742" w:author="Claude (NAR review, 2nd iteration 2026-08-02)" w:date="2026-08-02T12:00:00Z">
              <w:r w:rsidRPr="00DC2F15">
                <w:rPr>
                  <w:rFonts w:ascii="Segoe UI" w:hAnsi="Segoe UI" w:cs="Segoe UI"/>
                  <w:sz w:val="22"/>
                  <w:szCs w:val="22"/>
                </w:rPr>
                <w:delText xml:space="preserve">-</w:delText>
              </w:r>
            </w:del>
          </w:p>
        </w:tc>
        <w:sdt>
          <w:sdtPr>
            <w:rPr>
              <w:rFonts w:ascii="Segoe UI" w:hAnsi="Segoe UI" w:cs="Segoe UI"/>
              <w:color w:val="000000"/>
              <w:sz w:val="22"/>
              <w:szCs w:val="22"/>
            </w:rPr>
            <w:tag w:val="MENDELEY_CITATION_v3_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"/>
            <w:id w:val="-1478523303"/>
            <w:placeholder>
              <w:docPart w:val="DefaultPlaceholder_-1854013440"/>
            </w:placeholder>
          </w:sdtPr>
          <w:sdtEndPr/>
          <w:sdtContent>
            <w:tc>
              <w:tcPr>
                <w:tcW w:w="1984" w:type="dxa"/>
              </w:tcPr>
              <w:p w14:paraId="54A26249" w14:textId="5C59D780" w:rsidR="0054619F" w:rsidRPr="00DC2F15" w:rsidRDefault="00543614" w:rsidP="00DC2F15">
                <w:pPr>
                  <w:spacing w:line="276" w:lineRule="auto"/>
                  <w:rPr>
                    <w:rFonts w:ascii="Segoe UI" w:hAnsi="Segoe UI" w:cs="Segoe UI"/>
                    <w:sz w:val="22"/>
                    <w:szCs w:val="22"/>
                  </w:rPr>
                </w:pPr>
                <w:del w:id="2743" w:author="Claude (NAR review, 2nd iteration 2026-08-02)" w:date="2026-08-02T12:00:00Z">
                  <w:r w:rsidRPr="00543614">
                    <w:rPr>
                      <w:rFonts w:ascii="Segoe UI" w:hAnsi="Segoe UI" w:cs="Segoe UI"/>
                      <w:color w:val="000000"/>
                      <w:sz w:val="22"/>
                      <w:szCs w:val="22"/>
                    </w:rPr>
                    <w:delText xml:space="preserve">(52)</w:delText>
                  </w:r>
                </w:del>
              </w:p>
            </w:tc>
          </w:sdtContent>
        </w:sdt>
        <w:tc>
          <w:tcPr>
            <w:tcW w:w="2400" w:type="dxa"/>
            <w:cellIns w:id="1140" w:author="Claude (NAR referee report 2026-08-02)" w:date="2026-08-02T00:00:00Z"/>
          </w:tcPr>
          <w:p>
            <w:pPr>
              <w:spacing w:line="276" w:lineRule="auto"/>
              <w:rPr>
                <w:rFonts w:ascii="Segoe UI" w:hAnsi="Segoe UI" w:cs="Segoe UI"/>
                <w:sz w:val="22"/>
                <w:szCs w:val="22"/>
              </w:rPr>
            </w:pPr>
          </w:p>
        </w:tc>
        <w:tc>
          <w:tcPr>
            <w:tcW w:w="2400" w:type="dxa"/>
            <w:cellIns w:id="1220" w:author="Claude (NAR referee report 2026-08-02)" w:date="2026-08-02T00:00:00Z"/>
          </w:tcPr>
          <w:p>
            <w:pPr>
              <w:spacing w:line="276" w:lineRule="auto"/>
              <w:rPr>
                <w:rFonts w:ascii="Segoe UI" w:hAnsi="Segoe UI" w:cs="Segoe UI"/>
                <w:sz w:val="22"/>
                <w:szCs w:val="22"/>
              </w:rPr>
            </w:pPr>
          </w:p>
        </w:tc>
        <w:tc>
          <w:tcPr>
            <w:tcW w:w="2400" w:type="dxa"/>
            <w:cellIns w:id="1340" w:author="Claude (NAR referee report 2026-08-02)" w:date="2026-08-02T00:00:00Z"/>
          </w:tcPr>
          <w:p>
            <w:pPr>
              <w:spacing w:line="276" w:lineRule="auto"/>
              <w:rPr>
                <w:rFonts w:ascii="Segoe UI" w:hAnsi="Segoe UI" w:cs="Segoe UI"/>
                <w:sz w:val="22"/>
                <w:szCs w:val="22"/>
              </w:rPr>
            </w:pPr>
          </w:p>
        </w:tc>
      </w:tr>
      <w:tr w:rsidR="0054619F" w:rsidRPr="00DC2F15" w14:paraId="49E3B7D8" w14:textId="77777777" w:rsidTr="00BA0C26">
        <w:trPr>
          <w:del w:id="2744" w:author="Claude (NAR review, 2nd iteration 2026-08-02)" w:date="2026-08-02T12:00:00Z"/>
        </w:trPr>
        <w:tc>
          <w:tcPr>
            <w:tcW w:w="1271" w:type="dxa"/>
          </w:tcPr>
          <w:p w14:paraId="6E5791CF" w14:textId="77777777" w:rsidR="0054619F" w:rsidRPr="00DC2F15" w:rsidRDefault="0054619F" w:rsidP="00DC2F15">
            <w:pPr>
              <w:spacing w:line="276" w:lineRule="auto"/>
              <w:rPr>
                <w:rFonts w:ascii="Segoe UI" w:hAnsi="Segoe UI" w:cs="Segoe UI"/>
                <w:sz w:val="22"/>
                <w:szCs w:val="22"/>
              </w:rPr>
            </w:pPr>
            <w:del w:id="2745" w:author="Claude (NAR review, 2nd iteration 2026-08-02)" w:date="2026-08-02T12:00:00Z">
              <w:r w:rsidRPr="00DC2F15">
                <w:rPr>
                  <w:rFonts w:ascii="Segoe UI" w:hAnsi="Segoe UI" w:cs="Segoe UI"/>
                  <w:sz w:val="22"/>
                  <w:szCs w:val="22"/>
                </w:rPr>
                <w:delText xml:space="preserve">36_explobatch</w:delText>
              </w:r>
            </w:del>
          </w:p>
        </w:tc>
        <w:tc>
          <w:tcPr>
            <w:tcW w:w="851" w:type="dxa"/>
          </w:tcPr>
          <w:p w14:paraId="3081957B" w14:textId="63E03CC6" w:rsidR="0054619F" w:rsidRPr="00DC2F15" w:rsidRDefault="00FD48BF" w:rsidP="00DC2F15">
            <w:pPr>
              <w:spacing w:line="276" w:lineRule="auto"/>
              <w:rPr>
                <w:rFonts w:ascii="Segoe UI" w:hAnsi="Segoe UI" w:cs="Segoe UI"/>
                <w:sz w:val="22"/>
                <w:szCs w:val="22"/>
              </w:rPr>
            </w:pPr>
            <w:del w:id="2746" w:author="Claude (NAR review, 2nd iteration 2026-08-02)" w:date="2026-08-02T12:00:00Z">
              <w:r w:rsidRPr="00DC2F15">
                <w:rPr>
                  <w:rFonts w:ascii="Segoe UI" w:hAnsi="Segoe UI" w:cs="Segoe UI"/>
                  <w:sz w:val="22"/>
                  <w:szCs w:val="22"/>
                </w:rPr>
                <w:delText xml:space="preserve">high</w:delText>
              </w:r>
            </w:del>
          </w:p>
        </w:tc>
        <w:tc>
          <w:tcPr>
            <w:tcW w:w="1842" w:type="dxa"/>
          </w:tcPr>
          <w:p w14:paraId="76505D15" w14:textId="1E096DF2" w:rsidR="0054619F" w:rsidRPr="00DC2F15" w:rsidRDefault="00FD48BF" w:rsidP="00DC2F15">
            <w:pPr>
              <w:spacing w:line="276" w:lineRule="auto"/>
              <w:rPr>
                <w:rFonts w:ascii="Segoe UI" w:hAnsi="Segoe UI" w:cs="Segoe UI"/>
                <w:sz w:val="22"/>
                <w:szCs w:val="22"/>
              </w:rPr>
            </w:pPr>
            <w:proofErr w:type="spellStart"/>
            <w:del w:id="2747" w:author="Claude (NAR review, 2nd iteration 2026-08-02)" w:date="2026-08-02T12:00:00Z">
              <w:r w:rsidRPr="00DC2F15">
                <w:rPr>
                  <w:rFonts w:ascii="Segoe UI" w:hAnsi="Segoe UI" w:cs="Segoe UI"/>
                  <w:sz w:val="22"/>
                  <w:szCs w:val="22"/>
                </w:rPr>
                <w:delText xml:space="preserve">exploBATCH</w:delText>
              </w:r>
            </w:del>
            <w:proofErr w:type="spellEnd"/>
            <w:del w:id="2748" w:author="Claude (NAR review, 2nd iteration 2026-08-02)" w:date="2026-08-02T12:00:00Z">
              <w:r w:rsidRPr="00DC2F15">
                <w:rPr>
                  <w:rFonts w:ascii="Segoe UI" w:hAnsi="Segoe UI" w:cs="Segoe UI"/>
                  <w:sz w:val="22"/>
                  <w:szCs w:val="22"/>
                </w:rPr>
                <w:delText xml:space="preserve"> — PPCCA-based </w:delText>
              </w:r>
            </w:del>
            <w:del w:id="2749" w:author="Claude (NAR review, 2nd iteration 2026-08-02)" w:date="2026-08-02T12:00:00Z">
              <w:r w:rsidRPr="00DC2F15">
                <w:rPr>
                  <w:rFonts w:ascii="Segoe UI" w:hAnsi="Segoe UI" w:cs="Segoe UI"/>
                  <w:sz w:val="22"/>
                  <w:szCs w:val="22"/>
                </w:rPr>
                <w:lastRenderedPageBreak/>
                <w:delText xml:space="preserve">batch detection and correction</w:delText>
              </w:r>
            </w:del>
          </w:p>
        </w:tc>
        <w:tc>
          <w:tcPr>
            <w:tcW w:w="709" w:type="dxa"/>
          </w:tcPr>
          <w:p w14:paraId="040FE0D3" w14:textId="77777777" w:rsidR="0054619F" w:rsidRPr="00DC2F15" w:rsidRDefault="0054619F" w:rsidP="00DC2F15">
            <w:pPr>
              <w:spacing w:line="276" w:lineRule="auto"/>
              <w:rPr>
                <w:rFonts w:ascii="Segoe UI" w:hAnsi="Segoe UI" w:cs="Segoe UI"/>
                <w:sz w:val="22"/>
                <w:szCs w:val="22"/>
              </w:rPr>
            </w:pPr>
            <w:del w:id="2750" w:author="Claude (NAR review, 2nd iteration 2026-08-02)" w:date="2026-08-02T12:00:00Z">
              <w:r w:rsidRPr="00DC2F15">
                <w:rPr>
                  <w:rFonts w:ascii="Segoe UI" w:hAnsi="Segoe UI" w:cs="Segoe UI"/>
                  <w:sz w:val="22"/>
                  <w:szCs w:val="22"/>
                </w:rPr>
                <w:lastRenderedPageBreak/>
                <w:delText xml:space="preserve">Yes</w:delText>
              </w:r>
            </w:del>
          </w:p>
        </w:tc>
        <w:tc>
          <w:tcPr>
            <w:tcW w:w="1701" w:type="dxa"/>
          </w:tcPr>
          <w:p w14:paraId="7030AB3B" w14:textId="46CDE0C1" w:rsidR="0054619F" w:rsidRPr="00DC2F15" w:rsidRDefault="00133A99" w:rsidP="00DC2F15">
            <w:pPr>
              <w:spacing w:line="276" w:lineRule="auto"/>
              <w:rPr>
                <w:rFonts w:ascii="Segoe UI" w:hAnsi="Segoe UI" w:cs="Segoe UI"/>
                <w:sz w:val="22"/>
                <w:szCs w:val="22"/>
              </w:rPr>
            </w:pPr>
            <w:del w:id="2751" w:author="Claude (NAR review, 2nd iteration 2026-08-02)" w:date="2026-08-02T12:00:00Z">
              <w:r w:rsidRPr="00DC2F15">
                <w:rPr>
                  <w:rFonts w:ascii="Segoe UI" w:hAnsi="Segoe UI" w:cs="Segoe UI"/>
                  <w:sz w:val="22"/>
                  <w:szCs w:val="22"/>
                </w:rPr>
                <w:delText xml:space="preserve">-</w:delText>
              </w:r>
            </w:del>
          </w:p>
        </w:tc>
        <w:tc>
          <w:tcPr>
            <w:tcW w:w="992" w:type="dxa"/>
          </w:tcPr>
          <w:p w14:paraId="0DA097CE" w14:textId="3AC9AB1C" w:rsidR="0054619F" w:rsidRPr="00DC2F15" w:rsidRDefault="004D28F3" w:rsidP="00DC2F15">
            <w:pPr>
              <w:spacing w:line="276" w:lineRule="auto"/>
              <w:rPr>
                <w:rFonts w:ascii="Segoe UI" w:hAnsi="Segoe UI" w:cs="Segoe UI"/>
                <w:sz w:val="22"/>
                <w:szCs w:val="22"/>
              </w:rPr>
            </w:pPr>
            <w:del w:id="2752" w:author="Claude (NAR review, 2nd iteration 2026-08-02)" w:date="2026-08-02T12:00:00Z">
              <w:r w:rsidRPr="00DC2F15">
                <w:rPr>
                  <w:rFonts w:ascii="Segoe UI" w:hAnsi="Segoe UI" w:cs="Segoe UI"/>
                  <w:sz w:val="22"/>
                  <w:szCs w:val="22"/>
                </w:rPr>
                <w:delText xml:space="preserve">no version</w:delText>
              </w:r>
            </w:del>
            <w:del w:id="2753" w:author="Claude (NAR review, 2nd iteration 2026-08-02)" w:date="2026-08-02T12:00:00Z">
              <w:r w:rsidRPr="00DC2F15">
                <w:rPr>
                  <w:rFonts w:ascii="Segoe UI" w:hAnsi="Segoe UI" w:cs="Segoe UI"/>
                  <w:sz w:val="22"/>
                  <w:szCs w:val="22"/>
                </w:rPr>
                <w:lastRenderedPageBreak/>
                <w:delText xml:space="preserve">ed release</w:delText>
              </w:r>
            </w:del>
          </w:p>
        </w:tc>
        <w:sdt>
          <w:sdtPr>
            <w:rPr>
              <w:rFonts w:ascii="Segoe UI" w:hAnsi="Segoe UI" w:cs="Segoe UI"/>
              <w:color w:val="000000"/>
              <w:sz w:val="22"/>
              <w:szCs w:val="22"/>
            </w:rPr>
            <w:tag w:val="MENDELEY_CITATION_v3_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"/>
            <w:id w:val="1076403612"/>
            <w:placeholder>
              <w:docPart w:val="DefaultPlaceholder_-1854013440"/>
            </w:placeholder>
          </w:sdtPr>
          <w:sdtEndPr/>
          <w:sdtContent>
            <w:tc>
              <w:tcPr>
                <w:tcW w:w="1984" w:type="dxa"/>
              </w:tcPr>
              <w:p w14:paraId="1625F990" w14:textId="32EFE0E6" w:rsidR="0054619F" w:rsidRPr="00DC2F15" w:rsidRDefault="00543614" w:rsidP="00DC2F15">
                <w:pPr>
                  <w:spacing w:line="276" w:lineRule="auto"/>
                  <w:rPr>
                    <w:rFonts w:ascii="Segoe UI" w:hAnsi="Segoe UI" w:cs="Segoe UI"/>
                    <w:sz w:val="22"/>
                    <w:szCs w:val="22"/>
                  </w:rPr>
                </w:pPr>
                <w:del w:id="2754" w:author="Claude (NAR review, 2nd iteration 2026-08-02)" w:date="2026-08-02T12:00:00Z">
                  <w:r w:rsidRPr="00543614">
                    <w:rPr>
                      <w:rFonts w:ascii="Segoe UI" w:hAnsi="Segoe UI" w:cs="Segoe UI"/>
                      <w:color w:val="000000"/>
                      <w:sz w:val="22"/>
                      <w:szCs w:val="22"/>
                    </w:rPr>
                    <w:delText xml:space="preserve">(53)</w:delText>
                  </w:r>
                </w:del>
              </w:p>
            </w:tc>
          </w:sdtContent>
        </w:sdt>
        <w:tc>
          <w:tcPr>
            <w:tcW w:w="2400" w:type="dxa"/>
            <w:cellIns w:id="1142" w:author="Claude (NAR referee report 2026-08-02)" w:date="2026-08-02T00:00:00Z"/>
          </w:tcPr>
          <w:p>
            <w:pPr>
              <w:spacing w:line="276" w:lineRule="auto"/>
              <w:rPr>
                <w:rFonts w:ascii="Segoe UI" w:hAnsi="Segoe UI" w:cs="Segoe UI"/>
                <w:sz w:val="22"/>
                <w:szCs w:val="22"/>
              </w:rPr>
            </w:pPr>
          </w:p>
        </w:tc>
        <w:tc>
          <w:tcPr>
            <w:tcW w:w="2400" w:type="dxa"/>
            <w:cellIns w:id="1222" w:author="Claude (NAR referee report 2026-08-02)" w:date="2026-08-02T00:00:00Z"/>
          </w:tcPr>
          <w:p>
            <w:pPr>
              <w:spacing w:line="276" w:lineRule="auto"/>
              <w:rPr>
                <w:rFonts w:ascii="Segoe UI" w:hAnsi="Segoe UI" w:cs="Segoe UI"/>
                <w:sz w:val="22"/>
                <w:szCs w:val="22"/>
              </w:rPr>
            </w:pPr>
          </w:p>
        </w:tc>
        <w:tc>
          <w:tcPr>
            <w:tcW w:w="2400" w:type="dxa"/>
            <w:cellIns w:id="1342" w:author="Claude (NAR referee report 2026-08-02)" w:date="2026-08-02T00:00:00Z"/>
          </w:tcPr>
          <w:p>
            <w:pPr>
              <w:spacing w:line="276" w:lineRule="auto"/>
              <w:rPr>
                <w:rFonts w:ascii="Segoe UI" w:hAnsi="Segoe UI" w:cs="Segoe UI"/>
                <w:sz w:val="22"/>
                <w:szCs w:val="22"/>
              </w:rPr>
            </w:pPr>
          </w:p>
        </w:tc>
      </w:tr>
      <w:tr w:rsidR="0054619F" w:rsidRPr="00DC2F15" w14:paraId="041CD4F2" w14:textId="77777777" w:rsidTr="00BA0C26">
        <w:trPr>
          <w:del w:id="2755" w:author="Claude (NAR review, 2nd iteration 2026-08-02)" w:date="2026-08-02T12:00:00Z"/>
        </w:trPr>
        <w:tc>
          <w:tcPr>
            <w:tcW w:w="1271" w:type="dxa"/>
          </w:tcPr>
          <w:p w14:paraId="4010AB97" w14:textId="664B535E" w:rsidR="0054619F" w:rsidRPr="00DC2F15" w:rsidRDefault="00E41147" w:rsidP="00DC2F15">
            <w:pPr>
              <w:spacing w:line="276" w:lineRule="auto"/>
              <w:rPr>
                <w:rFonts w:ascii="Segoe UI" w:hAnsi="Segoe UI" w:cs="Segoe UI"/>
                <w:sz w:val="22"/>
                <w:szCs w:val="22"/>
              </w:rPr>
            </w:pPr>
            <w:del w:id="2756" w:author="Claude (NAR review, 2nd iteration 2026-08-02)" w:date="2026-08-02T12:00:00Z">
              <w:r w:rsidRPr="00DC2F15">
                <w:rPr>
                  <w:rFonts w:ascii="Segoe UI" w:hAnsi="Segoe UI" w:cs="Segoe UI"/>
                  <w:sz w:val="22"/>
                  <w:szCs w:val="22"/>
                </w:rPr>
                <w:delText xml:space="preserve">37_fabatch</w:delText>
              </w:r>
            </w:del>
          </w:p>
        </w:tc>
        <w:tc>
          <w:tcPr>
            <w:tcW w:w="851" w:type="dxa"/>
          </w:tcPr>
          <w:p w14:paraId="5A939CB1" w14:textId="1E7274A2" w:rsidR="0054619F" w:rsidRPr="00DC2F15" w:rsidRDefault="000D2458" w:rsidP="00DC2F15">
            <w:pPr>
              <w:spacing w:line="276" w:lineRule="auto"/>
              <w:rPr>
                <w:rFonts w:ascii="Segoe UI" w:hAnsi="Segoe UI" w:cs="Segoe UI"/>
                <w:sz w:val="22"/>
                <w:szCs w:val="22"/>
              </w:rPr>
            </w:pPr>
            <w:del w:id="2757" w:author="Claude (NAR review, 2nd iteration 2026-08-02)" w:date="2026-08-02T12:00:00Z">
              <w:r w:rsidRPr="00DC2F15">
                <w:rPr>
                  <w:rFonts w:ascii="Segoe UI" w:hAnsi="Segoe UI" w:cs="Segoe UI"/>
                  <w:sz w:val="22"/>
                  <w:szCs w:val="22"/>
                </w:rPr>
                <w:delText xml:space="preserve">medium</w:delText>
              </w:r>
            </w:del>
          </w:p>
        </w:tc>
        <w:tc>
          <w:tcPr>
            <w:tcW w:w="1842" w:type="dxa"/>
          </w:tcPr>
          <w:p w14:paraId="6BEF0E29" w14:textId="338DFA15" w:rsidR="0054619F" w:rsidRPr="00DC2F15" w:rsidRDefault="000D2458" w:rsidP="00DC2F15">
            <w:pPr>
              <w:spacing w:line="276" w:lineRule="auto"/>
              <w:rPr>
                <w:rFonts w:ascii="Segoe UI" w:hAnsi="Segoe UI" w:cs="Segoe UI"/>
                <w:sz w:val="22"/>
                <w:szCs w:val="22"/>
              </w:rPr>
            </w:pPr>
            <w:proofErr w:type="spellStart"/>
            <w:del w:id="2758" w:author="Claude (NAR review, 2nd iteration 2026-08-02)" w:date="2026-08-02T12:00:00Z">
              <w:r w:rsidRPr="00DC2F15">
                <w:rPr>
                  <w:rFonts w:ascii="Segoe UI" w:hAnsi="Segoe UI" w:cs="Segoe UI"/>
                  <w:sz w:val="22"/>
                  <w:szCs w:val="22"/>
                </w:rPr>
                <w:delText xml:space="preserve">FAbatch</w:delText>
              </w:r>
            </w:del>
            <w:proofErr w:type="spellEnd"/>
            <w:del w:id="2759" w:author="Claude (NAR review, 2nd iteration 2026-08-02)" w:date="2026-08-02T12:00:00Z">
              <w:r w:rsidRPr="00DC2F15">
                <w:rPr>
                  <w:rFonts w:ascii="Segoe UI" w:hAnsi="Segoe UI" w:cs="Segoe UI"/>
                  <w:sz w:val="22"/>
                  <w:szCs w:val="22"/>
                </w:rPr>
                <w:delText xml:space="preserve"> — Factor Adjustment batch correction</w:delText>
              </w:r>
            </w:del>
          </w:p>
        </w:tc>
        <w:tc>
          <w:tcPr>
            <w:tcW w:w="709" w:type="dxa"/>
          </w:tcPr>
          <w:p w14:paraId="4CFF2F42" w14:textId="77777777" w:rsidR="0054619F" w:rsidRPr="00DC2F15" w:rsidRDefault="0054619F" w:rsidP="00DC2F15">
            <w:pPr>
              <w:spacing w:line="276" w:lineRule="auto"/>
              <w:rPr>
                <w:rFonts w:ascii="Segoe UI" w:hAnsi="Segoe UI" w:cs="Segoe UI"/>
                <w:sz w:val="22"/>
                <w:szCs w:val="22"/>
              </w:rPr>
            </w:pPr>
            <w:del w:id="2760" w:author="Claude (NAR review, 2nd iteration 2026-08-02)" w:date="2026-08-02T12:00:00Z">
              <w:r w:rsidRPr="00DC2F15">
                <w:rPr>
                  <w:rFonts w:ascii="Segoe UI" w:hAnsi="Segoe UI" w:cs="Segoe UI"/>
                  <w:sz w:val="22"/>
                  <w:szCs w:val="22"/>
                </w:rPr>
                <w:delText xml:space="preserve">No</w:delText>
              </w:r>
            </w:del>
          </w:p>
        </w:tc>
        <w:tc>
          <w:tcPr>
            <w:tcW w:w="1701" w:type="dxa"/>
          </w:tcPr>
          <w:p w14:paraId="74C4D442" w14:textId="0E130C02" w:rsidR="0054619F" w:rsidRPr="00DC2F15" w:rsidRDefault="00E36D89" w:rsidP="00DC2F15">
            <w:pPr>
              <w:spacing w:line="276" w:lineRule="auto"/>
              <w:rPr>
                <w:rFonts w:ascii="Segoe UI" w:hAnsi="Segoe UI" w:cs="Segoe UI"/>
                <w:sz w:val="22"/>
                <w:szCs w:val="22"/>
              </w:rPr>
            </w:pPr>
            <w:del w:id="2761" w:author="Claude (NAR review, 2nd iteration 2026-08-02)" w:date="2026-08-02T12:00:00Z">
              <w:r w:rsidRPr="00DC2F15">
                <w:rPr>
                  <w:rFonts w:ascii="Segoe UI" w:hAnsi="Segoe UI" w:cs="Segoe UI"/>
                  <w:sz w:val="22"/>
                  <w:szCs w:val="22"/>
                </w:rPr>
                <w:delText xml:space="preserve">Failure to correctly install the repository after multiple attempts</w:delText>
              </w:r>
            </w:del>
          </w:p>
        </w:tc>
        <w:tc>
          <w:tcPr>
            <w:tcW w:w="992" w:type="dxa"/>
          </w:tcPr>
          <w:p w14:paraId="0FDB0106" w14:textId="60737E0A" w:rsidR="0054619F" w:rsidRPr="00DC2F15" w:rsidRDefault="008E0CFC" w:rsidP="00DC2F15">
            <w:pPr>
              <w:spacing w:line="276" w:lineRule="auto"/>
              <w:rPr>
                <w:rFonts w:ascii="Segoe UI" w:hAnsi="Segoe UI" w:cs="Segoe UI"/>
                <w:sz w:val="22"/>
                <w:szCs w:val="22"/>
              </w:rPr>
            </w:pPr>
            <w:del w:id="2762" w:author="Claude (NAR review, 2nd iteration 2026-08-02)" w:date="2026-08-02T12:00:00Z">
              <w:r w:rsidRPr="00DC2F15">
                <w:rPr>
                  <w:rFonts w:ascii="Segoe UI" w:hAnsi="Segoe UI" w:cs="Segoe UI"/>
                  <w:sz w:val="22"/>
                  <w:szCs w:val="22"/>
                </w:rPr>
                <w:delText xml:space="preserve">-</w:delText>
              </w:r>
            </w:del>
          </w:p>
        </w:tc>
        <w:sdt>
          <w:sdtPr>
            <w:rPr>
              <w:rFonts w:ascii="Segoe UI" w:hAnsi="Segoe UI" w:cs="Segoe UI"/>
              <w:color w:val="000000"/>
              <w:sz w:val="22"/>
              <w:szCs w:val="22"/>
            </w:rPr>
            <w:tag w:val="MENDELEY_CITATION_v3_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"/>
            <w:id w:val="-1902355914"/>
            <w:placeholder>
              <w:docPart w:val="DefaultPlaceholder_-1854013440"/>
            </w:placeholder>
          </w:sdtPr>
          <w:sdtEndPr/>
          <w:sdtContent>
            <w:tc>
              <w:tcPr>
                <w:tcW w:w="1984" w:type="dxa"/>
              </w:tcPr>
              <w:p w14:paraId="3E0FEDA6" w14:textId="3F521E72" w:rsidR="0054619F" w:rsidRPr="00DC2F15" w:rsidRDefault="00543614" w:rsidP="00DC2F15">
                <w:pPr>
                  <w:spacing w:line="276" w:lineRule="auto"/>
                  <w:rPr>
                    <w:rFonts w:ascii="Segoe UI" w:hAnsi="Segoe UI" w:cs="Segoe UI"/>
                    <w:sz w:val="22"/>
                    <w:szCs w:val="22"/>
                  </w:rPr>
                </w:pPr>
                <w:del w:id="2763" w:author="Claude (NAR review, 2nd iteration 2026-08-02)" w:date="2026-08-02T12:00:00Z">
                  <w:r w:rsidRPr="00543614">
                    <w:rPr>
                      <w:rFonts w:ascii="Segoe UI" w:hAnsi="Segoe UI" w:cs="Segoe UI"/>
                      <w:color w:val="000000"/>
                      <w:sz w:val="22"/>
                      <w:szCs w:val="22"/>
                    </w:rPr>
                    <w:delText xml:space="preserve">(54)</w:delText>
                  </w:r>
                </w:del>
              </w:p>
            </w:tc>
          </w:sdtContent>
        </w:sdt>
        <w:tc>
          <w:tcPr>
            <w:tcW w:w="2400" w:type="dxa"/>
            <w:cellIns w:id="1144" w:author="Claude (NAR referee report 2026-08-02)" w:date="2026-08-02T00:00:00Z"/>
          </w:tcPr>
          <w:p>
            <w:pPr>
              <w:spacing w:line="276" w:lineRule="auto"/>
              <w:rPr>
                <w:rFonts w:ascii="Segoe UI" w:hAnsi="Segoe UI" w:cs="Segoe UI"/>
                <w:sz w:val="22"/>
                <w:szCs w:val="22"/>
              </w:rPr>
            </w:pPr>
          </w:p>
        </w:tc>
        <w:tc>
          <w:tcPr>
            <w:tcW w:w="2400" w:type="dxa"/>
            <w:cellIns w:id="1224" w:author="Claude (NAR referee report 2026-08-02)" w:date="2026-08-02T00:00:00Z"/>
          </w:tcPr>
          <w:p>
            <w:pPr>
              <w:spacing w:line="276" w:lineRule="auto"/>
              <w:rPr>
                <w:rFonts w:ascii="Segoe UI" w:hAnsi="Segoe UI" w:cs="Segoe UI"/>
                <w:sz w:val="22"/>
                <w:szCs w:val="22"/>
              </w:rPr>
            </w:pPr>
          </w:p>
        </w:tc>
        <w:tc>
          <w:tcPr>
            <w:tcW w:w="2400" w:type="dxa"/>
            <w:cellIns w:id="1344" w:author="Claude (NAR referee report 2026-08-02)" w:date="2026-08-02T00:00:00Z"/>
          </w:tcPr>
          <w:p>
            <w:pPr>
              <w:spacing w:line="276" w:lineRule="auto"/>
              <w:rPr>
                <w:rFonts w:ascii="Segoe UI" w:hAnsi="Segoe UI" w:cs="Segoe UI"/>
                <w:sz w:val="22"/>
                <w:szCs w:val="22"/>
              </w:rPr>
            </w:pPr>
          </w:p>
        </w:tc>
      </w:tr>
      <w:tr w:rsidR="0054619F" w:rsidRPr="00DC2F15" w14:paraId="21E098E5" w14:textId="77777777" w:rsidTr="00BA0C26">
        <w:trPr>
          <w:del w:id="2764" w:author="Claude (NAR review, 2nd iteration 2026-08-02)" w:date="2026-08-02T12:00:00Z"/>
        </w:trPr>
        <w:tc>
          <w:tcPr>
            <w:tcW w:w="1271" w:type="dxa"/>
          </w:tcPr>
          <w:p w14:paraId="61220102" w14:textId="77777777" w:rsidR="0054619F" w:rsidRPr="00DC2F15" w:rsidRDefault="0054619F" w:rsidP="00DC2F15">
            <w:pPr>
              <w:spacing w:line="276" w:lineRule="auto"/>
              <w:rPr>
                <w:rFonts w:ascii="Segoe UI" w:hAnsi="Segoe UI" w:cs="Segoe UI"/>
                <w:sz w:val="22"/>
                <w:szCs w:val="22"/>
              </w:rPr>
            </w:pPr>
            <w:del w:id="2765" w:author="Claude (NAR review, 2nd iteration 2026-08-02)" w:date="2026-08-02T12:00:00Z">
              <w:r w:rsidRPr="00DC2F15">
                <w:rPr>
                  <w:rFonts w:ascii="Segoe UI" w:hAnsi="Segoe UI" w:cs="Segoe UI"/>
                  <w:sz w:val="22"/>
                  <w:szCs w:val="22"/>
                </w:rPr>
                <w:delText xml:space="preserve">38_harman</w:delText>
              </w:r>
            </w:del>
          </w:p>
        </w:tc>
        <w:tc>
          <w:tcPr>
            <w:tcW w:w="851" w:type="dxa"/>
          </w:tcPr>
          <w:p w14:paraId="708D934C" w14:textId="37298002" w:rsidR="0054619F" w:rsidRPr="00DC2F15" w:rsidRDefault="008E0CFC" w:rsidP="00DC2F15">
            <w:pPr>
              <w:spacing w:line="276" w:lineRule="auto"/>
              <w:rPr>
                <w:rFonts w:ascii="Segoe UI" w:hAnsi="Segoe UI" w:cs="Segoe UI"/>
                <w:sz w:val="22"/>
                <w:szCs w:val="22"/>
              </w:rPr>
            </w:pPr>
            <w:del w:id="2766" w:author="Claude (NAR review, 2nd iteration 2026-08-02)" w:date="2026-08-02T12:00:00Z">
              <w:r w:rsidRPr="00DC2F15">
                <w:rPr>
                  <w:rFonts w:ascii="Segoe UI" w:hAnsi="Segoe UI" w:cs="Segoe UI"/>
                  <w:sz w:val="22"/>
                  <w:szCs w:val="22"/>
                </w:rPr>
                <w:delText xml:space="preserve">medium</w:delText>
              </w:r>
            </w:del>
          </w:p>
        </w:tc>
        <w:tc>
          <w:tcPr>
            <w:tcW w:w="1842" w:type="dxa"/>
          </w:tcPr>
          <w:p w14:paraId="0258C831" w14:textId="58B27EC0" w:rsidR="0054619F" w:rsidRPr="00DC2F15" w:rsidRDefault="008E0CFC" w:rsidP="00DC2F15">
            <w:pPr>
              <w:spacing w:line="276" w:lineRule="auto"/>
              <w:rPr>
                <w:rFonts w:ascii="Segoe UI" w:hAnsi="Segoe UI" w:cs="Segoe UI"/>
                <w:sz w:val="22"/>
                <w:szCs w:val="22"/>
              </w:rPr>
            </w:pPr>
            <w:del w:id="2767" w:author="Claude (NAR review, 2nd iteration 2026-08-02)" w:date="2026-08-02T12:00:00Z">
              <w:r>
                <w:rPr>
                  <w:rFonts w:ascii="Segoe UI" w:hAnsi="Segoe UI" w:cs="Segoe UI"/>
                  <w:sz w:val="22"/>
                  <w:szCs w:val="22"/>
                </w:rPr>
                <w:delText xml:space="preserve">Harman — principal component analysis-based batch correction with an overcorrection-probability constraint</w:delText>
              </w:r>
            </w:del>
          </w:p>
        </w:tc>
        <w:tc>
          <w:tcPr>
            <w:tcW w:w="709" w:type="dxa"/>
          </w:tcPr>
          <w:p w14:paraId="2304C3C3" w14:textId="77777777" w:rsidR="0054619F" w:rsidRPr="00DC2F15" w:rsidRDefault="0054619F" w:rsidP="00DC2F15">
            <w:pPr>
              <w:spacing w:line="276" w:lineRule="auto"/>
              <w:rPr>
                <w:rFonts w:ascii="Segoe UI" w:hAnsi="Segoe UI" w:cs="Segoe UI"/>
                <w:sz w:val="22"/>
                <w:szCs w:val="22"/>
              </w:rPr>
            </w:pPr>
            <w:del w:id="2768" w:author="Claude (NAR review, 2nd iteration 2026-08-02)" w:date="2026-08-02T12:00:00Z">
              <w:r w:rsidRPr="00DC2F15">
                <w:rPr>
                  <w:rFonts w:ascii="Segoe UI" w:hAnsi="Segoe UI" w:cs="Segoe UI"/>
                  <w:sz w:val="22"/>
                  <w:szCs w:val="22"/>
                </w:rPr>
                <w:delText xml:space="preserve">Yes</w:delText>
              </w:r>
            </w:del>
          </w:p>
        </w:tc>
        <w:tc>
          <w:tcPr>
            <w:tcW w:w="1701" w:type="dxa"/>
          </w:tcPr>
          <w:p w14:paraId="08D6E005" w14:textId="651D5F1F" w:rsidR="0054619F" w:rsidRPr="00DC2F15" w:rsidRDefault="008E0CFC" w:rsidP="00DC2F15">
            <w:pPr>
              <w:spacing w:line="276" w:lineRule="auto"/>
              <w:rPr>
                <w:rFonts w:ascii="Segoe UI" w:hAnsi="Segoe UI" w:cs="Segoe UI"/>
                <w:sz w:val="22"/>
                <w:szCs w:val="22"/>
              </w:rPr>
            </w:pPr>
            <w:del w:id="2769" w:author="Claude (NAR review, 2nd iteration 2026-08-02)" w:date="2026-08-02T12:00:00Z">
              <w:r w:rsidRPr="00DC2F15">
                <w:rPr>
                  <w:rFonts w:ascii="Segoe UI" w:hAnsi="Segoe UI" w:cs="Segoe UI"/>
                  <w:sz w:val="22"/>
                  <w:szCs w:val="22"/>
                </w:rPr>
                <w:delText xml:space="preserve">-</w:delText>
              </w:r>
            </w:del>
          </w:p>
        </w:tc>
        <w:tc>
          <w:tcPr>
            <w:tcW w:w="992" w:type="dxa"/>
          </w:tcPr>
          <w:p w14:paraId="53C2A6D1" w14:textId="77777777" w:rsidR="0054619F" w:rsidRPr="00DC2F15" w:rsidRDefault="0054619F"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"/>
            <w:id w:val="64309128"/>
            <w:placeholder>
              <w:docPart w:val="DefaultPlaceholder_-1854013440"/>
            </w:placeholder>
          </w:sdtPr>
          <w:sdtEndPr/>
          <w:sdtContent>
            <w:tc>
              <w:tcPr>
                <w:tcW w:w="1984" w:type="dxa"/>
              </w:tcPr>
              <w:p w14:paraId="365CD192" w14:textId="19731AE5" w:rsidR="0054619F" w:rsidRPr="00DC2F15" w:rsidRDefault="00543614" w:rsidP="00DC2F15">
                <w:pPr>
                  <w:spacing w:line="276" w:lineRule="auto"/>
                  <w:rPr>
                    <w:rFonts w:ascii="Segoe UI" w:hAnsi="Segoe UI" w:cs="Segoe UI"/>
                    <w:sz w:val="22"/>
                    <w:szCs w:val="22"/>
                  </w:rPr>
                </w:pPr>
                <w:del w:id="2770" w:author="Claude (NAR review, 2nd iteration 2026-08-02)" w:date="2026-08-02T12:00:00Z">
                  <w:r w:rsidRPr="00543614">
                    <w:rPr>
                      <w:rFonts w:ascii="Segoe UI" w:hAnsi="Segoe UI" w:cs="Segoe UI"/>
                      <w:color w:val="000000"/>
                      <w:sz w:val="22"/>
                      <w:szCs w:val="22"/>
                    </w:rPr>
                    <w:delText xml:space="preserve">(55)</w:delText>
                  </w:r>
                </w:del>
              </w:p>
            </w:tc>
          </w:sdtContent>
        </w:sdt>
        <w:tc>
          <w:tcPr>
            <w:tcW w:w="2400" w:type="dxa"/>
            <w:cellIns w:id="1146" w:author="Claude (NAR referee report 2026-08-02)" w:date="2026-08-02T00:00:00Z"/>
          </w:tcPr>
          <w:p>
            <w:pPr>
              <w:spacing w:line="276" w:lineRule="auto"/>
              <w:rPr>
                <w:rFonts w:ascii="Segoe UI" w:hAnsi="Segoe UI" w:cs="Segoe UI"/>
                <w:sz w:val="22"/>
                <w:szCs w:val="22"/>
              </w:rPr>
            </w:pPr>
          </w:p>
        </w:tc>
        <w:tc>
          <w:tcPr>
            <w:tcW w:w="2400" w:type="dxa"/>
            <w:cellIns w:id="1226" w:author="Claude (NAR referee report 2026-08-02)" w:date="2026-08-02T00:00:00Z"/>
          </w:tcPr>
          <w:p>
            <w:pPr>
              <w:spacing w:line="276" w:lineRule="auto"/>
              <w:rPr>
                <w:rFonts w:ascii="Segoe UI" w:hAnsi="Segoe UI" w:cs="Segoe UI"/>
                <w:sz w:val="22"/>
                <w:szCs w:val="22"/>
              </w:rPr>
            </w:pPr>
          </w:p>
        </w:tc>
        <w:tc>
          <w:tcPr>
            <w:tcW w:w="2400" w:type="dxa"/>
            <w:cellIns w:id="1346" w:author="Claude (NAR referee report 2026-08-02)" w:date="2026-08-02T00:00:00Z"/>
          </w:tcPr>
          <w:p>
            <w:pPr>
              <w:spacing w:line="276" w:lineRule="auto"/>
              <w:rPr>
                <w:rFonts w:ascii="Segoe UI" w:hAnsi="Segoe UI" w:cs="Segoe UI"/>
                <w:sz w:val="22"/>
                <w:szCs w:val="22"/>
              </w:rPr>
            </w:pPr>
          </w:p>
        </w:tc>
      </w:tr>
      <w:tr w:rsidR="00742CBA" w:rsidRPr="00DC2F15" w14:paraId="2E726A0A" w14:textId="77777777" w:rsidTr="00BA0C26">
        <w:trPr>
          <w:del w:id="2771" w:author="Claude (NAR review, 2nd iteration 2026-08-02)" w:date="2026-08-02T12:00:00Z"/>
        </w:trPr>
        <w:tc>
          <w:tcPr>
            <w:tcW w:w="1271" w:type="dxa"/>
          </w:tcPr>
          <w:p w14:paraId="365D302E" w14:textId="6E13FD22" w:rsidR="00742CBA" w:rsidRPr="00DC2F15" w:rsidRDefault="00C72E54" w:rsidP="00DC2F15">
            <w:pPr>
              <w:spacing w:line="276" w:lineRule="auto"/>
              <w:rPr>
                <w:rFonts w:ascii="Segoe UI" w:hAnsi="Segoe UI" w:cs="Segoe UI"/>
                <w:sz w:val="22"/>
                <w:szCs w:val="22"/>
              </w:rPr>
            </w:pPr>
            <w:del w:id="2772" w:author="Claude (NAR review, 2nd iteration 2026-08-02)" w:date="2026-08-02T12:00:00Z">
              <w:r w:rsidRPr="00DC2F15">
                <w:rPr>
                  <w:rFonts w:ascii="Segoe UI" w:hAnsi="Segoe UI" w:cs="Segoe UI"/>
                  <w:sz w:val="22"/>
                  <w:szCs w:val="22"/>
                </w:rPr>
                <w:delText xml:space="preserve">39_procrustes</w:delText>
              </w:r>
            </w:del>
          </w:p>
        </w:tc>
        <w:tc>
          <w:tcPr>
            <w:tcW w:w="851" w:type="dxa"/>
          </w:tcPr>
          <w:p w14:paraId="300E3179" w14:textId="719C55BC" w:rsidR="00742CBA" w:rsidRPr="00DC2F15" w:rsidRDefault="00C72E54" w:rsidP="00DC2F15">
            <w:pPr>
              <w:spacing w:line="276" w:lineRule="auto"/>
              <w:rPr>
                <w:rFonts w:ascii="Segoe UI" w:hAnsi="Segoe UI" w:cs="Segoe UI"/>
                <w:sz w:val="22"/>
                <w:szCs w:val="22"/>
              </w:rPr>
            </w:pPr>
            <w:del w:id="2773" w:author="Claude (NAR review, 2nd iteration 2026-08-02)" w:date="2026-08-02T12:00:00Z">
              <w:r w:rsidRPr="00DC2F15">
                <w:rPr>
                  <w:rFonts w:ascii="Segoe UI" w:hAnsi="Segoe UI" w:cs="Segoe UI"/>
                  <w:sz w:val="22"/>
                  <w:szCs w:val="22"/>
                </w:rPr>
                <w:delText xml:space="preserve">high</w:delText>
              </w:r>
            </w:del>
          </w:p>
        </w:tc>
        <w:tc>
          <w:tcPr>
            <w:tcW w:w="1842" w:type="dxa"/>
          </w:tcPr>
          <w:p w14:paraId="2B8CC3DA" w14:textId="34AC3093" w:rsidR="00742CBA" w:rsidRPr="00DC2F15" w:rsidRDefault="0005372D" w:rsidP="00DC2F15">
            <w:pPr>
              <w:spacing w:line="276" w:lineRule="auto"/>
              <w:rPr>
                <w:rFonts w:ascii="Segoe UI" w:hAnsi="Segoe UI" w:cs="Segoe UI"/>
                <w:sz w:val="22"/>
                <w:szCs w:val="22"/>
              </w:rPr>
            </w:pPr>
            <w:del w:id="2774" w:author="Claude (NAR review, 2nd iteration 2026-08-02)" w:date="2026-08-02T12:00:00Z">
              <w:r w:rsidRPr="00DC2F15">
                <w:rPr>
                  <w:rFonts w:ascii="Segoe UI" w:hAnsi="Segoe UI" w:cs="Segoe UI"/>
                  <w:sz w:val="22"/>
                  <w:szCs w:val="22"/>
                </w:rPr>
                <w:delText xml:space="preserve">Procrustes — per-gene linear exome-capture</w:delText>
              </w:r>
            </w:del>
            <w:del w:id="2775" w:author="Claude (NAR review, 2nd iteration 2026-08-02)" w:date="2026-08-02T12:00:00Z">
              <w:r w:rsidR="00EE2BF2" w:rsidRPr="00DC2F15">
                <w:rPr>
                  <w:rFonts w:ascii="Segoe UI" w:hAnsi="Segoe UI" w:cs="Segoe UI"/>
                  <w:sz w:val="22"/>
                  <w:szCs w:val="22"/>
                </w:rPr>
                <w:delText xml:space="preserve"> </w:delText>
              </w:r>
            </w:del>
            <w:del w:id="2776" w:author="Claude (NAR review, 2nd iteration 2026-08-02)" w:date="2026-08-02T12:00:00Z">
              <w:r w:rsidRPr="00DC2F15">
                <w:rPr>
                  <w:rFonts w:ascii="Segoe UI" w:hAnsi="Segoe UI" w:cs="Segoe UI"/>
                  <w:sz w:val="22"/>
                  <w:szCs w:val="22"/>
                </w:rPr>
                <w:delText xml:space="preserve">→</w:delText>
              </w:r>
            </w:del>
            <w:del w:id="2777" w:author="Claude (NAR review, 2nd iteration 2026-08-02)" w:date="2026-08-02T12:00:00Z">
              <w:r w:rsidR="00EE2BF2" w:rsidRPr="00DC2F15">
                <w:rPr>
                  <w:rFonts w:ascii="Segoe UI" w:hAnsi="Segoe UI" w:cs="Segoe UI"/>
                  <w:sz w:val="22"/>
                  <w:szCs w:val="22"/>
                </w:rPr>
                <w:delText xml:space="preserve"> </w:delText>
              </w:r>
            </w:del>
            <w:proofErr w:type="spellStart"/>
            <w:del w:id="2778" w:author="Claude (NAR review, 2nd iteration 2026-08-02)" w:date="2026-08-02T12:00:00Z">
              <w:r w:rsidRPr="00DC2F15">
                <w:rPr>
                  <w:rFonts w:ascii="Segoe UI" w:hAnsi="Segoe UI" w:cs="Segoe UI"/>
                  <w:sz w:val="22"/>
                  <w:szCs w:val="22"/>
                </w:rPr>
                <w:delText xml:space="preserve">polyA</w:delText>
              </w:r>
            </w:del>
            <w:proofErr w:type="spellEnd"/>
            <w:del w:id="2779" w:author="Claude (NAR review, 2nd iteration 2026-08-02)" w:date="2026-08-02T12:00:00Z">
              <w:r w:rsidRPr="00DC2F15">
                <w:rPr>
                  <w:rFonts w:ascii="Segoe UI" w:hAnsi="Segoe UI" w:cs="Segoe UI"/>
                  <w:sz w:val="22"/>
                  <w:szCs w:val="22"/>
                </w:rPr>
                <w:delText xml:space="preserve"> RNA-seq correction</w:delText>
              </w:r>
            </w:del>
          </w:p>
        </w:tc>
        <w:tc>
          <w:tcPr>
            <w:tcW w:w="709" w:type="dxa"/>
          </w:tcPr>
          <w:p w14:paraId="52425451" w14:textId="1122AE79" w:rsidR="00742CBA" w:rsidRPr="00DC2F15" w:rsidRDefault="000B15F1" w:rsidP="00DC2F15">
            <w:pPr>
              <w:spacing w:line="276" w:lineRule="auto"/>
              <w:rPr>
                <w:rFonts w:ascii="Segoe UI" w:hAnsi="Segoe UI" w:cs="Segoe UI"/>
                <w:sz w:val="22"/>
                <w:szCs w:val="22"/>
              </w:rPr>
            </w:pPr>
            <w:del w:id="2780" w:author="Claude (NAR review, 2nd iteration 2026-08-02)" w:date="2026-08-02T12:00:00Z">
              <w:r w:rsidRPr="00DC2F15">
                <w:rPr>
                  <w:rFonts w:ascii="Segoe UI" w:hAnsi="Segoe UI" w:cs="Segoe UI"/>
                  <w:sz w:val="22"/>
                  <w:szCs w:val="22"/>
                </w:rPr>
                <w:delText xml:space="preserve">No</w:delText>
              </w:r>
            </w:del>
          </w:p>
        </w:tc>
        <w:tc>
          <w:tcPr>
            <w:tcW w:w="1701" w:type="dxa"/>
          </w:tcPr>
          <w:p w14:paraId="55A98443" w14:textId="4B6A787E" w:rsidR="00742CBA" w:rsidRPr="00DC2F15" w:rsidRDefault="000B15F1" w:rsidP="00DC2F15">
            <w:pPr>
              <w:spacing w:line="276" w:lineRule="auto"/>
              <w:rPr>
                <w:rFonts w:ascii="Segoe UI" w:hAnsi="Segoe UI" w:cs="Segoe UI"/>
                <w:sz w:val="22"/>
                <w:szCs w:val="22"/>
              </w:rPr>
            </w:pPr>
            <w:del w:id="2781" w:author="Claude (NAR review, 2nd iteration 2026-08-02)" w:date="2026-08-02T12:00:00Z">
              <w:r w:rsidRPr="00DC2F15">
                <w:rPr>
                  <w:rFonts w:ascii="Segoe UI" w:hAnsi="Segoe UI" w:cs="Segoe UI"/>
                  <w:sz w:val="22"/>
                  <w:szCs w:val="22"/>
                </w:rPr>
                <w:delText xml:space="preserve">Applicable only to </w:delText>
              </w:r>
            </w:del>
            <w:del w:id="2782" w:author="Claude (NAR review, 2nd iteration 2026-08-02)" w:date="2026-08-02T12:00:00Z">
              <w:r w:rsidR="008051E9" w:rsidRPr="00DC2F15">
                <w:rPr>
                  <w:rFonts w:ascii="Segoe UI" w:hAnsi="Segoe UI" w:cs="Segoe UI"/>
                  <w:sz w:val="22"/>
                  <w:szCs w:val="22"/>
                </w:rPr>
                <w:delText xml:space="preserve">PolyA</w:delText>
              </w:r>
            </w:del>
            <w:del w:id="2783" w:author="Claude (NAR review, 2nd iteration 2026-08-02)" w:date="2026-08-02T12:00:00Z">
              <w:r w:rsidRPr="00DC2F15">
                <w:rPr>
                  <w:rFonts w:ascii="Segoe UI" w:hAnsi="Segoe UI" w:cs="Segoe UI"/>
                  <w:sz w:val="22"/>
                  <w:szCs w:val="22"/>
                </w:rPr>
                <w:delText xml:space="preserve"> to Agilent </w:delText>
              </w:r>
            </w:del>
            <w:proofErr w:type="spellStart"/>
            <w:del w:id="2784" w:author="Claude (NAR review, 2nd iteration 2026-08-02)" w:date="2026-08-02T12:00:00Z">
              <w:r w:rsidR="008051E9" w:rsidRPr="00DC2F15">
                <w:rPr>
                  <w:rFonts w:ascii="Segoe UI" w:hAnsi="Segoe UI" w:cs="Segoe UI"/>
                  <w:sz w:val="22"/>
                  <w:szCs w:val="22"/>
                </w:rPr>
                <w:delText xml:space="preserve">SureSelect</w:delText>
              </w:r>
            </w:del>
            <w:proofErr w:type="spellEnd"/>
            <w:del w:id="2785" w:author="Claude (NAR review, 2nd iteration 2026-08-02)" w:date="2026-08-02T12:00:00Z">
              <w:r w:rsidR="008051E9" w:rsidRPr="00DC2F15">
                <w:rPr>
                  <w:rFonts w:ascii="Segoe UI" w:hAnsi="Segoe UI" w:cs="Segoe UI"/>
                  <w:sz w:val="22"/>
                  <w:szCs w:val="22"/>
                </w:rPr>
                <w:delText xml:space="preserve"> Human Exome V7 conversion, too narrow scope for the cross-platform harmonization</w:delText>
              </w:r>
            </w:del>
          </w:p>
        </w:tc>
        <w:tc>
          <w:tcPr>
            <w:tcW w:w="992" w:type="dxa"/>
          </w:tcPr>
          <w:p w14:paraId="6343DA33" w14:textId="77777777" w:rsidR="00742CBA" w:rsidRPr="00DC2F15" w:rsidRDefault="00742CBA"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NmE3NGQyNTUtZjQ2Ni00NzkwLTlkNTUtZWUwYzg0YjA1MzE5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
            <w:id w:val="1673370013"/>
            <w:placeholder>
              <w:docPart w:val="DefaultPlaceholder_-1854013440"/>
            </w:placeholder>
          </w:sdtPr>
          <w:sdtEndPr/>
          <w:sdtContent>
            <w:tc>
              <w:tcPr>
                <w:tcW w:w="1984" w:type="dxa"/>
              </w:tcPr>
              <w:p w14:paraId="3D16CAE4" w14:textId="635B643A" w:rsidR="00742CBA" w:rsidRPr="00DC2F15" w:rsidRDefault="00543614" w:rsidP="00DC2F15">
                <w:pPr>
                  <w:spacing w:line="276" w:lineRule="auto"/>
                  <w:rPr>
                    <w:rFonts w:ascii="Segoe UI" w:hAnsi="Segoe UI" w:cs="Segoe UI"/>
                    <w:color w:val="000000"/>
                    <w:sz w:val="22"/>
                    <w:szCs w:val="22"/>
                  </w:rPr>
                </w:pPr>
                <w:del w:id="2786" w:author="Claude (NAR review, 2nd iteration 2026-08-02)" w:date="2026-08-02T12:00:00Z">
                  <w:r w:rsidRPr="00543614">
                    <w:rPr>
                      <w:rFonts w:ascii="Segoe UI" w:hAnsi="Segoe UI" w:cs="Segoe UI"/>
                      <w:color w:val="000000"/>
                      <w:sz w:val="22"/>
                      <w:szCs w:val="22"/>
                    </w:rPr>
                    <w:delText xml:space="preserve">(14)</w:delText>
                  </w:r>
                </w:del>
              </w:p>
            </w:tc>
          </w:sdtContent>
        </w:sdt>
        <w:tc>
          <w:tcPr>
            <w:tcW w:w="2400" w:type="dxa"/>
            <w:cellIns w:id="1148" w:author="Claude (NAR referee report 2026-08-02)" w:date="2026-08-02T00:00:00Z"/>
          </w:tcPr>
          <w:p>
            <w:pPr>
              <w:spacing w:line="276" w:lineRule="auto"/>
              <w:rPr>
                <w:rFonts w:ascii="Segoe UI" w:hAnsi="Segoe UI" w:cs="Segoe UI"/>
                <w:sz w:val="22"/>
                <w:szCs w:val="22"/>
              </w:rPr>
            </w:pPr>
          </w:p>
        </w:tc>
        <w:tc>
          <w:tcPr>
            <w:tcW w:w="2400" w:type="dxa"/>
            <w:cellIns w:id="1228" w:author="Claude (NAR referee report 2026-08-02)" w:date="2026-08-02T00:00:00Z"/>
          </w:tcPr>
          <w:p>
            <w:pPr>
              <w:spacing w:line="276" w:lineRule="auto"/>
              <w:rPr>
                <w:rFonts w:ascii="Segoe UI" w:hAnsi="Segoe UI" w:cs="Segoe UI"/>
                <w:sz w:val="22"/>
                <w:szCs w:val="22"/>
              </w:rPr>
            </w:pPr>
          </w:p>
        </w:tc>
        <w:tc>
          <w:tcPr>
            <w:tcW w:w="2400" w:type="dxa"/>
            <w:cellIns w:id="1348" w:author="Claude (NAR referee report 2026-08-02)" w:date="2026-08-02T00:00:00Z"/>
          </w:tcPr>
          <w:p>
            <w:pPr>
              <w:spacing w:line="276" w:lineRule="auto"/>
              <w:rPr>
                <w:rFonts w:ascii="Segoe UI" w:hAnsi="Segoe UI" w:cs="Segoe UI"/>
                <w:sz w:val="22"/>
                <w:szCs w:val="22"/>
              </w:rPr>
            </w:pPr>
          </w:p>
        </w:tc>
      </w:tr>
    </w:tbl>
    <w:p w14:paraId="4A05BF67" w14:textId="77777777" w:rsidR="008C2002" w:rsidRPr="00DC2F15" w:rsidRDefault="008C2002" w:rsidP="00DC2F15">
      <w:pPr>
        <w:spacing w:line="276" w:lineRule="auto"/>
        <w:rPr>
          <w:rFonts w:ascii="Segoe UI" w:hAnsi="Segoe UI" w:cs="Segoe UI"/>
          <w:sz w:val="22"/>
          <w:szCs w:val="22"/>
        </w:rPr>
      </w:pPr>
    </w:p>
    <w:p w14:paraId="598CA271" w14:textId="77777777" w:rsidR="008C2002" w:rsidRPr="00DC2F15" w:rsidRDefault="008C2002"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Post-removal</w:t>
      </w:r>
    </w:p>
    <w:p w14:paraId="61AA5704" w14:textId="3FBCD60A" w:rsidR="00D5529F" w:rsidRPr="003D33B7" w:rsidRDefault="007D4C03" w:rsidP="00DC2F15">
      <w:pPr>
        <w:spacing w:line="276" w:lineRule="auto"/>
        <w:rPr>
          <w:rFonts w:ascii="Segoe UI" w:hAnsi="Segoe UI" w:cs="Segoe UI"/>
          <w:b/>
          <w:i/>
          <w:color w:val="C00000"/>
          <w:sz w:val="22"/>
          <w:szCs w:val="22"/>
        </w:rPr>
      </w:pPr>
      <w:r w:rsidRPr="00DC2F15">
        <w:rPr>
          <w:rFonts w:ascii="Segoe UI" w:hAnsi="Segoe UI" w:cs="Segoe UI"/>
          <w:sz w:val="22"/>
          <w:szCs w:val="22"/>
        </w:rPr>
        <w:t xml:space="preserve">As an optional step after harmonization, we implemented a post-removal step on the premise that harmonization may fail for individual cohorts, which can then be excluded. </w:t>
      </w:r>
      <w:r w:rsidR="00EE2BF2" w:rsidRPr="00DC2F15">
        <w:rPr>
          <w:rFonts w:ascii="Segoe UI" w:hAnsi="Segoe UI" w:cs="Segoe UI"/>
          <w:sz w:val="22"/>
          <w:szCs w:val="22"/>
        </w:rPr>
        <w:t>F</w:t>
      </w:r>
      <w:r w:rsidR="00067755" w:rsidRPr="00DC2F15">
        <w:rPr>
          <w:rFonts w:ascii="Segoe UI" w:hAnsi="Segoe UI" w:cs="Segoe UI"/>
          <w:sz w:val="22"/>
          <w:szCs w:val="22"/>
        </w:rPr>
        <w:t xml:space="preserve">or each of the </w:t>
      </w:r>
      <w:r w:rsidR="00C76E73">
        <w:rPr>
          <w:rFonts w:ascii="Segoe UI" w:hAnsi="Segoe UI" w:cs="Segoe UI"/>
          <w:sz w:val="22"/>
          <w:szCs w:val="22"/>
        </w:rPr>
        <w:t>batches</w:t>
      </w:r>
      <w:r w:rsidR="003B6CA5">
        <w:rPr>
          <w:rFonts w:ascii="Segoe UI" w:hAnsi="Segoe UI" w:cs="Segoe UI"/>
          <w:sz w:val="22"/>
          <w:szCs w:val="22"/>
        </w:rPr>
        <w:t xml:space="preserve"> in a dataset</w:t>
      </w:r>
      <w:r w:rsidR="00C76E73">
        <w:rPr>
          <w:rFonts w:ascii="Segoe UI" w:hAnsi="Segoe UI" w:cs="Segoe UI"/>
          <w:sz w:val="22"/>
          <w:szCs w:val="22"/>
        </w:rPr>
        <w:t xml:space="preserve"> (by the RNA_BATCH cohort</w:t>
      </w:r>
      <w:r w:rsidR="003B6CA5">
        <w:rPr>
          <w:rFonts w:ascii="Segoe UI" w:hAnsi="Segoe UI" w:cs="Segoe UI"/>
          <w:sz w:val="22"/>
          <w:szCs w:val="22"/>
        </w:rPr>
        <w:t>, maximum 29 batches</w:t>
      </w:r>
      <w:r w:rsidR="00C76E73">
        <w:rPr>
          <w:rFonts w:ascii="Segoe UI" w:hAnsi="Segoe UI" w:cs="Segoe UI"/>
          <w:sz w:val="22"/>
          <w:szCs w:val="22"/>
        </w:rPr>
        <w:t>)</w:t>
      </w:r>
      <w:r w:rsidR="00067755" w:rsidRPr="00DC2F15">
        <w:rPr>
          <w:rFonts w:ascii="Segoe UI" w:hAnsi="Segoe UI" w:cs="Segoe UI"/>
          <w:sz w:val="22"/>
          <w:szCs w:val="22"/>
        </w:rPr>
        <w:t xml:space="preserve"> we calculated </w:t>
      </w:r>
      <w:r w:rsidR="005F62BB" w:rsidRPr="00DC2F15">
        <w:rPr>
          <w:rFonts w:ascii="Segoe UI" w:hAnsi="Segoe UI" w:cs="Segoe UI"/>
          <w:sz w:val="22"/>
          <w:szCs w:val="22"/>
        </w:rPr>
        <w:t>Euclidean distance of its centroid from the total harmonized dataset centroid</w:t>
      </w:r>
      <w:r>
        <w:rPr>
          <w:rFonts w:ascii="Segoe UI" w:hAnsi="Segoe UI" w:cs="Segoe UI"/>
          <w:sz w:val="22"/>
          <w:szCs w:val="22"/>
        </w:rPr>
        <w:t xml:space="preserve"> in the principal component analysis (PCA) space (first 10 PCs)</w:t>
      </w:r>
      <w:r w:rsidR="005F62BB" w:rsidRPr="00DC2F15">
        <w:rPr>
          <w:rFonts w:ascii="Segoe UI" w:hAnsi="Segoe UI" w:cs="Segoe UI"/>
          <w:sz w:val="22"/>
          <w:szCs w:val="22"/>
        </w:rPr>
        <w:t>,</w:t>
      </w:r>
      <w:r w:rsidR="00107F06">
        <w:rPr>
          <w:rFonts w:ascii="Segoe UI" w:hAnsi="Segoe UI" w:cs="Segoe UI"/>
          <w:sz w:val="22"/>
          <w:szCs w:val="22"/>
        </w:rPr>
        <w:t xml:space="preserve"> and </w:t>
      </w:r>
      <w:r w:rsidR="003B6CA5">
        <w:rPr>
          <w:rFonts w:ascii="Segoe UI" w:hAnsi="Segoe UI" w:cs="Segoe UI"/>
          <w:sz w:val="22"/>
          <w:szCs w:val="22"/>
        </w:rPr>
        <w:t>we removed the batch with the highest centroid distance. This</w:t>
      </w:r>
      <w:r w:rsidR="005F62BB" w:rsidRPr="00DC2F15">
        <w:rPr>
          <w:rFonts w:ascii="Segoe UI" w:hAnsi="Segoe UI" w:cs="Segoe UI"/>
          <w:sz w:val="22"/>
          <w:szCs w:val="22"/>
        </w:rPr>
        <w:t xml:space="preserve"> was done for each</w:t>
      </w:r>
      <w:r w:rsidR="00C26865" w:rsidRPr="00DC2F15">
        <w:rPr>
          <w:rFonts w:ascii="Segoe UI" w:hAnsi="Segoe UI" w:cs="Segoe UI"/>
          <w:sz w:val="22"/>
          <w:szCs w:val="22"/>
        </w:rPr>
        <w:t xml:space="preserve"> combination of batch removal strategy, imputation and harmonization method.</w:t>
      </w:r>
    </w:p>
    <w:p w14:paraId="5ED91E54" w14:textId="77777777" w:rsidR="00D5529F" w:rsidRPr="00DC2F15" w:rsidRDefault="008271CC"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Harmonization pipeline architecture</w:t>
      </w:r>
    </w:p>
    <w:p w14:paraId="0B2C1A28" w14:textId="1F280275" w:rsidR="00A40271" w:rsidRPr="00DC2F15" w:rsidRDefault="00A40271" w:rsidP="00DC2F15">
      <w:pPr>
        <w:spacing w:line="276" w:lineRule="auto"/>
        <w:rPr>
          <w:rFonts w:ascii="Segoe UI" w:hAnsi="Segoe UI" w:cs="Segoe UI"/>
          <w:b/>
          <w:i/>
          <w:color w:val="C00000"/>
          <w:sz w:val="22"/>
          <w:szCs w:val="22"/>
        </w:rPr>
      </w:pPr>
      <w:r w:rsidRPr="00DC2F15">
        <w:rPr>
          <w:rFonts w:ascii="Segoe UI" w:hAnsi="Segoe UI" w:cs="Segoe UI"/>
          <w:sz w:val="22"/>
          <w:szCs w:val="22"/>
        </w:rPr>
        <w:t xml:space="preserve">We </w:t>
      </w:r>
      <w:r w:rsidR="009431D1" w:rsidRPr="00DC2F15">
        <w:rPr>
          <w:rFonts w:ascii="Segoe UI" w:hAnsi="Segoe UI" w:cs="Segoe UI"/>
          <w:sz w:val="22"/>
          <w:szCs w:val="22"/>
        </w:rPr>
        <w:t>built</w:t>
      </w:r>
      <w:r w:rsidRPr="00DC2F15">
        <w:rPr>
          <w:rFonts w:ascii="Segoe UI" w:hAnsi="Segoe UI" w:cs="Segoe UI"/>
          <w:sz w:val="22"/>
          <w:szCs w:val="22"/>
        </w:rPr>
        <w:t xml:space="preserve"> </w:t>
      </w:r>
      <w:r w:rsidR="009431D1" w:rsidRPr="00DC2F15">
        <w:rPr>
          <w:rFonts w:ascii="Segoe UI" w:hAnsi="Segoe UI" w:cs="Segoe UI"/>
          <w:sz w:val="22"/>
          <w:szCs w:val="22"/>
        </w:rPr>
        <w:t>the</w:t>
      </w:r>
      <w:r w:rsidRPr="00DC2F15">
        <w:rPr>
          <w:rFonts w:ascii="Segoe UI" w:hAnsi="Segoe UI" w:cs="Segoe UI"/>
          <w:sz w:val="22"/>
          <w:szCs w:val="22"/>
        </w:rPr>
        <w:t xml:space="preserve"> </w:t>
      </w:r>
      <w:r w:rsidR="0017477D" w:rsidRPr="00DC2F15">
        <w:rPr>
          <w:rFonts w:ascii="Segoe UI" w:hAnsi="Segoe UI" w:cs="Segoe UI"/>
          <w:sz w:val="22"/>
          <w:szCs w:val="22"/>
        </w:rPr>
        <w:t xml:space="preserve">harmonization </w:t>
      </w:r>
      <w:r w:rsidRPr="00DC2F15">
        <w:rPr>
          <w:rFonts w:ascii="Segoe UI" w:hAnsi="Segoe UI" w:cs="Segoe UI"/>
          <w:sz w:val="22"/>
          <w:szCs w:val="22"/>
        </w:rPr>
        <w:t xml:space="preserve">pipeline </w:t>
      </w:r>
      <w:r w:rsidR="009431D1" w:rsidRPr="00DC2F15">
        <w:rPr>
          <w:rFonts w:ascii="Segoe UI" w:hAnsi="Segoe UI" w:cs="Segoe UI"/>
          <w:sz w:val="22"/>
          <w:szCs w:val="22"/>
        </w:rPr>
        <w:t xml:space="preserve">based on python scripts that can be found in the GitHub repository </w:t>
      </w:r>
      <w:r w:rsidR="00067764" w:rsidRPr="00DC2F15">
        <w:rPr>
          <w:rFonts w:ascii="Segoe UI" w:hAnsi="Segoe UI" w:cs="Segoe UI"/>
          <w:sz w:val="22"/>
          <w:szCs w:val="22"/>
        </w:rPr>
        <w:t xml:space="preserve">via the link </w:t>
      </w:r>
      <w:hyperlink r:id="rId11" w:history="1">
        <w:r w:rsidR="00067764" w:rsidRPr="00DC2F15">
          <w:rPr>
            <w:rStyle w:val="Hyperlink"/>
            <w:rFonts w:ascii="Segoe UI" w:hAnsi="Segoe UI" w:cs="Segoe UI"/>
            <w:sz w:val="22"/>
            <w:szCs w:val="22"/>
          </w:rPr>
          <w:t>https://github.com/Nikit357/FL_harmonization/tree/main/harmonization-scripts</w:t>
        </w:r>
      </w:hyperlink>
      <w:r w:rsidR="00B82882" w:rsidRPr="00DC2F15">
        <w:rPr>
          <w:rFonts w:ascii="Segoe UI" w:hAnsi="Segoe UI" w:cs="Segoe UI"/>
          <w:sz w:val="22"/>
          <w:szCs w:val="22"/>
        </w:rPr>
        <w:t xml:space="preserve"> (</w:t>
      </w:r>
      <w:r w:rsidR="00B82882" w:rsidRPr="00DC2F15">
        <w:rPr>
          <w:rFonts w:ascii="Segoe UI" w:hAnsi="Segoe UI" w:cs="Segoe UI"/>
          <w:i/>
          <w:iCs/>
          <w:sz w:val="22"/>
          <w:szCs w:val="22"/>
        </w:rPr>
        <w:t>correct it!)</w:t>
      </w:r>
      <w:r w:rsidR="00067764" w:rsidRPr="00DC2F15">
        <w:rPr>
          <w:rFonts w:ascii="Segoe UI" w:hAnsi="Segoe UI" w:cs="Segoe UI"/>
          <w:i/>
          <w:iCs/>
          <w:sz w:val="22"/>
          <w:szCs w:val="22"/>
        </w:rPr>
        <w:t>.</w:t>
      </w:r>
      <w:r w:rsidR="00067764" w:rsidRPr="00DC2F15">
        <w:rPr>
          <w:rFonts w:ascii="Segoe UI" w:hAnsi="Segoe UI" w:cs="Segoe UI"/>
          <w:sz w:val="22"/>
          <w:szCs w:val="22"/>
        </w:rPr>
        <w:t xml:space="preserve"> </w:t>
      </w:r>
      <w:r w:rsidR="0017477D" w:rsidRPr="00DC2F15">
        <w:rPr>
          <w:rFonts w:ascii="Segoe UI" w:hAnsi="Segoe UI" w:cs="Segoe UI"/>
          <w:sz w:val="22"/>
          <w:szCs w:val="22"/>
        </w:rPr>
        <w:t>The pipeline c</w:t>
      </w:r>
      <w:r w:rsidR="007A4F86" w:rsidRPr="00DC2F15">
        <w:rPr>
          <w:rFonts w:ascii="Segoe UI" w:hAnsi="Segoe UI" w:cs="Segoe UI"/>
          <w:sz w:val="22"/>
          <w:szCs w:val="22"/>
        </w:rPr>
        <w:t xml:space="preserve">onsisted of </w:t>
      </w:r>
      <w:r w:rsidR="005B0E9D" w:rsidRPr="00DC2F15">
        <w:rPr>
          <w:rFonts w:ascii="Segoe UI" w:hAnsi="Segoe UI" w:cs="Segoe UI"/>
          <w:sz w:val="22"/>
          <w:szCs w:val="22"/>
        </w:rPr>
        <w:t xml:space="preserve">the </w:t>
      </w:r>
      <w:r w:rsidR="007A4F86" w:rsidRPr="00DC2F15">
        <w:rPr>
          <w:rFonts w:ascii="Segoe UI" w:hAnsi="Segoe UI" w:cs="Segoe UI"/>
          <w:sz w:val="22"/>
          <w:szCs w:val="22"/>
        </w:rPr>
        <w:t xml:space="preserve">two steps: 1) batch removal </w:t>
      </w:r>
      <w:r w:rsidR="00652237" w:rsidRPr="00DC2F15">
        <w:rPr>
          <w:rFonts w:ascii="Segoe UI" w:hAnsi="Segoe UI" w:cs="Segoe UI"/>
          <w:sz w:val="22"/>
          <w:szCs w:val="22"/>
        </w:rPr>
        <w:t>plus</w:t>
      </w:r>
      <w:r w:rsidR="007A4F86" w:rsidRPr="00DC2F15">
        <w:rPr>
          <w:rFonts w:ascii="Segoe UI" w:hAnsi="Segoe UI" w:cs="Segoe UI"/>
          <w:sz w:val="22"/>
          <w:szCs w:val="22"/>
        </w:rPr>
        <w:t xml:space="preserve"> imputation</w:t>
      </w:r>
      <w:r w:rsidR="00652237" w:rsidRPr="00DC2F15">
        <w:rPr>
          <w:rFonts w:ascii="Segoe UI" w:hAnsi="Segoe UI" w:cs="Segoe UI"/>
          <w:sz w:val="22"/>
          <w:szCs w:val="22"/>
        </w:rPr>
        <w:t xml:space="preserve"> (followed by log-transform) and 2) harmonization plus </w:t>
      </w:r>
      <w:r w:rsidR="008C5BEB" w:rsidRPr="00DC2F15">
        <w:rPr>
          <w:rFonts w:ascii="Segoe UI" w:hAnsi="Segoe UI" w:cs="Segoe UI"/>
          <w:sz w:val="22"/>
          <w:szCs w:val="22"/>
        </w:rPr>
        <w:t xml:space="preserve">post-removal. </w:t>
      </w:r>
      <w:r w:rsidR="005F59C5" w:rsidRPr="00DC2F15">
        <w:rPr>
          <w:rFonts w:ascii="Segoe UI" w:hAnsi="Segoe UI" w:cs="Segoe UI"/>
          <w:sz w:val="22"/>
          <w:szCs w:val="22"/>
        </w:rPr>
        <w:t>Each</w:t>
      </w:r>
      <w:r w:rsidR="008C5BEB" w:rsidRPr="00DC2F15">
        <w:rPr>
          <w:rFonts w:ascii="Segoe UI" w:hAnsi="Segoe UI" w:cs="Segoe UI"/>
          <w:sz w:val="22"/>
          <w:szCs w:val="22"/>
        </w:rPr>
        <w:t xml:space="preserve"> step </w:t>
      </w:r>
      <w:r w:rsidR="005F59C5" w:rsidRPr="00DC2F15">
        <w:rPr>
          <w:rFonts w:ascii="Segoe UI" w:hAnsi="Segoe UI" w:cs="Segoe UI"/>
          <w:sz w:val="22"/>
          <w:szCs w:val="22"/>
        </w:rPr>
        <w:t>was</w:t>
      </w:r>
      <w:r w:rsidR="008C5BEB" w:rsidRPr="00DC2F15">
        <w:rPr>
          <w:rFonts w:ascii="Segoe UI" w:hAnsi="Segoe UI" w:cs="Segoe UI"/>
          <w:sz w:val="22"/>
          <w:szCs w:val="22"/>
        </w:rPr>
        <w:t xml:space="preserve"> </w:t>
      </w:r>
      <w:r w:rsidR="005F59C5" w:rsidRPr="00DC2F15">
        <w:rPr>
          <w:rFonts w:ascii="Segoe UI" w:hAnsi="Segoe UI" w:cs="Segoe UI"/>
          <w:sz w:val="22"/>
          <w:szCs w:val="22"/>
        </w:rPr>
        <w:t>orchestrated</w:t>
      </w:r>
      <w:r w:rsidR="008C5BEB" w:rsidRPr="00DC2F15">
        <w:rPr>
          <w:rFonts w:ascii="Segoe UI" w:hAnsi="Segoe UI" w:cs="Segoe UI"/>
          <w:sz w:val="22"/>
          <w:szCs w:val="22"/>
        </w:rPr>
        <w:t xml:space="preserve"> by </w:t>
      </w:r>
      <w:r w:rsidR="005F59C5" w:rsidRPr="00DC2F15">
        <w:rPr>
          <w:rFonts w:ascii="Segoe UI" w:hAnsi="Segoe UI" w:cs="Segoe UI"/>
          <w:sz w:val="22"/>
          <w:szCs w:val="22"/>
        </w:rPr>
        <w:t xml:space="preserve">a </w:t>
      </w:r>
      <w:r w:rsidR="008C5BEB" w:rsidRPr="00DC2F15">
        <w:rPr>
          <w:rFonts w:ascii="Segoe UI" w:hAnsi="Segoe UI" w:cs="Segoe UI"/>
          <w:sz w:val="22"/>
          <w:szCs w:val="22"/>
        </w:rPr>
        <w:t xml:space="preserve">separate dispatcher </w:t>
      </w:r>
      <w:r w:rsidR="005F59C5" w:rsidRPr="00DC2F15">
        <w:rPr>
          <w:rFonts w:ascii="Segoe UI" w:hAnsi="Segoe UI" w:cs="Segoe UI"/>
          <w:sz w:val="22"/>
          <w:szCs w:val="22"/>
        </w:rPr>
        <w:t xml:space="preserve">script </w:t>
      </w:r>
      <w:r w:rsidR="0021554F" w:rsidRPr="00DC2F15">
        <w:rPr>
          <w:rFonts w:ascii="Segoe UI" w:hAnsi="Segoe UI" w:cs="Segoe UI"/>
          <w:sz w:val="22"/>
          <w:szCs w:val="22"/>
        </w:rPr>
        <w:t>and</w:t>
      </w:r>
      <w:r w:rsidRPr="00DC2F15">
        <w:rPr>
          <w:rFonts w:ascii="Segoe UI" w:hAnsi="Segoe UI" w:cs="Segoe UI"/>
          <w:sz w:val="22"/>
          <w:szCs w:val="22"/>
        </w:rPr>
        <w:t xml:space="preserve"> executed by an individual job script, importing the necessary functions from the bench script. The modular implementation allowed additional combinations of the two steps to be run if necessary. Outputs of both steps were saved to Amazon Web Services (AWS) S3 storage as </w:t>
      </w:r>
      <w:proofErr w:type="spellStart"/>
      <w:r w:rsidRPr="00DC2F15">
        <w:rPr>
          <w:rFonts w:ascii="Segoe UI" w:hAnsi="Segoe UI" w:cs="Segoe UI"/>
          <w:sz w:val="22"/>
          <w:szCs w:val="22"/>
        </w:rPr>
        <w:t>gzipped</w:t>
      </w:r>
      <w:proofErr w:type="spellEnd"/>
      <w:r w:rsidRPr="00DC2F15">
        <w:rPr>
          <w:rFonts w:ascii="Segoe UI" w:hAnsi="Segoe UI" w:cs="Segoe UI"/>
          <w:sz w:val="22"/>
          <w:szCs w:val="22"/>
        </w:rPr>
        <w:t xml:space="preserve"> expression tables accompanied by annotation files.</w:t>
      </w:r>
    </w:p>
    <w:p w14:paraId="611221A8" w14:textId="77777777" w:rsidR="008C2002" w:rsidRPr="00DC2F15" w:rsidRDefault="008C2002"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Harmonization quality metrics</w:t>
      </w:r>
    </w:p>
    <w:p w14:paraId="30095815" w14:textId="58672D3C" w:rsidR="0094695F" w:rsidRPr="00DC2F15" w:rsidRDefault="006D7070" w:rsidP="00DC2F15">
      <w:pPr>
        <w:spacing w:line="276" w:lineRule="auto"/>
        <w:rPr>
          <w:rFonts w:ascii="Segoe UI" w:hAnsi="Segoe UI" w:cs="Segoe UI"/>
          <w:sz w:val="22"/>
          <w:szCs w:val="22"/>
        </w:rPr>
      </w:pPr>
      <w:r w:rsidRPr="00DC2F15">
        <w:rPr>
          <w:rFonts w:ascii="Segoe UI" w:hAnsi="Segoe UI" w:cs="Segoe UI"/>
          <w:sz w:val="22"/>
          <w:szCs w:val="22"/>
        </w:rPr>
        <w:t xml:space="preserve">For harmonization quality assessment, we assembled a set of 87 polarity-defined scoring metrics together with </w:t>
      </w:r>
      <w:r w:rsidR="00F401D8" w:rsidRPr="00DC2F15">
        <w:rPr>
          <w:rFonts w:ascii="Segoe UI" w:hAnsi="Segoe UI" w:cs="Segoe UI"/>
          <w:sz w:val="22"/>
          <w:szCs w:val="22"/>
        </w:rPr>
        <w:t>14</w:t>
      </w:r>
      <w:r w:rsidR="00450699">
        <w:rPr>
          <w:rFonts w:ascii="Segoe UI" w:hAnsi="Segoe UI" w:cs="Segoe UI"/>
          <w:sz w:val="22"/>
          <w:szCs w:val="22"/>
        </w:rPr>
        <w:t>2</w:t>
      </w:r>
      <w:r>
        <w:rPr>
          <w:rFonts w:ascii="Segoe UI" w:hAnsi="Segoe UI" w:cs="Segoe UI"/>
          <w:sz w:val="22"/>
          <w:szCs w:val="22"/>
        </w:rPr>
        <w:t xml:space="preserve"> additional metrics computed but </w:t>
      </w:r>
      <w:del w:id="2376" w:author="Claude (NAR review, 2nd iteration 2026-08-02)" w:date="2026-08-02T12:00:00Z">
        <w:r>
          <w:rPr>
            <w:rFonts w:ascii="Segoe UI" w:hAnsi="Segoe UI" w:cs="Segoe UI"/>
            <w:sz w:val="22"/>
            <w:szCs w:val="22"/>
          </w:rPr>
          <w:delText xml:space="preserve">not included in the composite scoring (Table 4)</w:delText>
        </w:r>
      </w:del>
      <w:ins w:id="2377" w:author="Claude (NAR review, 2nd iteration 2026-08-02)" w:date="2026-08-02T12:00:00Z">
        <w:r>
          <w:rPr>
            <w:rFonts w:ascii="Segoe UI" w:hAnsi="Segoe UI" w:cs="Segoe UI"/>
            <w:sz w:val="22"/>
            <w:szCs w:val="22"/>
          </w:rPr>
          <w:t xml:space="preserve">not included in the composite scoring (Supplementary Table S2 in Supplementary File 2)</w:t>
        </w:r>
      </w:ins>
      <w:r>
        <w:rPr>
          <w:rFonts w:ascii="Segoe UI" w:hAnsi="Segoe UI" w:cs="Segoe UI"/>
          <w:sz w:val="22"/>
          <w:szCs w:val="22"/>
        </w:rPr>
        <w:t xml:space="preserve">.</w:t>
      </w:r>
      <w:r w:rsidR="0094695F" w:rsidRPr="00DC2F15">
        <w:rPr>
          <w:rFonts w:ascii="Segoe UI" w:hAnsi="Segoe UI" w:cs="Segoe UI"/>
          <w:sz w:val="22"/>
          <w:szCs w:val="22"/>
        </w:rPr>
        <w:t xml:space="preserve"> </w:t>
      </w:r>
      <w:r w:rsidR="00312A26" w:rsidRPr="00DC2F15">
        <w:rPr>
          <w:rFonts w:ascii="Segoe UI" w:hAnsi="Segoe UI" w:cs="Segoe UI"/>
          <w:sz w:val="22"/>
          <w:szCs w:val="22"/>
        </w:rPr>
        <w:t xml:space="preserve">The </w:t>
      </w:r>
      <w:r w:rsidR="008A6E0E" w:rsidRPr="00DC2F15">
        <w:rPr>
          <w:rFonts w:ascii="Segoe UI" w:hAnsi="Segoe UI" w:cs="Segoe UI"/>
          <w:sz w:val="22"/>
          <w:szCs w:val="22"/>
        </w:rPr>
        <w:t>a</w:t>
      </w:r>
      <w:r w:rsidR="00312A26" w:rsidRPr="00DC2F15">
        <w:rPr>
          <w:rFonts w:ascii="Segoe UI" w:hAnsi="Segoe UI" w:cs="Segoe UI"/>
          <w:sz w:val="22"/>
          <w:szCs w:val="22"/>
        </w:rPr>
        <w:t>dd</w:t>
      </w:r>
      <w:r w:rsidR="008A6E0E" w:rsidRPr="00DC2F15">
        <w:rPr>
          <w:rFonts w:ascii="Segoe UI" w:hAnsi="Segoe UI" w:cs="Segoe UI"/>
          <w:sz w:val="22"/>
          <w:szCs w:val="22"/>
        </w:rPr>
        <w:t>iti</w:t>
      </w:r>
      <w:r w:rsidR="00312A26" w:rsidRPr="00DC2F15">
        <w:rPr>
          <w:rFonts w:ascii="Segoe UI" w:hAnsi="Segoe UI" w:cs="Segoe UI"/>
          <w:sz w:val="22"/>
          <w:szCs w:val="22"/>
        </w:rPr>
        <w:t>o</w:t>
      </w:r>
      <w:r w:rsidR="008A6E0E" w:rsidRPr="00DC2F15">
        <w:rPr>
          <w:rFonts w:ascii="Segoe UI" w:hAnsi="Segoe UI" w:cs="Segoe UI"/>
          <w:sz w:val="22"/>
          <w:szCs w:val="22"/>
        </w:rPr>
        <w:t>nal metrics were needed as intermediate numbers for the final 87 scoring metrics calculation</w:t>
      </w:r>
      <w:r w:rsidR="004543EF" w:rsidRPr="00DC2F15">
        <w:rPr>
          <w:rFonts w:ascii="Segoe UI" w:hAnsi="Segoe UI" w:cs="Segoe UI"/>
          <w:sz w:val="22"/>
          <w:szCs w:val="22"/>
        </w:rPr>
        <w:t xml:space="preserve"> and as non-scoring measures of the harmonization output properties: </w:t>
      </w:r>
      <w:r w:rsidR="00C11EBA" w:rsidRPr="00DC2F15">
        <w:rPr>
          <w:rFonts w:ascii="Segoe UI" w:hAnsi="Segoe UI" w:cs="Segoe UI"/>
          <w:sz w:val="22"/>
          <w:szCs w:val="22"/>
        </w:rPr>
        <w:t>number and fraction of zero genes and genes with expression below one, as well as gene expression percentiles (1</w:t>
      </w:r>
      <w:r w:rsidR="00C11EBA" w:rsidRPr="00DC2F15">
        <w:rPr>
          <w:rFonts w:ascii="Segoe UI" w:hAnsi="Segoe UI" w:cs="Segoe UI"/>
          <w:sz w:val="22"/>
          <w:szCs w:val="22"/>
          <w:vertAlign w:val="superscript"/>
        </w:rPr>
        <w:t>st</w:t>
      </w:r>
      <w:r w:rsidR="00C11EBA" w:rsidRPr="00DC2F15">
        <w:rPr>
          <w:rFonts w:ascii="Segoe UI" w:hAnsi="Segoe UI" w:cs="Segoe UI"/>
          <w:sz w:val="22"/>
          <w:szCs w:val="22"/>
        </w:rPr>
        <w:t>, 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25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50</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75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95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xml:space="preserve"> and 99</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xml:space="preserve">), minimum, maximum and standard deviation. </w:t>
      </w:r>
      <w:r>
        <w:rPr>
          <w:rFonts w:ascii="Segoe UI" w:hAnsi="Segoe UI" w:cs="Segoe UI"/>
          <w:sz w:val="22"/>
          <w:szCs w:val="22"/>
        </w:rPr>
        <w:t xml:space="preserve">The metrics were collected from the published literature on bulk, single cell and spatial transcriptomics </w:t>
      </w:r>
      <w:del w:id="2378" w:author="Claude (NAR review, 2nd iteration 2026-08-02)" w:date="2026-08-02T12:00:00Z">
        <w:r>
          <w:rPr>
            <w:rFonts w:ascii="Segoe UI" w:hAnsi="Segoe UI" w:cs="Segoe UI"/>
            <w:sz w:val="22"/>
            <w:szCs w:val="22"/>
          </w:rPr>
          <w:delText xml:space="preserve">batch correction (Table 4), and their source code</w:delText>
        </w:r>
      </w:del>
      <w:ins w:id="2379" w:author="Claude (NAR review, 2nd iteration 2026-08-02)" w:date="2026-08-02T12:00:00Z">
        <w:r>
          <w:rPr>
            <w:rFonts w:ascii="Segoe UI" w:hAnsi="Segoe UI" w:cs="Segoe UI"/>
            <w:sz w:val="22"/>
            <w:szCs w:val="22"/>
          </w:rPr>
          <w:t xml:space="preserve">batch correction (Supplementary Table S2), and their source code</w:t>
        </w:r>
      </w:ins>
      <w:r>
        <w:rPr>
          <w:rFonts w:ascii="Segoe UI" w:hAnsi="Segoe UI" w:cs="Segoe UI"/>
          <w:sz w:val="22"/>
          <w:szCs w:val="22"/>
        </w:rPr>
        <w:t xml:space="preserve"> and seed numbers are available in GitHub </w:t>
      </w:r>
      <w:r w:rsidR="00663DCF" w:rsidRPr="00663DCF">
        <w:rPr>
          <w:rFonts w:ascii="Segoe UI" w:hAnsi="Segoe UI" w:cs="Segoe UI"/>
          <w:i/>
          <w:iCs/>
          <w:sz w:val="22"/>
          <w:szCs w:val="22"/>
        </w:rPr>
        <w:t>via the link</w:t>
      </w:r>
      <w:r w:rsidR="00663DCF">
        <w:rPr>
          <w:rFonts w:ascii="Segoe UI" w:hAnsi="Segoe UI" w:cs="Segoe UI"/>
          <w:sz w:val="22"/>
          <w:szCs w:val="22"/>
        </w:rPr>
        <w:t xml:space="preserve"> </w:t>
      </w:r>
      <w:proofErr w:type="gramStart"/>
      <w:r w:rsidR="00663DCF">
        <w:rPr>
          <w:rFonts w:ascii="Segoe UI" w:hAnsi="Segoe UI" w:cs="Segoe UI"/>
          <w:sz w:val="22"/>
          <w:szCs w:val="22"/>
        </w:rPr>
        <w:t>…..</w:t>
      </w:r>
      <w:proofErr w:type="gramEnd"/>
      <w:r w:rsidR="00663DCF">
        <w:rPr>
          <w:rFonts w:ascii="Segoe UI" w:hAnsi="Segoe UI" w:cs="Segoe UI"/>
          <w:sz w:val="22"/>
          <w:szCs w:val="22"/>
        </w:rPr>
        <w:t xml:space="preserve"> </w:t>
      </w:r>
    </w:p>
    <w:p w14:paraId="4E65D7F1" w14:textId="77777777" w:rsidR="0094695F" w:rsidRPr="00DC2F15" w:rsidRDefault="0094695F" w:rsidP="00DC2F15">
      <w:pPr>
        <w:spacing w:line="276" w:lineRule="auto"/>
        <w:rPr>
          <w:rFonts w:ascii="Segoe UI" w:hAnsi="Segoe UI" w:cs="Segoe UI"/>
          <w:sz w:val="22"/>
          <w:szCs w:val="22"/>
        </w:rPr>
      </w:pPr>
    </w:p>
    <w:p w14:paraId="0FA222E5" w14:textId="62F97971" w:rsidR="004973A1" w:rsidRPr="00DC2F15" w:rsidRDefault="006D7070" w:rsidP="00DC2F15">
      <w:pPr>
        <w:spacing w:line="276" w:lineRule="auto"/>
        <w:rPr>
          <w:rFonts w:ascii="Segoe UI" w:hAnsi="Segoe UI" w:cs="Segoe UI"/>
          <w:sz w:val="22"/>
          <w:szCs w:val="22"/>
        </w:rPr>
      </w:pPr>
      <w:r w:rsidRPr="00DC2F15">
        <w:rPr>
          <w:rFonts w:ascii="Segoe UI" w:hAnsi="Segoe UI" w:cs="Segoe UI"/>
          <w:sz w:val="22"/>
          <w:szCs w:val="22"/>
        </w:rPr>
        <w:t>The 87 scoring metrics spanned four major groups: (</w:t>
      </w:r>
      <w:proofErr w:type="spellStart"/>
      <w:r w:rsidRPr="00DC2F15">
        <w:rPr>
          <w:rFonts w:ascii="Segoe UI" w:hAnsi="Segoe UI" w:cs="Segoe UI"/>
          <w:sz w:val="22"/>
          <w:szCs w:val="22"/>
        </w:rPr>
        <w:t>i</w:t>
      </w:r>
      <w:proofErr w:type="spellEnd"/>
      <w:r w:rsidRPr="00DC2F15">
        <w:rPr>
          <w:rFonts w:ascii="Segoe UI" w:hAnsi="Segoe UI" w:cs="Segoe UI"/>
          <w:sz w:val="22"/>
          <w:szCs w:val="22"/>
        </w:rPr>
        <w:t xml:space="preserve">) global distance metrics, quantifying the overlap of batch or biology classes in global PCA space; (ii) local neighborhood metrics, assessing the homogeneity of class intermixing in the </w:t>
      </w:r>
      <w:r w:rsidR="00F401D8" w:rsidRPr="00DC2F15">
        <w:rPr>
          <w:rFonts w:ascii="Segoe UI" w:hAnsi="Segoe UI" w:cs="Segoe UI"/>
          <w:sz w:val="22"/>
          <w:szCs w:val="22"/>
        </w:rPr>
        <w:t>neighborhood</w:t>
      </w:r>
      <w:r w:rsidRPr="00DC2F15">
        <w:rPr>
          <w:rFonts w:ascii="Segoe UI" w:hAnsi="Segoe UI" w:cs="Segoe UI"/>
          <w:sz w:val="22"/>
          <w:szCs w:val="22"/>
        </w:rPr>
        <w:t xml:space="preserve"> of each individual sample; (iii) distributional similarity metrics, evaluating the degree of convergence of per-cohort gene expression distributions after harmonization; and (iv) other metrics, including gene- and sample-level NA rate, fraction of bimodal co</w:t>
      </w:r>
      <w:r w:rsidR="00083FC1" w:rsidRPr="00DC2F15">
        <w:rPr>
          <w:rFonts w:ascii="Segoe UI" w:hAnsi="Segoe UI" w:cs="Segoe UI"/>
          <w:sz w:val="22"/>
          <w:szCs w:val="22"/>
        </w:rPr>
        <w:t>horts and zero expression rate</w:t>
      </w:r>
      <w:r w:rsidRPr="00DC2F15">
        <w:rPr>
          <w:rFonts w:ascii="Segoe UI" w:hAnsi="Segoe UI" w:cs="Segoe UI"/>
          <w:sz w:val="22"/>
          <w:szCs w:val="22"/>
        </w:rPr>
        <w:t>.</w:t>
      </w:r>
    </w:p>
    <w:p w14:paraId="5A215E24" w14:textId="77777777" w:rsidR="003236CF" w:rsidRPr="00DC2F15" w:rsidRDefault="003236CF" w:rsidP="00DC2F15">
      <w:pPr>
        <w:spacing w:line="276" w:lineRule="auto"/>
        <w:rPr>
          <w:rFonts w:ascii="Segoe UI" w:hAnsi="Segoe UI" w:cs="Segoe UI"/>
          <w:sz w:val="22"/>
          <w:szCs w:val="22"/>
        </w:rPr>
      </w:pPr>
    </w:p>
    <w:p w14:paraId="4D2578B3" w14:textId="250D5816" w:rsidR="003236CF" w:rsidRPr="00DC2F15" w:rsidRDefault="003236CF" w:rsidP="00DC2F15">
      <w:pPr>
        <w:spacing w:line="276" w:lineRule="auto"/>
        <w:rPr>
          <w:rFonts w:ascii="Segoe UI" w:hAnsi="Segoe UI" w:cs="Segoe UI"/>
          <w:sz w:val="22"/>
          <w:szCs w:val="22"/>
          <w:del w:id="3001" w:author="Claude (NAR review, 2nd iteration 2026-08-02)" w:date="2026-08-02T12:00:00Z"/>
        </w:rPr>
      </w:pPr>
      <w:del w:id="3002" w:author="Claude (NAR review, 2nd iteration 2026-08-02)" w:date="2026-08-02T12:00:00Z">
        <w:r w:rsidRPr="00DC2F15">
          <w:rPr>
            <w:rFonts w:ascii="Segoe UI" w:hAnsi="Segoe UI" w:cs="Segoe UI"/>
            <w:sz w:val="22"/>
            <w:szCs w:val="22"/>
          </w:rPr>
          <w:delText xml:space="preserve">Table </w:delText>
        </w:r>
      </w:del>
      <w:del w:id="3003" w:author="Claude (NAR review, 2nd iteration 2026-08-02)" w:date="2026-08-02T12:00:00Z">
        <w:r w:rsidR="00083FC1" w:rsidRPr="00DC2F15">
          <w:rPr>
            <w:rFonts w:ascii="Segoe UI" w:hAnsi="Segoe UI" w:cs="Segoe UI"/>
            <w:sz w:val="22"/>
            <w:szCs w:val="22"/>
          </w:rPr>
          <w:delText>4</w:delText>
        </w:r>
      </w:del>
      <w:del w:id="3004" w:author="Claude (NAR review, 2nd iteration 2026-08-02)" w:date="2026-08-02T12:00:00Z">
        <w:r w:rsidRPr="00DC2F15">
          <w:rPr>
            <w:rFonts w:ascii="Segoe UI" w:hAnsi="Segoe UI" w:cs="Segoe UI"/>
            <w:sz w:val="22"/>
            <w:szCs w:val="22"/>
          </w:rPr>
          <w:delText>. Metric groups for harmonization quality control.</w:delText>
        </w:r>
      </w:del>
      <w:del w:id="3005" w:author="Claude (NAR review, 2nd iteration 2026-08-02)" w:date="2026-08-02T12:00:00Z">
        <w:r w:rsidR="00953A44" w:rsidRPr="00DC2F15">
          <w:rPr>
            <w:rFonts w:ascii="Segoe UI" w:hAnsi="Segoe UI" w:cs="Segoe UI"/>
            <w:sz w:val="22"/>
            <w:szCs w:val="22"/>
          </w:rPr>
          <w:delText xml:space="preserve"> A “column” here</w:delText>
        </w:r>
      </w:del>
      <w:del w:id="3006" w:author="Claude (NAR review, 2nd iteration 2026-08-02)" w:date="2026-08-02T12:00:00Z">
        <w:r w:rsidR="002E1C6E" w:rsidRPr="00DC2F15">
          <w:rPr>
            <w:rFonts w:ascii="Segoe UI" w:hAnsi="Segoe UI" w:cs="Segoe UI"/>
            <w:sz w:val="22"/>
            <w:szCs w:val="22"/>
          </w:rPr>
          <w:delText xml:space="preserve"> refers to any batch or biology column in the annotation table.</w:delText>
        </w:r>
      </w:del>
      <w:del w:id="3007" w:author="Claude (NAR review, 2nd iteration 2026-08-02)" w:date="2026-08-02T12:00:00Z">
        <w:r w:rsidR="008C7CE6">
          <w:rPr>
            <w:rFonts w:ascii="Segoe UI" w:hAnsi="Segoe UI" w:cs="Segoe UI"/>
            <w:sz w:val="22"/>
            <w:szCs w:val="22"/>
          </w:rPr>
          <w:delText xml:space="preserve"> As a metric group </w:delText>
        </w:r>
      </w:del>
      <w:proofErr w:type="gramStart"/>
      <w:del w:id="3008" w:author="Claude (NAR review, 2nd iteration 2026-08-02)" w:date="2026-08-02T12:00:00Z">
        <w:r w:rsidR="008C7CE6">
          <w:rPr>
            <w:rFonts w:ascii="Segoe UI" w:hAnsi="Segoe UI" w:cs="Segoe UI"/>
            <w:sz w:val="22"/>
            <w:szCs w:val="22"/>
          </w:rPr>
          <w:delText>F</w:delText>
        </w:r>
      </w:del>
      <w:proofErr w:type="gramEnd"/>
      <w:del w:id="3009" w:author="Claude (NAR review, 2nd iteration 2026-08-02)" w:date="2026-08-02T12:00:00Z">
        <w:r w:rsidR="008C7CE6">
          <w:rPr>
            <w:rFonts w:ascii="Segoe UI" w:hAnsi="Segoe UI" w:cs="Segoe UI"/>
            <w:sz w:val="22"/>
            <w:szCs w:val="22"/>
          </w:rPr>
          <w:delText xml:space="preserve"> we planned </w:delText>
        </w:r>
      </w:del>
      <w:del w:id="3010" w:author="Claude (NAR review, 2nd iteration 2026-08-02)" w:date="2026-08-02T12:00:00Z">
        <w:r w:rsidR="00D24ABE">
          <w:rPr>
            <w:rFonts w:ascii="Segoe UI" w:hAnsi="Segoe UI" w:cs="Segoe UI"/>
            <w:sz w:val="22"/>
            <w:szCs w:val="22"/>
          </w:rPr>
          <w:delText>gene level</w:delText>
        </w:r>
      </w:del>
      <w:del w:id="3011" w:author="Claude (NAR review, 2nd iteration 2026-08-02)" w:date="2026-08-02T12:00:00Z">
        <w:r w:rsidR="00A11C85">
          <w:rPr>
            <w:rFonts w:ascii="Segoe UI" w:hAnsi="Segoe UI" w:cs="Segoe UI"/>
            <w:sz w:val="22"/>
            <w:szCs w:val="22"/>
          </w:rPr>
          <w:delText xml:space="preserve"> </w:delText>
        </w:r>
      </w:del>
      <w:del w:id="3012" w:author="Claude (NAR review, 2nd iteration 2026-08-02)" w:date="2026-08-02T12:00:00Z">
        <w:r w:rsidR="008C7CE6">
          <w:rPr>
            <w:rFonts w:ascii="Segoe UI" w:hAnsi="Segoe UI" w:cs="Segoe UI"/>
            <w:sz w:val="22"/>
            <w:szCs w:val="22"/>
          </w:rPr>
          <w:delText>variance partition by biology and batch columns</w:delText>
        </w:r>
      </w:del>
      <w:del w:id="3013" w:author="Claude (NAR review, 2nd iteration 2026-08-02)" w:date="2026-08-02T12:00:00Z">
        <w:r w:rsidR="00DD5336">
          <w:rPr>
            <w:rFonts w:ascii="Segoe UI" w:hAnsi="Segoe UI" w:cs="Segoe UI"/>
            <w:sz w:val="22"/>
            <w:szCs w:val="22"/>
          </w:rPr>
          <w:delText xml:space="preserve"> </w:delText>
        </w:r>
      </w:del>
      <w:sdt>
        <w:sdtPr>
          <w:rPr>
            <w:rFonts w:ascii="Segoe UI" w:hAnsi="Segoe UI" w:cs="Segoe UI"/>
            <w:color w:val="000000"/>
            <w:sz w:val="22"/>
            <w:szCs w:val="22"/>
          </w:rPr>
          <w:tag w:val="MENDELEY_CITATION_v3_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"/>
          <w:id w:val="-212433519"/>
          <w:placeholder>
            <w:docPart w:val="DefaultPlaceholder_-1854013440"/>
          </w:placeholder>
        </w:sdtPr>
        <w:sdtEndPr/>
        <w:sdtContent>
          <w:r w:rsidR="00543614" w:rsidRPr="00AB4A0D">
            <w:rPr>
              <w:rFonts w:ascii="Segoe UI" w:hAnsi="Segoe UI" w:cs="Segoe UI"/>
              <w:color w:val="000000"/>
              <w:sz w:val="22"/>
              <w:szCs w:val="22"/>
            </w:rPr>
            <w:t>(56)</w:t>
          </w:r>
        </w:sdtContent>
      </w:sdt>
      <w:del w:id="3014" w:author="Claude (NAR review, 2nd iteration 2026-08-02)" w:date="2026-08-02T12:00:00Z">
        <w:r w:rsidR="00D24ABE">
          <w:rPr>
            <w:rFonts w:ascii="Segoe UI" w:hAnsi="Segoe UI" w:cs="Segoe UI"/>
            <w:sz w:val="22"/>
            <w:szCs w:val="22"/>
          </w:rPr>
          <w:delText xml:space="preserve">, but </w:delText>
        </w:r>
      </w:del>
      <w:del w:id="3015" w:author="Claude (NAR review, 2nd iteration 2026-08-02)" w:date="2026-08-02T12:00:00Z">
        <w:r w:rsidR="00C938E6">
          <w:rPr>
            <w:rFonts w:ascii="Segoe UI" w:hAnsi="Segoe UI" w:cs="Segoe UI"/>
            <w:sz w:val="22"/>
            <w:szCs w:val="22"/>
          </w:rPr>
          <w:delText>the Bioconductor package failed to correctly calculate the</w:delText>
        </w:r>
      </w:del>
      <w:del w:id="3016" w:author="Claude (NAR review, 2nd iteration 2026-08-02)" w:date="2026-08-02T12:00:00Z">
        <w:r w:rsidR="00D24ABE">
          <w:rPr>
            <w:rFonts w:ascii="Segoe UI" w:hAnsi="Segoe UI" w:cs="Segoe UI"/>
            <w:sz w:val="22"/>
            <w:szCs w:val="22"/>
          </w:rPr>
          <w:delText xml:space="preserve"> metric</w:delText>
        </w:r>
      </w:del>
      <w:del w:id="3017" w:author="Claude (NAR review, 2nd iteration 2026-08-02)" w:date="2026-08-02T12:00:00Z">
        <w:r w:rsidR="00C938E6">
          <w:rPr>
            <w:rFonts w:ascii="Segoe UI" w:hAnsi="Segoe UI" w:cs="Segoe UI"/>
            <w:sz w:val="22"/>
            <w:szCs w:val="22"/>
          </w:rPr>
          <w:delText xml:space="preserve">s, so we </w:delText>
        </w:r>
      </w:del>
      <w:del w:id="3018" w:author="Claude (NAR review, 2nd iteration 2026-08-02)" w:date="2026-08-02T12:00:00Z">
        <w:r w:rsidR="00DD5336">
          <w:rPr>
            <w:rFonts w:ascii="Segoe UI" w:hAnsi="Segoe UI" w:cs="Segoe UI"/>
            <w:sz w:val="22"/>
            <w:szCs w:val="22"/>
          </w:rPr>
          <w:delText>excluded them from the analysis.</w:delText>
        </w:r>
      </w:del>
      <w:del w:id="3019" w:author="Claude (NAR review, 2nd iteration 2026-08-02)" w:date="2026-08-02T12:00:00Z">
        <w:r w:rsidR="00D24ABE">
          <w:rPr>
            <w:rFonts w:ascii="Segoe UI" w:hAnsi="Segoe UI" w:cs="Segoe UI"/>
            <w:sz w:val="22"/>
            <w:szCs w:val="22"/>
          </w:rPr>
          <w:delText xml:space="preserve"> </w:delText>
        </w:r>
      </w:del>
      <w:del w:id="3020" w:author="Claude (NAR review, 2nd iteration 2026-08-02)" w:date="2026-08-02T12:00:00Z">
        <w:r w:rsidR="008C7CE6">
          <w:rPr>
            <w:rFonts w:ascii="Segoe UI" w:hAnsi="Segoe UI" w:cs="Segoe UI"/>
            <w:sz w:val="22"/>
            <w:szCs w:val="22"/>
          </w:rPr>
          <w:delText xml:space="preserve"> </w:delText>
        </w:r>
      </w:del>
      <w:del w:id="3021" w:author="Claude (NAR review, 2nd iteration 2026-08-02)" w:date="2026-08-02T12:00:00Z">
        <w:r w:rsidR="00634CB2" w:rsidRPr="00DC2F15">
          <w:rPr>
            <w:rFonts w:ascii="Segoe UI" w:hAnsi="Segoe UI" w:cs="Segoe UI"/>
            <w:sz w:val="22"/>
            <w:szCs w:val="22"/>
          </w:rPr>
          <w:delText xml:space="preserve"> (</w:delText>
        </w:r>
      </w:del>
      <w:del w:id="3022" w:author="Claude (NAR review, 2nd iteration 2026-08-02)" w:date="2026-08-02T12:00:00Z">
        <w:r w:rsidR="00634CB2" w:rsidRPr="00DC2F15">
          <w:rPr>
            <w:rFonts w:ascii="Segoe UI" w:hAnsi="Segoe UI" w:cs="Segoe UI"/>
            <w:i/>
            <w:iCs/>
            <w:sz w:val="22"/>
            <w:szCs w:val="22"/>
          </w:rPr>
          <w:delText>Maybe move to supplementary</w:delText>
        </w:r>
      </w:del>
      <w:del w:id="3023" w:author="Claude (NAR review, 2nd iteration 2026-08-02)" w:date="2026-08-02T12:00:00Z">
        <w:r w:rsidR="00D60029" w:rsidRPr="00DC2F15">
          <w:rPr>
            <w:rFonts w:ascii="Segoe UI" w:hAnsi="Segoe UI" w:cs="Segoe UI"/>
            <w:i/>
            <w:iCs/>
            <w:sz w:val="22"/>
            <w:szCs w:val="22"/>
          </w:rPr>
          <w:delText>?</w:delText>
        </w:r>
      </w:del>
      <w:del w:id="3024" w:author="Claude (NAR review, 2nd iteration 2026-08-02)" w:date="2026-08-02T12:00:00Z">
        <w:r w:rsidR="00634CB2" w:rsidRPr="00DC2F15">
          <w:rPr>
            <w:rFonts w:ascii="Segoe UI" w:hAnsi="Segoe UI" w:cs="Segoe UI"/>
            <w:sz w:val="22"/>
            <w:szCs w:val="22"/>
          </w:rPr>
          <w:delText>)</w:delText>
        </w:r>
      </w:del>
    </w:p>
    <w:p w14:paraId="7068BD93" w14:textId="663F753B" w:rsidR="004D287E" w:rsidRPr="00DC2F15" w:rsidRDefault="0028256A" w:rsidP="00DC2F15">
      <w:pPr>
        <w:spacing w:line="276" w:lineRule="auto"/>
        <w:rPr>
          <w:rFonts w:ascii="Segoe UI" w:hAnsi="Segoe UI" w:cs="Segoe UI"/>
          <w:sz w:val="22"/>
          <w:szCs w:val="22"/>
        </w:rPr>
      </w:pPr>
      <w:r>
        <w:rPr>
          <w:rFonts w:ascii="Segoe UI" w:hAnsi="Segoe UI" w:cs="Segoe UI"/>
          <w:i/>
          <w:color w:val="C00000"/>
          <w:sz w:val="22"/>
          <w:szCs w:val="22"/>
        </w:rPr>
        <w:t xml:space="preserve"> ‘Daniil to Claude. Please add a</w:t>
      </w:r>
      <w:r w:rsidR="00825512">
        <w:rPr>
          <w:rFonts w:ascii="Segoe UI" w:hAnsi="Segoe UI" w:cs="Segoe UI"/>
          <w:i/>
          <w:color w:val="C00000"/>
          <w:sz w:val="22"/>
          <w:szCs w:val="22"/>
        </w:rPr>
        <w:t xml:space="preserve"> new column on the right of this table, with full bibliographic citation</w:t>
      </w:r>
      <w:r w:rsidR="00E9083D">
        <w:rPr>
          <w:rFonts w:ascii="Segoe UI" w:hAnsi="Segoe UI" w:cs="Segoe UI"/>
          <w:i/>
          <w:color w:val="C00000"/>
          <w:sz w:val="22"/>
          <w:szCs w:val="22"/>
        </w:rPr>
        <w:t xml:space="preserve"> in NAR format</w:t>
      </w:r>
      <w:r w:rsidR="00825512">
        <w:rPr>
          <w:rFonts w:ascii="Segoe UI" w:hAnsi="Segoe UI" w:cs="Segoe UI"/>
          <w:i/>
          <w:color w:val="C00000"/>
          <w:sz w:val="22"/>
          <w:szCs w:val="22"/>
        </w:rPr>
        <w:t xml:space="preserve"> for each of the article mentioned here</w:t>
      </w:r>
      <w:r w:rsidR="00E9083D">
        <w:rPr>
          <w:rFonts w:ascii="Segoe UI" w:hAnsi="Segoe UI" w:cs="Segoe UI"/>
          <w:i/>
          <w:color w:val="C00000"/>
          <w:sz w:val="22"/>
          <w:szCs w:val="22"/>
        </w:rPr>
        <w:t xml:space="preserve"> in the column Source</w:t>
      </w:r>
      <w:r>
        <w:rPr>
          <w:rFonts w:ascii="Segoe UI" w:hAnsi="Segoe UI" w:cs="Segoe UI"/>
          <w:i/>
          <w:color w:val="C00000"/>
          <w:sz w:val="22"/>
          <w:szCs w:val="22"/>
        </w:rPr>
        <w:t>’</w:t>
      </w:r>
    </w:p>
    <w:p w14:paraId="31943AE7" w14:textId="77777777" w:rsidR="00B82F45" w:rsidRPr="00DC2F15" w:rsidRDefault="00B82F45" w:rsidP="00DC2F15">
      <w:pPr>
        <w:spacing w:line="276" w:lineRule="auto"/>
        <w:rPr>
          <w:rFonts w:ascii="Segoe UI" w:hAnsi="Segoe UI" w:cs="Segoe UI"/>
          <w:sz w:val="22"/>
          <w:szCs w:val="22"/>
        </w:rPr>
      </w:pPr>
    </w:p>
    <w:tbl>
      <w:tblPr>
        <w:tblStyle w:val="TableGrid"/>
        <w:tblW w:w="10618" w:type="dxa"/>
        <w:tblLook w:val="04A0" w:firstRow="1" w:lastRow="0" w:firstColumn="1" w:lastColumn="0" w:noHBand="0" w:noVBand="1"/>
      </w:tblPr>
      <w:tblGrid>
        <w:gridCol w:w="1610"/>
        <w:gridCol w:w="1522"/>
        <w:gridCol w:w="835"/>
        <w:gridCol w:w="5242"/>
        <w:gridCol w:w="1409"/>
        <w:gridCol w:w="2400"/>
      </w:tblGrid>
      <w:tr w:rsidR="002A2FAF" w:rsidRPr="00DC2F15" w14:paraId="38D04D62" w14:textId="77777777" w:rsidTr="007C191E">
        <w:trPr>
          <w:trHeight w:val="229"/>
          <w:del w:id="2787" w:author="Claude (NAR review, 2nd iteration 2026-08-02)" w:date="2026-08-02T12:00:00Z"/>
        </w:trPr>
        <w:tc>
          <w:tcPr>
            <w:tcW w:w="1610" w:type="dxa"/>
          </w:tcPr>
          <w:p w14:paraId="1EA47B86" w14:textId="77777777" w:rsidR="002A2FAF" w:rsidRPr="000525E6" w:rsidRDefault="002A2FAF" w:rsidP="00DC2F15">
            <w:pPr>
              <w:spacing w:line="276" w:lineRule="auto"/>
              <w:rPr>
                <w:rFonts w:ascii="Segoe UI" w:hAnsi="Segoe UI" w:cs="Segoe UI"/>
                <w:sz w:val="18"/>
                <w:szCs w:val="18"/>
              </w:rPr>
            </w:pPr>
            <w:del w:id="2788" w:author="Claude (NAR review, 2nd iteration 2026-08-02)" w:date="2026-08-02T12:00:00Z">
              <w:r w:rsidRPr="000525E6">
                <w:rPr>
                  <w:rFonts w:ascii="Segoe UI" w:hAnsi="Segoe UI" w:cs="Segoe UI"/>
                  <w:sz w:val="18"/>
                  <w:szCs w:val="18"/>
                </w:rPr>
                <w:delText xml:space="preserve">Metric name</w:delText>
              </w:r>
            </w:del>
          </w:p>
        </w:tc>
        <w:tc>
          <w:tcPr>
            <w:tcW w:w="1522" w:type="dxa"/>
          </w:tcPr>
          <w:p w14:paraId="272381B9" w14:textId="77777777" w:rsidR="002A2FAF" w:rsidRPr="000525E6" w:rsidRDefault="002A2FAF" w:rsidP="00DC2F15">
            <w:pPr>
              <w:spacing w:line="276" w:lineRule="auto"/>
              <w:rPr>
                <w:rFonts w:ascii="Segoe UI" w:hAnsi="Segoe UI" w:cs="Segoe UI"/>
                <w:sz w:val="18"/>
                <w:szCs w:val="18"/>
              </w:rPr>
            </w:pPr>
            <w:del w:id="2789" w:author="Claude (NAR review, 2nd iteration 2026-08-02)" w:date="2026-08-02T12:00:00Z">
              <w:r w:rsidRPr="000525E6">
                <w:rPr>
                  <w:rFonts w:ascii="Segoe UI" w:hAnsi="Segoe UI" w:cs="Segoe UI"/>
                  <w:sz w:val="18"/>
                  <w:szCs w:val="18"/>
                </w:rPr>
                <w:delText xml:space="preserve">Metric type</w:delText>
              </w:r>
            </w:del>
          </w:p>
        </w:tc>
        <w:tc>
          <w:tcPr>
            <w:tcW w:w="835" w:type="dxa"/>
          </w:tcPr>
          <w:p w14:paraId="183458F9" w14:textId="77777777" w:rsidR="002A2FAF" w:rsidRPr="000525E6" w:rsidRDefault="002A2FAF" w:rsidP="00DC2F15">
            <w:pPr>
              <w:spacing w:line="276" w:lineRule="auto"/>
              <w:rPr>
                <w:rFonts w:ascii="Segoe UI" w:hAnsi="Segoe UI" w:cs="Segoe UI"/>
                <w:sz w:val="18"/>
                <w:szCs w:val="18"/>
              </w:rPr>
            </w:pPr>
            <w:del w:id="2790" w:author="Claude (NAR review, 2nd iteration 2026-08-02)" w:date="2026-08-02T12:00:00Z">
              <w:r w:rsidRPr="000525E6">
                <w:rPr>
                  <w:rFonts w:ascii="Segoe UI" w:hAnsi="Segoe UI" w:cs="Segoe UI"/>
                  <w:sz w:val="18"/>
                  <w:szCs w:val="18"/>
                </w:rPr>
                <w:delText xml:space="preserve">Metric group</w:delText>
              </w:r>
            </w:del>
          </w:p>
        </w:tc>
        <w:tc>
          <w:tcPr>
            <w:tcW w:w="5242" w:type="dxa"/>
          </w:tcPr>
          <w:p w14:paraId="2B45F5DD" w14:textId="77777777" w:rsidR="002A2FAF" w:rsidRPr="000525E6" w:rsidRDefault="002A2FAF" w:rsidP="00DC2F15">
            <w:pPr>
              <w:spacing w:line="276" w:lineRule="auto"/>
              <w:rPr>
                <w:rFonts w:ascii="Segoe UI" w:hAnsi="Segoe UI" w:cs="Segoe UI"/>
                <w:sz w:val="18"/>
                <w:szCs w:val="18"/>
              </w:rPr>
            </w:pPr>
            <w:del w:id="2791" w:author="Claude (NAR review, 2nd iteration 2026-08-02)" w:date="2026-08-02T12:00:00Z">
              <w:r w:rsidRPr="000525E6">
                <w:rPr>
                  <w:rFonts w:ascii="Segoe UI" w:hAnsi="Segoe UI" w:cs="Segoe UI"/>
                  <w:sz w:val="18"/>
                  <w:szCs w:val="18"/>
                </w:rPr>
                <w:delText xml:space="preserve">Method definition</w:delText>
              </w:r>
            </w:del>
          </w:p>
        </w:tc>
        <w:tc>
          <w:tcPr>
            <w:tcW w:w="1409" w:type="dxa"/>
          </w:tcPr>
          <w:p w14:paraId="35F5FBF9" w14:textId="77777777" w:rsidR="002A2FAF" w:rsidRPr="000525E6" w:rsidRDefault="002A2FAF" w:rsidP="00DC2F15">
            <w:pPr>
              <w:spacing w:line="276" w:lineRule="auto"/>
              <w:rPr>
                <w:rFonts w:ascii="Segoe UI" w:hAnsi="Segoe UI" w:cs="Segoe UI"/>
                <w:sz w:val="18"/>
                <w:szCs w:val="18"/>
              </w:rPr>
            </w:pPr>
            <w:del w:id="2792" w:author="Claude (NAR review, 2nd iteration 2026-08-02)" w:date="2026-08-02T12:00:00Z">
              <w:r w:rsidRPr="000525E6">
                <w:rPr>
                  <w:rFonts w:ascii="Segoe UI" w:hAnsi="Segoe UI" w:cs="Segoe UI"/>
                  <w:sz w:val="18"/>
                  <w:szCs w:val="18"/>
                </w:rPr>
                <w:delText xml:space="preserve">Source</w:delText>
              </w:r>
            </w:del>
          </w:p>
        </w:tc>
        <w:tc>
          <w:tcPr>
            <w:tcW w:w="2400" w:type="dxa"/>
            <w:cellIns w:id="1230" w:author="Claude (NAR referee report 2026-08-02)" w:date="2026-08-02T00:00:00Z"/>
          </w:tcPr>
          <w:p>
            <w:pPr>
              <w:spacing w:line="276" w:lineRule="auto"/>
              <w:rPr>
                <w:rFonts w:ascii="Segoe UI" w:hAnsi="Segoe UI" w:cs="Segoe UI"/>
                <w:sz w:val="18"/>
                <w:szCs w:val="18"/>
              </w:rPr>
            </w:pPr>
          </w:p>
        </w:tc>
      </w:tr>
      <w:tr w:rsidR="002A2FAF" w:rsidRPr="00DC2F15" w14:paraId="0352281D" w14:textId="77777777" w:rsidTr="007C191E">
        <w:trPr>
          <w:trHeight w:val="672"/>
          <w:del w:id="2793" w:author="Claude (NAR review, 2nd iteration 2026-08-02)" w:date="2026-08-02T12:00:00Z"/>
        </w:trPr>
        <w:tc>
          <w:tcPr>
            <w:tcW w:w="1610" w:type="dxa"/>
          </w:tcPr>
          <w:p w14:paraId="2A357ED8" w14:textId="77777777" w:rsidR="002A2FAF" w:rsidRPr="000525E6" w:rsidRDefault="002A2FAF" w:rsidP="00DC2F15">
            <w:pPr>
              <w:spacing w:line="276" w:lineRule="auto"/>
              <w:rPr>
                <w:rFonts w:ascii="Segoe UI" w:hAnsi="Segoe UI" w:cs="Segoe UI"/>
                <w:sz w:val="18"/>
                <w:szCs w:val="18"/>
                <w:vertAlign w:val="superscript"/>
              </w:rPr>
            </w:pPr>
            <w:del w:id="2794" w:author="Claude (NAR review, 2nd iteration 2026-08-02)" w:date="2026-08-02T12:00:00Z">
              <w:r w:rsidRPr="000525E6">
                <w:rPr>
                  <w:rFonts w:ascii="Segoe UI" w:hAnsi="Segoe UI" w:cs="Segoe UI"/>
                  <w:sz w:val="18"/>
                  <w:szCs w:val="18"/>
                </w:rPr>
                <w:lastRenderedPageBreak/>
                <w:delText xml:space="preserve">PCA R</w:delText>
              </w:r>
            </w:del>
            <w:del w:id="2795" w:author="Claude (NAR review, 2nd iteration 2026-08-02)" w:date="2026-08-02T12:00:00Z">
              <w:r w:rsidRPr="000525E6">
                <w:rPr>
                  <w:rFonts w:ascii="Segoe UI" w:hAnsi="Segoe UI" w:cs="Segoe UI"/>
                  <w:sz w:val="18"/>
                  <w:szCs w:val="18"/>
                  <w:vertAlign w:val="superscript"/>
                </w:rPr>
                <w:delText xml:space="preserve">2</w:delText>
              </w:r>
            </w:del>
          </w:p>
        </w:tc>
        <w:tc>
          <w:tcPr>
            <w:tcW w:w="1522" w:type="dxa"/>
          </w:tcPr>
          <w:p w14:paraId="615000EE" w14:textId="77777777" w:rsidR="002A2FAF" w:rsidRPr="000525E6" w:rsidRDefault="002A2FAF" w:rsidP="00DC2F15">
            <w:pPr>
              <w:spacing w:line="276" w:lineRule="auto"/>
              <w:rPr>
                <w:rFonts w:ascii="Segoe UI" w:hAnsi="Segoe UI" w:cs="Segoe UI"/>
                <w:sz w:val="18"/>
                <w:szCs w:val="18"/>
              </w:rPr>
            </w:pPr>
            <w:del w:id="2796" w:author="Claude (NAR review, 2nd iteration 2026-08-02)" w:date="2026-08-02T12:00:00Z">
              <w:r w:rsidRPr="000525E6">
                <w:rPr>
                  <w:rFonts w:ascii="Segoe UI" w:hAnsi="Segoe UI" w:cs="Segoe UI"/>
                  <w:sz w:val="18"/>
                  <w:szCs w:val="18"/>
                </w:rPr>
                <w:delText xml:space="preserve">Global</w:delText>
              </w:r>
            </w:del>
          </w:p>
        </w:tc>
        <w:tc>
          <w:tcPr>
            <w:tcW w:w="835" w:type="dxa"/>
          </w:tcPr>
          <w:p w14:paraId="554089D8" w14:textId="77777777" w:rsidR="002A2FAF" w:rsidRPr="000525E6" w:rsidRDefault="00E878DD" w:rsidP="00DC2F15">
            <w:pPr>
              <w:spacing w:line="276" w:lineRule="auto"/>
              <w:rPr>
                <w:rFonts w:ascii="Segoe UI" w:hAnsi="Segoe UI" w:cs="Segoe UI"/>
                <w:sz w:val="18"/>
                <w:szCs w:val="18"/>
              </w:rPr>
            </w:pPr>
            <w:del w:id="2797" w:author="Claude (NAR review, 2nd iteration 2026-08-02)" w:date="2026-08-02T12:00:00Z">
              <w:r w:rsidRPr="000525E6">
                <w:rPr>
                  <w:rFonts w:ascii="Segoe UI" w:hAnsi="Segoe UI" w:cs="Segoe UI"/>
                  <w:sz w:val="18"/>
                  <w:szCs w:val="18"/>
                </w:rPr>
                <w:delText xml:space="preserve">A</w:delText>
              </w:r>
            </w:del>
          </w:p>
        </w:tc>
        <w:tc>
          <w:tcPr>
            <w:tcW w:w="5242" w:type="dxa"/>
          </w:tcPr>
          <w:p w14:paraId="27F50614" w14:textId="4BE9539C" w:rsidR="002A2FAF" w:rsidRPr="000525E6" w:rsidRDefault="002A2FAF" w:rsidP="00DC2F15">
            <w:pPr>
              <w:spacing w:line="276" w:lineRule="auto"/>
              <w:rPr>
                <w:rFonts w:ascii="Segoe UI" w:hAnsi="Segoe UI" w:cs="Segoe UI"/>
                <w:sz w:val="18"/>
                <w:szCs w:val="18"/>
              </w:rPr>
            </w:pPr>
            <w:del w:id="2798" w:author="Claude (NAR review, 2nd iteration 2026-08-02)" w:date="2026-08-02T12:00:00Z">
              <w:r w:rsidRPr="000525E6">
                <w:rPr>
                  <w:rFonts w:ascii="Segoe UI" w:hAnsi="Segoe UI" w:cs="Segoe UI"/>
                  <w:sz w:val="18"/>
                  <w:szCs w:val="18"/>
                </w:rPr>
                <w:delText xml:space="preserve">Fraction of variance in principal components (PCs) that is attributable to a column, by one-way ANOVA R</w:delText>
              </w:r>
            </w:del>
            <w:del w:id="2799" w:author="Claude (NAR review, 2nd iteration 2026-08-02)" w:date="2026-08-02T12:00:00Z">
              <w:r w:rsidRPr="000525E6">
                <w:rPr>
                  <w:rFonts w:ascii="Segoe UI" w:hAnsi="Segoe UI" w:cs="Segoe UI"/>
                  <w:sz w:val="18"/>
                  <w:szCs w:val="18"/>
                  <w:vertAlign w:val="superscript"/>
                </w:rPr>
                <w:delText xml:space="preserve">2</w:delText>
              </w:r>
            </w:del>
            <w:del w:id="2800" w:author="Claude (NAR review, 2nd iteration 2026-08-02)" w:date="2026-08-02T12:00:00Z">
              <w:r w:rsidRPr="000525E6">
                <w:rPr>
                  <w:rFonts w:ascii="Segoe UI" w:hAnsi="Segoe UI" w:cs="Segoe UI"/>
                  <w:sz w:val="18"/>
                  <w:szCs w:val="18"/>
                </w:rPr>
                <w:delText xml:space="preserve">. Calculated per PCs average.</w:delText>
              </w:r>
            </w:del>
            <w:del w:id="2801" w:author="Claude (NAR review, 2nd iteration 2026-08-02)" w:date="2026-08-02T12:00:00Z">
              <w:r w:rsidR="005A1304">
                <w:rPr>
                  <w:rFonts w:ascii="Segoe UI" w:hAnsi="Segoe UI" w:cs="Segoe UI"/>
                  <w:sz w:val="18"/>
                  <w:szCs w:val="18"/>
                </w:rPr>
                <w:delText xml:space="preserve"> Higher </w:delText>
              </w:r>
            </w:del>
            <w:del w:id="2802" w:author="Claude (NAR review, 2nd iteration 2026-08-02)" w:date="2026-08-02T12:00:00Z">
              <w:r w:rsidR="00462516">
                <w:rPr>
                  <w:rFonts w:ascii="Segoe UI" w:hAnsi="Segoe UI" w:cs="Segoe UI"/>
                  <w:sz w:val="18"/>
                  <w:szCs w:val="18"/>
                </w:rPr>
                <w:delText xml:space="preserve">value means less mixing by a given column.</w:delText>
              </w:r>
            </w:del>
          </w:p>
        </w:tc>
        <w:tc>
          <w:tcPr>
            <w:tcW w:w="1409" w:type="dxa"/>
          </w:tcPr>
          <w:p w14:paraId="7DF6E23D" w14:textId="29324B34" w:rsidR="002A2FAF" w:rsidRPr="000525E6" w:rsidRDefault="00A21EFD" w:rsidP="00DC2F15">
            <w:pPr>
              <w:spacing w:line="276" w:lineRule="auto"/>
              <w:rPr>
                <w:rFonts w:ascii="Segoe UI" w:hAnsi="Segoe UI" w:cs="Segoe UI"/>
                <w:sz w:val="18"/>
                <w:szCs w:val="18"/>
              </w:rPr>
            </w:pPr>
            <w:sdt>
              <w:sdtPr>
                <w:rPr>
                  <w:rFonts w:ascii="Segoe UI" w:hAnsi="Segoe UI" w:cs="Segoe UI"/>
                  <w:color w:val="000000"/>
                  <w:sz w:val="18"/>
                  <w:szCs w:val="18"/>
                </w:rPr>
                <w:tag w:val="MENDELEY_CITATION_v3_eyJjaXRhdGlvbklEIjoiTUVOREVMRVlfQ0lUQVRJT05fMzZlNjBiNGYtNzdiNC00ODNjLTg1NzMtOWY1M2JjZTdlNTc3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585120425"/>
                <w:placeholder>
                  <w:docPart w:val="DefaultPlaceholder_-1854013440"/>
                </w:placeholder>
              </w:sdtPr>
              <w:sdtEndPr/>
              <w:sdtContent>
                <w:r w:rsidR="00AB4A0D" w:rsidRPr="00AB4A0D">
                  <w:rPr>
                    <w:rFonts w:ascii="Segoe UI" w:hAnsi="Segoe UI" w:cs="Segoe UI"/>
                    <w:color w:val="000000"/>
                    <w:sz w:val="18"/>
                    <w:szCs w:val="18"/>
                  </w:rPr>
                  <w:t>(57)</w:t>
                </w:r>
              </w:sdtContent>
            </w:sdt>
          </w:p>
        </w:tc>
        <w:tc>
          <w:tcPr>
            <w:tcW w:w="2400" w:type="dxa"/>
            <w:cellIns w:id="1232" w:author="Claude (NAR referee report 2026-08-02)" w:date="2026-08-02T00:00:00Z"/>
          </w:tcPr>
          <w:p>
            <w:pPr>
              <w:spacing w:line="276" w:lineRule="auto"/>
              <w:rPr>
                <w:rFonts w:ascii="Segoe UI" w:hAnsi="Segoe UI" w:cs="Segoe UI"/>
                <w:sz w:val="18"/>
                <w:szCs w:val="18"/>
              </w:rPr>
            </w:pPr>
          </w:p>
        </w:tc>
      </w:tr>
      <w:tr w:rsidR="002A2FAF" w:rsidRPr="00DC2F15" w14:paraId="1BF8914B" w14:textId="77777777" w:rsidTr="007C191E">
        <w:trPr>
          <w:trHeight w:val="229"/>
          <w:del w:id="2803" w:author="Claude (NAR review, 2nd iteration 2026-08-02)" w:date="2026-08-02T12:00:00Z"/>
        </w:trPr>
        <w:tc>
          <w:tcPr>
            <w:tcW w:w="1610" w:type="dxa"/>
          </w:tcPr>
          <w:p w14:paraId="01D98DDF" w14:textId="77777777" w:rsidR="002A2FAF" w:rsidRPr="000525E6" w:rsidRDefault="002A2FAF" w:rsidP="00DC2F15">
            <w:pPr>
              <w:spacing w:line="276" w:lineRule="auto"/>
              <w:rPr>
                <w:rFonts w:ascii="Segoe UI" w:hAnsi="Segoe UI" w:cs="Segoe UI"/>
                <w:sz w:val="18"/>
                <w:szCs w:val="18"/>
              </w:rPr>
            </w:pPr>
            <w:del w:id="2804" w:author="Claude (NAR review, 2nd iteration 2026-08-02)" w:date="2026-08-02T12:00:00Z">
              <w:r w:rsidRPr="000525E6">
                <w:rPr>
                  <w:rFonts w:ascii="Segoe UI" w:hAnsi="Segoe UI" w:cs="Segoe UI"/>
                  <w:sz w:val="18"/>
                  <w:szCs w:val="18"/>
                </w:rPr>
                <w:delText xml:space="preserve">Percentage variance</w:delText>
              </w:r>
            </w:del>
          </w:p>
        </w:tc>
        <w:tc>
          <w:tcPr>
            <w:tcW w:w="1522" w:type="dxa"/>
          </w:tcPr>
          <w:p w14:paraId="1224535F" w14:textId="77777777" w:rsidR="002A2FAF" w:rsidRPr="000525E6" w:rsidRDefault="002A2FAF" w:rsidP="00DC2F15">
            <w:pPr>
              <w:spacing w:line="276" w:lineRule="auto"/>
              <w:rPr>
                <w:rFonts w:ascii="Segoe UI" w:hAnsi="Segoe UI" w:cs="Segoe UI"/>
                <w:sz w:val="18"/>
                <w:szCs w:val="18"/>
              </w:rPr>
            </w:pPr>
            <w:del w:id="2805" w:author="Claude (NAR review, 2nd iteration 2026-08-02)" w:date="2026-08-02T12:00:00Z">
              <w:r w:rsidRPr="000525E6">
                <w:rPr>
                  <w:rFonts w:ascii="Segoe UI" w:hAnsi="Segoe UI" w:cs="Segoe UI"/>
                  <w:sz w:val="18"/>
                  <w:szCs w:val="18"/>
                </w:rPr>
                <w:delText xml:space="preserve">Global</w:delText>
              </w:r>
            </w:del>
          </w:p>
        </w:tc>
        <w:tc>
          <w:tcPr>
            <w:tcW w:w="835" w:type="dxa"/>
          </w:tcPr>
          <w:p w14:paraId="169F2632" w14:textId="77777777" w:rsidR="002A2FAF" w:rsidRPr="000525E6" w:rsidRDefault="00355B97" w:rsidP="00DC2F15">
            <w:pPr>
              <w:spacing w:line="276" w:lineRule="auto"/>
              <w:rPr>
                <w:rFonts w:ascii="Segoe UI" w:hAnsi="Segoe UI" w:cs="Segoe UI"/>
                <w:sz w:val="18"/>
                <w:szCs w:val="18"/>
              </w:rPr>
            </w:pPr>
            <w:del w:id="2806" w:author="Claude (NAR review, 2nd iteration 2026-08-02)" w:date="2026-08-02T12:00:00Z">
              <w:r w:rsidRPr="000525E6">
                <w:rPr>
                  <w:rFonts w:ascii="Segoe UI" w:hAnsi="Segoe UI" w:cs="Segoe UI"/>
                  <w:sz w:val="18"/>
                  <w:szCs w:val="18"/>
                </w:rPr>
                <w:delText xml:space="preserve">J</w:delText>
              </w:r>
            </w:del>
          </w:p>
        </w:tc>
        <w:tc>
          <w:tcPr>
            <w:tcW w:w="5242" w:type="dxa"/>
          </w:tcPr>
          <w:p w14:paraId="72891157" w14:textId="77777777" w:rsidR="002A2FAF" w:rsidRPr="000525E6" w:rsidRDefault="002A2FAF" w:rsidP="00DC2F15">
            <w:pPr>
              <w:spacing w:line="276" w:lineRule="auto"/>
              <w:rPr>
                <w:rFonts w:ascii="Segoe UI" w:hAnsi="Segoe UI" w:cs="Segoe UI"/>
                <w:sz w:val="18"/>
                <w:szCs w:val="18"/>
              </w:rPr>
            </w:pPr>
            <w:del w:id="2807" w:author="Claude (NAR review, 2nd iteration 2026-08-02)" w:date="2026-08-02T12:00:00Z">
              <w:r w:rsidRPr="000525E6">
                <w:rPr>
                  <w:rFonts w:ascii="Segoe UI" w:hAnsi="Segoe UI" w:cs="Segoe UI"/>
                  <w:sz w:val="18"/>
                  <w:szCs w:val="18"/>
                </w:rPr>
                <w:delText xml:space="preserve">Percentage of variance explained by each PC.</w:delText>
              </w:r>
            </w:del>
          </w:p>
        </w:tc>
        <w:sdt>
          <w:sdtPr>
            <w:rPr>
              <w:rFonts w:ascii="Segoe UI" w:hAnsi="Segoe UI" w:cs="Segoe UI"/>
              <w:color w:val="000000"/>
              <w:sz w:val="18"/>
              <w:szCs w:val="18"/>
            </w:rPr>
            <w:tag w:val="MENDELEY_CITATION_v3_eyJjaXRhdGlvbklEIjoiTUVOREVMRVlfQ0lUQVRJT05fN2Q5YzBkNGQtNGNkZS00YzJhLTk0MTYtNGY0ZDE1YTU0Njk5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126366451"/>
            <w:placeholder>
              <w:docPart w:val="DefaultPlaceholder_-1854013440"/>
            </w:placeholder>
          </w:sdtPr>
          <w:sdtEndPr/>
          <w:sdtContent>
            <w:tc>
              <w:tcPr>
                <w:tcW w:w="1409" w:type="dxa"/>
              </w:tcPr>
              <w:p w14:paraId="0F6B21B3" w14:textId="78EAA969" w:rsidR="002A2FAF" w:rsidRPr="000525E6" w:rsidRDefault="00AB4A0D" w:rsidP="00DC2F15">
                <w:pPr>
                  <w:spacing w:line="276" w:lineRule="auto"/>
                  <w:rPr>
                    <w:rFonts w:ascii="Segoe UI" w:hAnsi="Segoe UI" w:cs="Segoe UI"/>
                    <w:sz w:val="18"/>
                    <w:szCs w:val="18"/>
                  </w:rPr>
                </w:pPr>
                <w:del w:id="2808" w:author="Claude (NAR review, 2nd iteration 2026-08-02)" w:date="2026-08-02T12:00:00Z">
                  <w:r w:rsidRPr="00AB4A0D">
                    <w:rPr>
                      <w:rFonts w:ascii="Segoe UI" w:hAnsi="Segoe UI" w:cs="Segoe UI"/>
                      <w:color w:val="000000"/>
                      <w:sz w:val="18"/>
                      <w:szCs w:val="18"/>
                    </w:rPr>
                    <w:delText xml:space="preserve">(57)</w:delText>
                  </w:r>
                </w:del>
              </w:p>
            </w:tc>
          </w:sdtContent>
        </w:sdt>
        <w:tc>
          <w:tcPr>
            <w:tcW w:w="2400" w:type="dxa"/>
            <w:cellIns w:id="1234" w:author="Claude (NAR referee report 2026-08-02)" w:date="2026-08-02T00:00:00Z"/>
          </w:tcPr>
          <w:p>
            <w:pPr>
              <w:spacing w:line="276" w:lineRule="auto"/>
              <w:rPr>
                <w:rFonts w:ascii="Segoe UI" w:hAnsi="Segoe UI" w:cs="Segoe UI"/>
                <w:sz w:val="18"/>
                <w:szCs w:val="18"/>
              </w:rPr>
            </w:pPr>
          </w:p>
        </w:tc>
      </w:tr>
      <w:tr w:rsidR="002A2FAF" w:rsidRPr="00DC2F15" w14:paraId="66DFCC43" w14:textId="77777777" w:rsidTr="007C191E">
        <w:trPr>
          <w:trHeight w:val="688"/>
          <w:del w:id="2809" w:author="Claude (NAR review, 2nd iteration 2026-08-02)" w:date="2026-08-02T12:00:00Z"/>
        </w:trPr>
        <w:tc>
          <w:tcPr>
            <w:tcW w:w="1610" w:type="dxa"/>
          </w:tcPr>
          <w:p w14:paraId="29EAA5BE" w14:textId="32F72FE7" w:rsidR="002A2FAF" w:rsidRPr="000525E6" w:rsidRDefault="002A2FAF" w:rsidP="00DC2F15">
            <w:pPr>
              <w:spacing w:line="276" w:lineRule="auto"/>
              <w:rPr>
                <w:rFonts w:ascii="Segoe UI" w:hAnsi="Segoe UI" w:cs="Segoe UI"/>
                <w:sz w:val="18"/>
                <w:szCs w:val="18"/>
              </w:rPr>
            </w:pPr>
            <w:del w:id="2810" w:author="Claude (NAR review, 2nd iteration 2026-08-02)" w:date="2026-08-02T12:00:00Z">
              <w:r w:rsidRPr="000525E6">
                <w:rPr>
                  <w:rFonts w:ascii="Segoe UI" w:hAnsi="Segoe UI" w:cs="Segoe UI"/>
                  <w:sz w:val="18"/>
                  <w:szCs w:val="18"/>
                </w:rPr>
                <w:delText xml:space="preserve">Principal component regression</w:delText>
              </w:r>
            </w:del>
            <w:del w:id="2811" w:author="Claude (NAR review, 2nd iteration 2026-08-02)" w:date="2026-08-02T12:00:00Z">
              <w:r w:rsidR="00FB5356">
                <w:rPr>
                  <w:rFonts w:ascii="Segoe UI" w:hAnsi="Segoe UI" w:cs="Segoe UI"/>
                  <w:sz w:val="18"/>
                  <w:szCs w:val="18"/>
                </w:rPr>
                <w:delText xml:space="preserve"> (</w:delText>
              </w:r>
            </w:del>
            <w:proofErr w:type="spellStart"/>
            <w:del w:id="2812" w:author="Claude (NAR review, 2nd iteration 2026-08-02)" w:date="2026-08-02T12:00:00Z">
              <w:r w:rsidR="00FB5356">
                <w:rPr>
                  <w:rFonts w:ascii="Segoe UI" w:hAnsi="Segoe UI" w:cs="Segoe UI"/>
                  <w:sz w:val="18"/>
                  <w:szCs w:val="18"/>
                </w:rPr>
                <w:delText xml:space="preserve">PCR</w:delText>
              </w:r>
            </w:del>
            <w:del w:id="2813" w:author="Claude (NAR review, 2nd iteration 2026-08-02)" w:date="2026-08-02T12:00:00Z">
              <w:r w:rsidR="00403A46">
                <w:rPr>
                  <w:rFonts w:ascii="Segoe UI" w:hAnsi="Segoe UI" w:cs="Segoe UI"/>
                  <w:sz w:val="18"/>
                  <w:szCs w:val="18"/>
                </w:rPr>
                <w:delText xml:space="preserve">eg</w:delText>
              </w:r>
            </w:del>
            <w:proofErr w:type="spellEnd"/>
            <w:del w:id="2814" w:author="Claude (NAR review, 2nd iteration 2026-08-02)" w:date="2026-08-02T12:00:00Z">
              <w:r w:rsidR="00403A46">
                <w:rPr>
                  <w:rFonts w:ascii="Segoe UI" w:hAnsi="Segoe UI" w:cs="Segoe UI"/>
                  <w:sz w:val="18"/>
                  <w:szCs w:val="18"/>
                </w:rPr>
                <w:delText xml:space="preserve">)</w:delText>
              </w:r>
            </w:del>
          </w:p>
        </w:tc>
        <w:tc>
          <w:tcPr>
            <w:tcW w:w="1522" w:type="dxa"/>
          </w:tcPr>
          <w:p w14:paraId="29E5260B" w14:textId="77777777" w:rsidR="002A2FAF" w:rsidRPr="000525E6" w:rsidRDefault="002A2FAF" w:rsidP="00DC2F15">
            <w:pPr>
              <w:spacing w:line="276" w:lineRule="auto"/>
              <w:rPr>
                <w:rFonts w:ascii="Segoe UI" w:hAnsi="Segoe UI" w:cs="Segoe UI"/>
                <w:sz w:val="18"/>
                <w:szCs w:val="18"/>
              </w:rPr>
            </w:pPr>
            <w:del w:id="2815" w:author="Claude (NAR review, 2nd iteration 2026-08-02)" w:date="2026-08-02T12:00:00Z">
              <w:r w:rsidRPr="000525E6">
                <w:rPr>
                  <w:rFonts w:ascii="Segoe UI" w:hAnsi="Segoe UI" w:cs="Segoe UI"/>
                  <w:sz w:val="18"/>
                  <w:szCs w:val="18"/>
                </w:rPr>
                <w:delText xml:space="preserve">Global</w:delText>
              </w:r>
            </w:del>
          </w:p>
        </w:tc>
        <w:tc>
          <w:tcPr>
            <w:tcW w:w="835" w:type="dxa"/>
          </w:tcPr>
          <w:p w14:paraId="56F13A6D" w14:textId="77777777" w:rsidR="002A2FAF" w:rsidRPr="000525E6" w:rsidRDefault="00355B97" w:rsidP="00DC2F15">
            <w:pPr>
              <w:spacing w:line="276" w:lineRule="auto"/>
              <w:rPr>
                <w:rFonts w:ascii="Segoe UI" w:hAnsi="Segoe UI" w:cs="Segoe UI"/>
                <w:sz w:val="18"/>
                <w:szCs w:val="18"/>
              </w:rPr>
            </w:pPr>
            <w:del w:id="2816" w:author="Claude (NAR review, 2nd iteration 2026-08-02)" w:date="2026-08-02T12:00:00Z">
              <w:r w:rsidRPr="000525E6">
                <w:rPr>
                  <w:rFonts w:ascii="Segoe UI" w:hAnsi="Segoe UI" w:cs="Segoe UI"/>
                  <w:sz w:val="18"/>
                  <w:szCs w:val="18"/>
                </w:rPr>
                <w:delText xml:space="preserve">A</w:delText>
              </w:r>
            </w:del>
          </w:p>
        </w:tc>
        <w:tc>
          <w:tcPr>
            <w:tcW w:w="5242" w:type="dxa"/>
          </w:tcPr>
          <w:p w14:paraId="7F5B5DE8" w14:textId="3110BBDF" w:rsidR="002A2FAF" w:rsidRPr="000525E6" w:rsidRDefault="00D65B6F" w:rsidP="00DC2F15">
            <w:pPr>
              <w:spacing w:line="276" w:lineRule="auto"/>
              <w:rPr>
                <w:rFonts w:ascii="Segoe UI" w:hAnsi="Segoe UI" w:cs="Segoe UI"/>
                <w:sz w:val="18"/>
                <w:szCs w:val="18"/>
              </w:rPr>
            </w:pPr>
            <w:del w:id="2817" w:author="Claude (NAR review, 2nd iteration 2026-08-02)" w:date="2026-08-02T12:00:00Z">
              <w:r>
                <w:rPr>
                  <w:rFonts w:ascii="Segoe UI" w:hAnsi="Segoe UI" w:cs="Segoe UI"/>
                  <w:sz w:val="18"/>
                  <w:szCs w:val="18"/>
                </w:rPr>
                <w:delText xml:space="preserve">The metric measures f</w:delText>
              </w:r>
            </w:del>
            <w:del w:id="2818" w:author="Claude (NAR review, 2nd iteration 2026-08-02)" w:date="2026-08-02T12:00:00Z">
              <w:r w:rsidR="002A2FAF" w:rsidRPr="000525E6">
                <w:rPr>
                  <w:rFonts w:ascii="Segoe UI" w:hAnsi="Segoe UI" w:cs="Segoe UI"/>
                  <w:sz w:val="18"/>
                  <w:szCs w:val="18"/>
                </w:rPr>
                <w:delText xml:space="preserve">raction of total PCA variance attributable to a column labels, where each PC is weighted by its proportion of explained variance.</w:delText>
              </w:r>
            </w:del>
            <w:del w:id="2819" w:author="Claude (NAR review, 2nd iteration 2026-08-02)" w:date="2026-08-02T12:00:00Z">
              <w:r>
                <w:rPr>
                  <w:rFonts w:ascii="Segoe UI" w:hAnsi="Segoe UI" w:cs="Segoe UI"/>
                  <w:sz w:val="18"/>
                  <w:szCs w:val="18"/>
                </w:rPr>
                <w:delText xml:space="preserve"> Importantly, </w:delText>
              </w:r>
            </w:del>
            <w:proofErr w:type="spellStart"/>
            <w:del w:id="2820" w:author="Claude (NAR review, 2nd iteration 2026-08-02)" w:date="2026-08-02T12:00:00Z">
              <w:r w:rsidR="00FB6716">
                <w:rPr>
                  <w:rFonts w:ascii="Segoe UI" w:hAnsi="Segoe UI" w:cs="Segoe UI"/>
                  <w:sz w:val="18"/>
                  <w:szCs w:val="18"/>
                </w:rPr>
                <w:delText xml:space="preserve">PCReg</w:delText>
              </w:r>
            </w:del>
            <w:proofErr w:type="spellEnd"/>
            <w:del w:id="2821" w:author="Claude (NAR review, 2nd iteration 2026-08-02)" w:date="2026-08-02T12:00:00Z">
              <w:r w:rsidR="00FB6716">
                <w:rPr>
                  <w:rFonts w:ascii="Segoe UI" w:hAnsi="Segoe UI" w:cs="Segoe UI"/>
                  <w:sz w:val="18"/>
                  <w:szCs w:val="18"/>
                </w:rPr>
                <w:delText xml:space="preserve"> being 1 means that no variance is explained by a given column. In other words, </w:delText>
              </w:r>
            </w:del>
            <w:proofErr w:type="spellStart"/>
            <w:del w:id="2822" w:author="Claude (NAR review, 2nd iteration 2026-08-02)" w:date="2026-08-02T12:00:00Z">
              <w:r w:rsidR="00FB6716">
                <w:rPr>
                  <w:rFonts w:ascii="Segoe UI" w:hAnsi="Segoe UI" w:cs="Segoe UI"/>
                  <w:sz w:val="18"/>
                  <w:szCs w:val="18"/>
                </w:rPr>
                <w:delText xml:space="preserve">PCReg</w:delText>
              </w:r>
            </w:del>
            <w:proofErr w:type="spellEnd"/>
            <w:del w:id="2823" w:author="Claude (NAR review, 2nd iteration 2026-08-02)" w:date="2026-08-02T12:00:00Z">
              <w:r w:rsidR="00FB6716">
                <w:rPr>
                  <w:rFonts w:ascii="Segoe UI" w:hAnsi="Segoe UI" w:cs="Segoe UI"/>
                  <w:sz w:val="18"/>
                  <w:szCs w:val="18"/>
                </w:rPr>
                <w:delText xml:space="preserve"> 1 is the best </w:delText>
              </w:r>
            </w:del>
            <w:del w:id="2824" w:author="Claude (NAR review, 2nd iteration 2026-08-02)" w:date="2026-08-02T12:00:00Z">
              <w:r w:rsidR="00872BD6">
                <w:rPr>
                  <w:rFonts w:ascii="Segoe UI" w:hAnsi="Segoe UI" w:cs="Segoe UI"/>
                  <w:sz w:val="18"/>
                  <w:szCs w:val="18"/>
                </w:rPr>
                <w:delText xml:space="preserve">outcome for batch columns and the worst one for the biology ones.</w:delText>
              </w:r>
            </w:del>
          </w:p>
        </w:tc>
        <w:sdt>
          <w:sdtPr>
            <w:rPr>
              <w:rFonts w:ascii="Segoe UI" w:hAnsi="Segoe UI" w:cs="Segoe UI"/>
              <w:color w:val="000000"/>
              <w:sz w:val="18"/>
              <w:szCs w:val="18"/>
            </w:rPr>
            <w:tag w:val="MENDELEY_CITATION_v3_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"/>
            <w:id w:val="249631170"/>
            <w:placeholder>
              <w:docPart w:val="DefaultPlaceholder_-1854013440"/>
            </w:placeholder>
          </w:sdtPr>
          <w:sdtEndPr/>
          <w:sdtContent>
            <w:tc>
              <w:tcPr>
                <w:tcW w:w="1409" w:type="dxa"/>
              </w:tcPr>
              <w:p w14:paraId="6F2E8637" w14:textId="67F05A19" w:rsidR="002A2FAF" w:rsidRPr="000525E6" w:rsidRDefault="00AB4A0D" w:rsidP="00DC2F15">
                <w:pPr>
                  <w:spacing w:line="276" w:lineRule="auto"/>
                  <w:rPr>
                    <w:rFonts w:ascii="Segoe UI" w:hAnsi="Segoe UI" w:cs="Segoe UI"/>
                    <w:sz w:val="18"/>
                    <w:szCs w:val="18"/>
                  </w:rPr>
                </w:pPr>
                <w:del w:id="2825" w:author="Claude (NAR review, 2nd iteration 2026-08-02)" w:date="2026-08-02T12:00:00Z">
                  <w:r w:rsidRPr="00AB4A0D">
                    <w:rPr>
                      <w:rFonts w:ascii="Segoe UI" w:hAnsi="Segoe UI" w:cs="Segoe UI"/>
                      <w:color w:val="000000"/>
                      <w:sz w:val="18"/>
                      <w:szCs w:val="18"/>
                    </w:rPr>
                    <w:delText xml:space="preserve">(58)</w:delText>
                  </w:r>
                </w:del>
              </w:p>
            </w:tc>
          </w:sdtContent>
        </w:sdt>
        <w:tc>
          <w:tcPr>
            <w:tcW w:w="2400" w:type="dxa"/>
            <w:cellIns w:id="1236" w:author="Claude (NAR referee report 2026-08-02)" w:date="2026-08-02T00:00:00Z"/>
          </w:tcPr>
          <w:p>
            <w:pPr>
              <w:spacing w:line="276" w:lineRule="auto"/>
              <w:rPr>
                <w:rFonts w:ascii="Segoe UI" w:hAnsi="Segoe UI" w:cs="Segoe UI"/>
                <w:sz w:val="18"/>
                <w:szCs w:val="18"/>
              </w:rPr>
            </w:pPr>
          </w:p>
        </w:tc>
      </w:tr>
      <w:tr w:rsidR="002A2FAF" w:rsidRPr="00DC2F15" w14:paraId="47E0C9F1" w14:textId="77777777" w:rsidTr="007C191E">
        <w:trPr>
          <w:trHeight w:val="688"/>
          <w:del w:id="2826" w:author="Claude (NAR review, 2nd iteration 2026-08-02)" w:date="2026-08-02T12:00:00Z"/>
        </w:trPr>
        <w:tc>
          <w:tcPr>
            <w:tcW w:w="1610" w:type="dxa"/>
          </w:tcPr>
          <w:p w14:paraId="32AC0FEA" w14:textId="77777777" w:rsidR="002A2FAF" w:rsidRPr="000525E6" w:rsidRDefault="002A2FAF" w:rsidP="00DC2F15">
            <w:pPr>
              <w:spacing w:line="276" w:lineRule="auto"/>
              <w:rPr>
                <w:rFonts w:ascii="Segoe UI" w:hAnsi="Segoe UI" w:cs="Segoe UI"/>
                <w:sz w:val="18"/>
                <w:szCs w:val="18"/>
              </w:rPr>
            </w:pPr>
            <w:del w:id="2827" w:author="Claude (NAR review, 2nd iteration 2026-08-02)" w:date="2026-08-02T12:00:00Z">
              <w:r w:rsidRPr="000525E6">
                <w:rPr>
                  <w:rFonts w:ascii="Segoe UI" w:hAnsi="Segoe UI" w:cs="Segoe UI"/>
                  <w:sz w:val="18"/>
                  <w:szCs w:val="18"/>
                </w:rPr>
                <w:delText xml:space="preserve">Dispersion separability criterion (DSC)</w:delText>
              </w:r>
            </w:del>
          </w:p>
        </w:tc>
        <w:tc>
          <w:tcPr>
            <w:tcW w:w="1522" w:type="dxa"/>
          </w:tcPr>
          <w:p w14:paraId="0DEB5B3A" w14:textId="77777777" w:rsidR="002A2FAF" w:rsidRPr="000525E6" w:rsidRDefault="002A2FAF" w:rsidP="00DC2F15">
            <w:pPr>
              <w:spacing w:line="276" w:lineRule="auto"/>
              <w:rPr>
                <w:rFonts w:ascii="Segoe UI" w:hAnsi="Segoe UI" w:cs="Segoe UI"/>
                <w:sz w:val="18"/>
                <w:szCs w:val="18"/>
              </w:rPr>
            </w:pPr>
            <w:del w:id="2828" w:author="Claude (NAR review, 2nd iteration 2026-08-02)" w:date="2026-08-02T12:00:00Z">
              <w:r w:rsidRPr="000525E6">
                <w:rPr>
                  <w:rFonts w:ascii="Segoe UI" w:hAnsi="Segoe UI" w:cs="Segoe UI"/>
                  <w:sz w:val="18"/>
                  <w:szCs w:val="18"/>
                </w:rPr>
                <w:delText xml:space="preserve">Global</w:delText>
              </w:r>
            </w:del>
          </w:p>
        </w:tc>
        <w:tc>
          <w:tcPr>
            <w:tcW w:w="835" w:type="dxa"/>
          </w:tcPr>
          <w:p w14:paraId="19178408" w14:textId="77777777" w:rsidR="002A2FAF" w:rsidRPr="000525E6" w:rsidRDefault="00355B97" w:rsidP="00DC2F15">
            <w:pPr>
              <w:spacing w:line="276" w:lineRule="auto"/>
              <w:rPr>
                <w:rFonts w:ascii="Segoe UI" w:hAnsi="Segoe UI" w:cs="Segoe UI"/>
                <w:sz w:val="18"/>
                <w:szCs w:val="18"/>
              </w:rPr>
            </w:pPr>
            <w:del w:id="2829" w:author="Claude (NAR review, 2nd iteration 2026-08-02)" w:date="2026-08-02T12:00:00Z">
              <w:r w:rsidRPr="000525E6">
                <w:rPr>
                  <w:rFonts w:ascii="Segoe UI" w:hAnsi="Segoe UI" w:cs="Segoe UI"/>
                  <w:sz w:val="18"/>
                  <w:szCs w:val="18"/>
                </w:rPr>
                <w:delText xml:space="preserve">A</w:delText>
              </w:r>
            </w:del>
          </w:p>
        </w:tc>
        <w:tc>
          <w:tcPr>
            <w:tcW w:w="5242" w:type="dxa"/>
          </w:tcPr>
          <w:p w14:paraId="3630F715" w14:textId="054F42D1" w:rsidR="002A2FAF" w:rsidRPr="000525E6" w:rsidRDefault="002A2FAF" w:rsidP="00DC2F15">
            <w:pPr>
              <w:spacing w:line="276" w:lineRule="auto"/>
              <w:rPr>
                <w:rFonts w:ascii="Segoe UI" w:hAnsi="Segoe UI" w:cs="Segoe UI"/>
                <w:sz w:val="18"/>
                <w:szCs w:val="18"/>
              </w:rPr>
            </w:pPr>
            <w:del w:id="2830" w:author="Claude (NAR review, 2nd iteration 2026-08-02)" w:date="2026-08-02T12:00:00Z">
              <w:r w:rsidRPr="000525E6">
                <w:rPr>
                  <w:rFonts w:ascii="Segoe UI" w:hAnsi="Segoe UI" w:cs="Segoe UI"/>
                  <w:sz w:val="18"/>
                  <w:szCs w:val="18"/>
                </w:rPr>
                <w:delText xml:space="preserve">Ratio of between-group </w:delText>
              </w:r>
            </w:del>
            <w:del w:id="2831" w:author="Claude (NAR review, 2nd iteration 2026-08-02)" w:date="2026-08-02T12:00:00Z">
              <w:r w:rsidR="001364FA" w:rsidRPr="000525E6">
                <w:rPr>
                  <w:rFonts w:ascii="Segoe UI" w:hAnsi="Segoe UI" w:cs="Segoe UI"/>
                  <w:sz w:val="18"/>
                  <w:szCs w:val="18"/>
                </w:rPr>
                <w:delText xml:space="preserve">dispersion</w:delText>
              </w:r>
            </w:del>
            <w:del w:id="2832" w:author="Claude (NAR review, 2nd iteration 2026-08-02)" w:date="2026-08-02T12:00:00Z">
              <w:r w:rsidRPr="000525E6">
                <w:rPr>
                  <w:rFonts w:ascii="Segoe UI" w:hAnsi="Segoe UI" w:cs="Segoe UI"/>
                  <w:sz w:val="18"/>
                  <w:szCs w:val="18"/>
                </w:rPr>
                <w:delText xml:space="preserve"> to within-group </w:delText>
              </w:r>
            </w:del>
            <w:del w:id="2833" w:author="Claude (NAR review, 2nd iteration 2026-08-02)" w:date="2026-08-02T12:00:00Z">
              <w:r w:rsidR="001364FA" w:rsidRPr="000525E6">
                <w:rPr>
                  <w:rFonts w:ascii="Segoe UI" w:hAnsi="Segoe UI" w:cs="Segoe UI"/>
                  <w:sz w:val="18"/>
                  <w:szCs w:val="18"/>
                </w:rPr>
                <w:delText xml:space="preserve">dispersion</w:delText>
              </w:r>
            </w:del>
            <w:del w:id="2834" w:author="Claude (NAR review, 2nd iteration 2026-08-02)" w:date="2026-08-02T12:00:00Z">
              <w:r w:rsidRPr="000525E6">
                <w:rPr>
                  <w:rFonts w:ascii="Segoe UI" w:hAnsi="Segoe UI" w:cs="Segoe UI"/>
                  <w:sz w:val="18"/>
                  <w:szCs w:val="18"/>
                </w:rPr>
                <w:delText xml:space="preserve"> in the first two PCA dimensions</w:delText>
              </w:r>
            </w:del>
            <w:del w:id="2835" w:author="Claude (NAR review, 2nd iteration 2026-08-02)" w:date="2026-08-02T12:00:00Z">
              <w:r w:rsidR="00A673D0" w:rsidRPr="000525E6">
                <w:rPr>
                  <w:rFonts w:ascii="Segoe UI" w:hAnsi="Segoe UI" w:cs="Segoe UI"/>
                  <w:sz w:val="18"/>
                  <w:szCs w:val="18"/>
                </w:rPr>
                <w:delText xml:space="preserve">.</w:delText>
              </w:r>
            </w:del>
          </w:p>
        </w:tc>
        <w:sdt>
          <w:sdtPr>
            <w:rPr>
              <w:rFonts w:ascii="Segoe UI" w:hAnsi="Segoe UI" w:cs="Segoe UI"/>
              <w:color w:val="000000"/>
              <w:sz w:val="18"/>
              <w:szCs w:val="18"/>
            </w:rPr>
            <w:tag w:val="MENDELEY_CITATION_v3_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"/>
            <w:id w:val="-1380544619"/>
            <w:placeholder>
              <w:docPart w:val="DefaultPlaceholder_-1854013440"/>
            </w:placeholder>
          </w:sdtPr>
          <w:sdtEndPr/>
          <w:sdtContent>
            <w:tc>
              <w:tcPr>
                <w:tcW w:w="1409" w:type="dxa"/>
              </w:tcPr>
              <w:p w14:paraId="0F83A1BF" w14:textId="76D07C2B" w:rsidR="002A2FAF" w:rsidRPr="000525E6" w:rsidRDefault="00AB4A0D" w:rsidP="00DC2F15">
                <w:pPr>
                  <w:spacing w:line="276" w:lineRule="auto"/>
                  <w:rPr>
                    <w:rFonts w:ascii="Segoe UI" w:hAnsi="Segoe UI" w:cs="Segoe UI"/>
                    <w:sz w:val="18"/>
                    <w:szCs w:val="18"/>
                  </w:rPr>
                </w:pPr>
                <w:del w:id="2836" w:author="Claude (NAR review, 2nd iteration 2026-08-02)" w:date="2026-08-02T12:00:00Z">
                  <w:r w:rsidRPr="00AB4A0D">
                    <w:rPr>
                      <w:rFonts w:ascii="Segoe UI" w:hAnsi="Segoe UI" w:cs="Segoe UI"/>
                      <w:color w:val="000000"/>
                      <w:sz w:val="18"/>
                      <w:szCs w:val="18"/>
                    </w:rPr>
                    <w:delText xml:space="preserve">(59)</w:delText>
                  </w:r>
                </w:del>
              </w:p>
            </w:tc>
          </w:sdtContent>
        </w:sdt>
        <w:tc>
          <w:tcPr>
            <w:tcW w:w="2400" w:type="dxa"/>
            <w:cellIns w:id="1238" w:author="Claude (NAR referee report 2026-08-02)" w:date="2026-08-02T00:00:00Z"/>
          </w:tcPr>
          <w:p>
            <w:pPr>
              <w:spacing w:line="276" w:lineRule="auto"/>
              <w:rPr>
                <w:rFonts w:ascii="Segoe UI" w:hAnsi="Segoe UI" w:cs="Segoe UI"/>
                <w:sz w:val="18"/>
                <w:szCs w:val="18"/>
              </w:rPr>
            </w:pPr>
          </w:p>
        </w:tc>
      </w:tr>
      <w:tr w:rsidR="002A2FAF" w:rsidRPr="00DC2F15" w14:paraId="7814989F" w14:textId="77777777" w:rsidTr="007C191E">
        <w:trPr>
          <w:trHeight w:val="672"/>
          <w:del w:id="2837" w:author="Claude (NAR review, 2nd iteration 2026-08-02)" w:date="2026-08-02T12:00:00Z"/>
        </w:trPr>
        <w:tc>
          <w:tcPr>
            <w:tcW w:w="1610" w:type="dxa"/>
          </w:tcPr>
          <w:p w14:paraId="15B00D2D" w14:textId="77777777" w:rsidR="002A2FAF" w:rsidRPr="000525E6" w:rsidRDefault="002A2FAF" w:rsidP="00DC2F15">
            <w:pPr>
              <w:spacing w:line="276" w:lineRule="auto"/>
              <w:rPr>
                <w:rFonts w:ascii="Segoe UI" w:hAnsi="Segoe UI" w:cs="Segoe UI"/>
                <w:sz w:val="18"/>
                <w:szCs w:val="18"/>
              </w:rPr>
            </w:pPr>
            <w:proofErr w:type="spellStart"/>
            <w:del w:id="2838" w:author="Claude (NAR review, 2nd iteration 2026-08-02)" w:date="2026-08-02T12:00:00Z">
              <w:r w:rsidRPr="000525E6">
                <w:rPr>
                  <w:rFonts w:ascii="Segoe UI" w:hAnsi="Segoe UI" w:cs="Segoe UI"/>
                  <w:sz w:val="18"/>
                  <w:szCs w:val="18"/>
                </w:rPr>
                <w:delText xml:space="preserve">kBET</w:delText>
              </w:r>
            </w:del>
            <w:proofErr w:type="spellEnd"/>
            <w:del w:id="2839" w:author="Claude (NAR review, 2nd iteration 2026-08-02)" w:date="2026-08-02T12:00:00Z">
              <w:r w:rsidRPr="000525E6">
                <w:rPr>
                  <w:rFonts w:ascii="Segoe UI" w:hAnsi="Segoe UI" w:cs="Segoe UI"/>
                  <w:sz w:val="18"/>
                  <w:szCs w:val="18"/>
                </w:rPr>
                <w:delText xml:space="preserve"> acceptance rate </w:delText>
              </w:r>
            </w:del>
          </w:p>
        </w:tc>
        <w:tc>
          <w:tcPr>
            <w:tcW w:w="1522" w:type="dxa"/>
          </w:tcPr>
          <w:p w14:paraId="1DF63D09" w14:textId="77777777" w:rsidR="002A2FAF" w:rsidRPr="000525E6" w:rsidRDefault="002A2FAF" w:rsidP="00DC2F15">
            <w:pPr>
              <w:spacing w:line="276" w:lineRule="auto"/>
              <w:rPr>
                <w:rFonts w:ascii="Segoe UI" w:hAnsi="Segoe UI" w:cs="Segoe UI"/>
                <w:sz w:val="18"/>
                <w:szCs w:val="18"/>
              </w:rPr>
            </w:pPr>
            <w:del w:id="2840" w:author="Claude (NAR review, 2nd iteration 2026-08-02)" w:date="2026-08-02T12:00:00Z">
              <w:r w:rsidRPr="000525E6">
                <w:rPr>
                  <w:rFonts w:ascii="Segoe UI" w:hAnsi="Segoe UI" w:cs="Segoe UI"/>
                  <w:sz w:val="18"/>
                  <w:szCs w:val="18"/>
                </w:rPr>
                <w:delText xml:space="preserve">Local</w:delText>
              </w:r>
            </w:del>
          </w:p>
        </w:tc>
        <w:tc>
          <w:tcPr>
            <w:tcW w:w="835" w:type="dxa"/>
          </w:tcPr>
          <w:p w14:paraId="0A9032E7" w14:textId="77777777" w:rsidR="002A2FAF" w:rsidRPr="000525E6" w:rsidRDefault="00355B97" w:rsidP="00DC2F15">
            <w:pPr>
              <w:spacing w:line="276" w:lineRule="auto"/>
              <w:rPr>
                <w:rFonts w:ascii="Segoe UI" w:hAnsi="Segoe UI" w:cs="Segoe UI"/>
                <w:sz w:val="18"/>
                <w:szCs w:val="18"/>
              </w:rPr>
            </w:pPr>
            <w:del w:id="2841" w:author="Claude (NAR review, 2nd iteration 2026-08-02)" w:date="2026-08-02T12:00:00Z">
              <w:r w:rsidRPr="000525E6">
                <w:rPr>
                  <w:rFonts w:ascii="Segoe UI" w:hAnsi="Segoe UI" w:cs="Segoe UI"/>
                  <w:sz w:val="18"/>
                  <w:szCs w:val="18"/>
                </w:rPr>
                <w:delText xml:space="preserve">B</w:delText>
              </w:r>
            </w:del>
          </w:p>
        </w:tc>
        <w:tc>
          <w:tcPr>
            <w:tcW w:w="5242" w:type="dxa"/>
          </w:tcPr>
          <w:p w14:paraId="58FD76F9" w14:textId="77777777" w:rsidR="002A2FAF" w:rsidRPr="000525E6" w:rsidRDefault="002A2FAF" w:rsidP="00DC2F15">
            <w:pPr>
              <w:spacing w:line="276" w:lineRule="auto"/>
              <w:rPr>
                <w:rFonts w:ascii="Segoe UI" w:hAnsi="Segoe UI" w:cs="Segoe UI"/>
                <w:sz w:val="18"/>
                <w:szCs w:val="18"/>
              </w:rPr>
            </w:pPr>
            <w:del w:id="2842" w:author="Claude (NAR review, 2nd iteration 2026-08-02)" w:date="2026-08-02T12:00:00Z">
              <w:r w:rsidRPr="000525E6">
                <w:rPr>
                  <w:rFonts w:ascii="Segoe UI" w:hAnsi="Segoe UI" w:cs="Segoe UI"/>
                  <w:sz w:val="18"/>
                  <w:szCs w:val="18"/>
                </w:rPr>
                <w:delText xml:space="preserve">Tests whether the local (25-nearest-neighbor) composition of batch labels around each sample matches the global batch label distribution.</w:delText>
              </w:r>
            </w:del>
          </w:p>
        </w:tc>
        <w:sdt>
          <w:sdtPr>
            <w:rPr>
              <w:rFonts w:ascii="Segoe UI" w:hAnsi="Segoe UI" w:cs="Segoe UI"/>
              <w:color w:val="000000"/>
              <w:sz w:val="18"/>
              <w:szCs w:val="18"/>
            </w:rPr>
            <w:tag w:val="MENDELEY_CITATION_v3_eyJjaXRhdGlvbklEIjoiTUVOREVMRVlfQ0lUQVRJT05fM2MzZjRhZmQtOTMwOC00YTQzLTlhY2QtMDJiNDM4NzBmMzk4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
            <w:id w:val="87198152"/>
            <w:placeholder>
              <w:docPart w:val="DefaultPlaceholder_-1854013440"/>
            </w:placeholder>
          </w:sdtPr>
          <w:sdtEndPr/>
          <w:sdtContent>
            <w:tc>
              <w:tcPr>
                <w:tcW w:w="1409" w:type="dxa"/>
              </w:tcPr>
              <w:p w14:paraId="0ECA0AFF" w14:textId="130E0F8F" w:rsidR="002A2FAF" w:rsidRPr="000525E6" w:rsidRDefault="00AB4A0D" w:rsidP="00DC2F15">
                <w:pPr>
                  <w:spacing w:line="276" w:lineRule="auto"/>
                  <w:rPr>
                    <w:rFonts w:ascii="Segoe UI" w:hAnsi="Segoe UI" w:cs="Segoe UI"/>
                    <w:sz w:val="18"/>
                    <w:szCs w:val="18"/>
                  </w:rPr>
                </w:pPr>
                <w:del w:id="2843" w:author="Claude (NAR review, 2nd iteration 2026-08-02)" w:date="2026-08-02T12:00:00Z">
                  <w:r w:rsidRPr="00AB4A0D">
                    <w:rPr>
                      <w:rFonts w:ascii="Segoe UI" w:hAnsi="Segoe UI" w:cs="Segoe UI"/>
                      <w:color w:val="000000"/>
                      <w:sz w:val="18"/>
                      <w:szCs w:val="18"/>
                    </w:rPr>
                    <w:delText xml:space="preserve">(60)</w:delText>
                  </w:r>
                </w:del>
              </w:p>
            </w:tc>
          </w:sdtContent>
        </w:sdt>
        <w:tc>
          <w:tcPr>
            <w:tcW w:w="2400" w:type="dxa"/>
            <w:cellIns w:id="1240" w:author="Claude (NAR referee report 2026-08-02)" w:date="2026-08-02T00:00:00Z"/>
          </w:tcPr>
          <w:p>
            <w:pPr>
              <w:spacing w:line="276" w:lineRule="auto"/>
              <w:rPr>
                <w:rFonts w:ascii="Segoe UI" w:hAnsi="Segoe UI" w:cs="Segoe UI"/>
                <w:sz w:val="18"/>
                <w:szCs w:val="18"/>
              </w:rPr>
            </w:pPr>
          </w:p>
        </w:tc>
      </w:tr>
      <w:tr w:rsidR="002A2FAF" w:rsidRPr="00DC2F15" w14:paraId="4FE7783E" w14:textId="77777777" w:rsidTr="007C191E">
        <w:trPr>
          <w:trHeight w:val="688"/>
          <w:del w:id="2844" w:author="Claude (NAR review, 2nd iteration 2026-08-02)" w:date="2026-08-02T12:00:00Z"/>
        </w:trPr>
        <w:tc>
          <w:tcPr>
            <w:tcW w:w="1610" w:type="dxa"/>
          </w:tcPr>
          <w:p w14:paraId="4930109C" w14:textId="15CB363A" w:rsidR="002A2FAF" w:rsidRPr="000525E6" w:rsidRDefault="002A2FAF" w:rsidP="00DC2F15">
            <w:pPr>
              <w:spacing w:line="276" w:lineRule="auto"/>
              <w:rPr>
                <w:rFonts w:ascii="Segoe UI" w:hAnsi="Segoe UI" w:cs="Segoe UI"/>
                <w:sz w:val="18"/>
                <w:szCs w:val="18"/>
              </w:rPr>
            </w:pPr>
            <w:del w:id="2845" w:author="Claude (NAR review, 2nd iteration 2026-08-02)" w:date="2026-08-02T12:00:00Z">
              <w:r w:rsidRPr="000525E6">
                <w:rPr>
                  <w:rFonts w:ascii="Segoe UI" w:hAnsi="Segoe UI" w:cs="Segoe UI"/>
                  <w:sz w:val="18"/>
                  <w:szCs w:val="18"/>
                </w:rPr>
                <w:delText xml:space="preserve">Local inverse </w:delText>
              </w:r>
            </w:del>
            <w:del w:id="2846" w:author="Claude (NAR review, 2nd iteration 2026-08-02)" w:date="2026-08-02T12:00:00Z">
              <w:r w:rsidR="009E34A3" w:rsidRPr="000525E6">
                <w:rPr>
                  <w:rFonts w:ascii="Segoe UI" w:hAnsi="Segoe UI" w:cs="Segoe UI"/>
                  <w:sz w:val="18"/>
                  <w:szCs w:val="18"/>
                </w:rPr>
                <w:delText xml:space="preserve">S</w:delText>
              </w:r>
            </w:del>
            <w:del w:id="2847" w:author="Claude (NAR review, 2nd iteration 2026-08-02)" w:date="2026-08-02T12:00:00Z">
              <w:r w:rsidRPr="000525E6">
                <w:rPr>
                  <w:rFonts w:ascii="Segoe UI" w:hAnsi="Segoe UI" w:cs="Segoe UI"/>
                  <w:sz w:val="18"/>
                  <w:szCs w:val="18"/>
                </w:rPr>
                <w:delText xml:space="preserve">impson's index (LISI)</w:delText>
              </w:r>
            </w:del>
          </w:p>
        </w:tc>
        <w:tc>
          <w:tcPr>
            <w:tcW w:w="1522" w:type="dxa"/>
          </w:tcPr>
          <w:p w14:paraId="53FA0C75" w14:textId="77777777" w:rsidR="002A2FAF" w:rsidRPr="000525E6" w:rsidRDefault="002A2FAF" w:rsidP="00DC2F15">
            <w:pPr>
              <w:spacing w:line="276" w:lineRule="auto"/>
              <w:rPr>
                <w:rFonts w:ascii="Segoe UI" w:hAnsi="Segoe UI" w:cs="Segoe UI"/>
                <w:sz w:val="18"/>
                <w:szCs w:val="18"/>
              </w:rPr>
            </w:pPr>
            <w:del w:id="2848" w:author="Claude (NAR review, 2nd iteration 2026-08-02)" w:date="2026-08-02T12:00:00Z">
              <w:r w:rsidRPr="000525E6">
                <w:rPr>
                  <w:rFonts w:ascii="Segoe UI" w:hAnsi="Segoe UI" w:cs="Segoe UI"/>
                  <w:sz w:val="18"/>
                  <w:szCs w:val="18"/>
                </w:rPr>
                <w:delText xml:space="preserve">Local</w:delText>
              </w:r>
            </w:del>
          </w:p>
        </w:tc>
        <w:tc>
          <w:tcPr>
            <w:tcW w:w="835" w:type="dxa"/>
          </w:tcPr>
          <w:p w14:paraId="3ABCD1E6" w14:textId="77777777" w:rsidR="002A2FAF" w:rsidRPr="000525E6" w:rsidRDefault="00355B97" w:rsidP="00DC2F15">
            <w:pPr>
              <w:spacing w:line="276" w:lineRule="auto"/>
              <w:rPr>
                <w:rFonts w:ascii="Segoe UI" w:hAnsi="Segoe UI" w:cs="Segoe UI"/>
                <w:sz w:val="18"/>
                <w:szCs w:val="18"/>
              </w:rPr>
            </w:pPr>
            <w:del w:id="2849" w:author="Claude (NAR review, 2nd iteration 2026-08-02)" w:date="2026-08-02T12:00:00Z">
              <w:r w:rsidRPr="000525E6">
                <w:rPr>
                  <w:rFonts w:ascii="Segoe UI" w:hAnsi="Segoe UI" w:cs="Segoe UI"/>
                  <w:sz w:val="18"/>
                  <w:szCs w:val="18"/>
                </w:rPr>
                <w:delText xml:space="preserve">B</w:delText>
              </w:r>
            </w:del>
          </w:p>
        </w:tc>
        <w:tc>
          <w:tcPr>
            <w:tcW w:w="5242" w:type="dxa"/>
          </w:tcPr>
          <w:p w14:paraId="78CD45E2" w14:textId="77777777" w:rsidR="002A2FAF" w:rsidRPr="000525E6" w:rsidRDefault="002A2FAF" w:rsidP="00DC2F15">
            <w:pPr>
              <w:spacing w:line="276" w:lineRule="auto"/>
              <w:rPr>
                <w:rFonts w:ascii="Segoe UI" w:hAnsi="Segoe UI" w:cs="Segoe UI"/>
                <w:sz w:val="18"/>
                <w:szCs w:val="18"/>
              </w:rPr>
            </w:pPr>
            <w:del w:id="2850" w:author="Claude (NAR review, 2nd iteration 2026-08-02)" w:date="2026-08-02T12:00:00Z">
              <w:r w:rsidRPr="000525E6">
                <w:rPr>
                  <w:rFonts w:ascii="Segoe UI" w:hAnsi="Segoe UI" w:cs="Segoe UI"/>
                  <w:sz w:val="18"/>
                  <w:szCs w:val="18"/>
                </w:rPr>
                <w:delText xml:space="preserve">For each sample, how diverse are the batch labels in its 30 nearest neighbor vicinity, measured by effective number of equally present batches.</w:delText>
              </w:r>
            </w:del>
          </w:p>
        </w:tc>
        <w:sdt>
          <w:sdtPr>
            <w:rPr>
              <w:rFonts w:ascii="Segoe UI" w:hAnsi="Segoe UI" w:cs="Segoe UI"/>
              <w:color w:val="000000"/>
              <w:sz w:val="18"/>
              <w:szCs w:val="18"/>
            </w:rPr>
            <w:tag w:val="MENDELEY_CITATION_v3_eyJjaXRhdGlvbklEIjoiTUVOREVMRVlfQ0lUQVRJT05fNDkyMGI0ZDMtODZiNi00ZmUwLThlOGQtMGFkMjkyZjc2MGQw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
            <w:id w:val="-2103479728"/>
            <w:placeholder>
              <w:docPart w:val="DefaultPlaceholder_-1854013440"/>
            </w:placeholder>
          </w:sdtPr>
          <w:sdtEndPr/>
          <w:sdtContent>
            <w:tc>
              <w:tcPr>
                <w:tcW w:w="1409" w:type="dxa"/>
              </w:tcPr>
              <w:p w14:paraId="75FEED6D" w14:textId="651C9D4D" w:rsidR="002A2FAF" w:rsidRPr="000525E6" w:rsidRDefault="00AB4A0D" w:rsidP="00DC2F15">
                <w:pPr>
                  <w:spacing w:line="276" w:lineRule="auto"/>
                  <w:rPr>
                    <w:rFonts w:ascii="Segoe UI" w:hAnsi="Segoe UI" w:cs="Segoe UI"/>
                    <w:sz w:val="18"/>
                    <w:szCs w:val="18"/>
                  </w:rPr>
                </w:pPr>
                <w:del w:id="2851" w:author="Claude (NAR review, 2nd iteration 2026-08-02)" w:date="2026-08-02T12:00:00Z">
                  <w:r w:rsidRPr="00AB4A0D">
                    <w:rPr>
                      <w:rFonts w:ascii="Segoe UI" w:hAnsi="Segoe UI" w:cs="Segoe UI"/>
                      <w:color w:val="000000"/>
                      <w:sz w:val="18"/>
                      <w:szCs w:val="18"/>
                    </w:rPr>
                    <w:delText xml:space="preserve">(29)</w:delText>
                  </w:r>
                </w:del>
              </w:p>
            </w:tc>
          </w:sdtContent>
        </w:sdt>
        <w:tc>
          <w:tcPr>
            <w:tcW w:w="2400" w:type="dxa"/>
            <w:cellIns w:id="1242" w:author="Claude (NAR referee report 2026-08-02)" w:date="2026-08-02T00:00:00Z"/>
          </w:tcPr>
          <w:p>
            <w:pPr>
              <w:spacing w:line="276" w:lineRule="auto"/>
              <w:rPr>
                <w:rFonts w:ascii="Segoe UI" w:hAnsi="Segoe UI" w:cs="Segoe UI"/>
                <w:sz w:val="18"/>
                <w:szCs w:val="18"/>
              </w:rPr>
            </w:pPr>
          </w:p>
        </w:tc>
      </w:tr>
      <w:tr w:rsidR="002A2FAF" w:rsidRPr="00DC2F15" w14:paraId="4C9140A2" w14:textId="77777777" w:rsidTr="007C191E">
        <w:trPr>
          <w:trHeight w:val="1147"/>
          <w:del w:id="2852" w:author="Claude (NAR review, 2nd iteration 2026-08-02)" w:date="2026-08-02T12:00:00Z"/>
        </w:trPr>
        <w:tc>
          <w:tcPr>
            <w:tcW w:w="1610" w:type="dxa"/>
          </w:tcPr>
          <w:p w14:paraId="7DFCAFEC" w14:textId="77777777" w:rsidR="002A2FAF" w:rsidRPr="000525E6" w:rsidRDefault="002A2FAF" w:rsidP="00DC2F15">
            <w:pPr>
              <w:spacing w:line="276" w:lineRule="auto"/>
              <w:rPr>
                <w:rFonts w:ascii="Segoe UI" w:hAnsi="Segoe UI" w:cs="Segoe UI"/>
                <w:sz w:val="18"/>
                <w:szCs w:val="18"/>
              </w:rPr>
            </w:pPr>
            <w:del w:id="2853" w:author="Claude (NAR review, 2nd iteration 2026-08-02)" w:date="2026-08-02T12:00:00Z">
              <w:r w:rsidRPr="000525E6">
                <w:rPr>
                  <w:rFonts w:ascii="Segoe UI" w:hAnsi="Segoe UI" w:cs="Segoe UI"/>
                  <w:sz w:val="18"/>
                  <w:szCs w:val="18"/>
                </w:rPr>
                <w:delText xml:space="preserve">Average silhouette width (ASW)</w:delText>
              </w:r>
            </w:del>
          </w:p>
        </w:tc>
        <w:tc>
          <w:tcPr>
            <w:tcW w:w="1522" w:type="dxa"/>
          </w:tcPr>
          <w:p w14:paraId="61F5E2EC" w14:textId="77777777" w:rsidR="002A2FAF" w:rsidRPr="000525E6" w:rsidRDefault="002A2FAF" w:rsidP="00DC2F15">
            <w:pPr>
              <w:spacing w:line="276" w:lineRule="auto"/>
              <w:rPr>
                <w:rFonts w:ascii="Segoe UI" w:hAnsi="Segoe UI" w:cs="Segoe UI"/>
                <w:sz w:val="18"/>
                <w:szCs w:val="18"/>
              </w:rPr>
            </w:pPr>
            <w:del w:id="2854" w:author="Claude (NAR review, 2nd iteration 2026-08-02)" w:date="2026-08-02T12:00:00Z">
              <w:r w:rsidRPr="000525E6">
                <w:rPr>
                  <w:rFonts w:ascii="Segoe UI" w:hAnsi="Segoe UI" w:cs="Segoe UI"/>
                  <w:sz w:val="18"/>
                  <w:szCs w:val="18"/>
                </w:rPr>
                <w:delText xml:space="preserve">Global</w:delText>
              </w:r>
            </w:del>
          </w:p>
        </w:tc>
        <w:tc>
          <w:tcPr>
            <w:tcW w:w="835" w:type="dxa"/>
          </w:tcPr>
          <w:p w14:paraId="310F710B" w14:textId="77777777" w:rsidR="002A2FAF" w:rsidRPr="000525E6" w:rsidRDefault="00355B97" w:rsidP="00DC2F15">
            <w:pPr>
              <w:spacing w:line="276" w:lineRule="auto"/>
              <w:rPr>
                <w:rFonts w:ascii="Segoe UI" w:hAnsi="Segoe UI" w:cs="Segoe UI"/>
                <w:sz w:val="18"/>
                <w:szCs w:val="18"/>
              </w:rPr>
            </w:pPr>
            <w:del w:id="2855" w:author="Claude (NAR review, 2nd iteration 2026-08-02)" w:date="2026-08-02T12:00:00Z">
              <w:r w:rsidRPr="000525E6">
                <w:rPr>
                  <w:rFonts w:ascii="Segoe UI" w:hAnsi="Segoe UI" w:cs="Segoe UI"/>
                  <w:sz w:val="18"/>
                  <w:szCs w:val="18"/>
                </w:rPr>
                <w:delText xml:space="preserve">B</w:delText>
              </w:r>
            </w:del>
          </w:p>
        </w:tc>
        <w:tc>
          <w:tcPr>
            <w:tcW w:w="5242" w:type="dxa"/>
          </w:tcPr>
          <w:p w14:paraId="38708FC2" w14:textId="77777777" w:rsidR="002A2FAF" w:rsidRPr="000525E6" w:rsidRDefault="002A2FAF" w:rsidP="00DC2F15">
            <w:pPr>
              <w:spacing w:line="276" w:lineRule="auto"/>
              <w:rPr>
                <w:rFonts w:ascii="Segoe UI" w:hAnsi="Segoe UI" w:cs="Segoe UI"/>
                <w:sz w:val="18"/>
                <w:szCs w:val="18"/>
              </w:rPr>
            </w:pPr>
            <w:del w:id="2856" w:author="Claude (NAR review, 2nd iteration 2026-08-02)" w:date="2026-08-02T12:00:00Z">
              <w:r w:rsidRPr="000525E6">
                <w:rPr>
                  <w:rFonts w:ascii="Segoe UI" w:hAnsi="Segoe UI" w:cs="Segoe UI"/>
                  <w:sz w:val="18"/>
                  <w:szCs w:val="18"/>
                </w:rPr>
                <w:delText xml:space="preserve">How much more similar each sample is to its own class versus the nearest other class. Computed on the first 50 PCs in Euclidean space.</w:delText>
              </w:r>
            </w:del>
          </w:p>
        </w:tc>
        <w:sdt>
          <w:sdtPr>
            <w:rPr>
              <w:rFonts w:ascii="Segoe UI" w:hAnsi="Segoe UI" w:cs="Segoe UI"/>
              <w:color w:val="000000"/>
              <w:sz w:val="18"/>
              <w:szCs w:val="18"/>
            </w:rPr>
            <w:tag w:val="MENDELEY_CITATION_v3_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"/>
            <w:id w:val="-811101593"/>
            <w:placeholder>
              <w:docPart w:val="DefaultPlaceholder_-1854013440"/>
            </w:placeholder>
          </w:sdtPr>
          <w:sdtEndPr/>
          <w:sdtContent>
            <w:tc>
              <w:tcPr>
                <w:tcW w:w="1409" w:type="dxa"/>
              </w:tcPr>
              <w:p w14:paraId="5147DA5F" w14:textId="030E37E5" w:rsidR="002A2FAF" w:rsidRPr="000525E6" w:rsidRDefault="00AB4A0D" w:rsidP="00DC2F15">
                <w:pPr>
                  <w:spacing w:line="276" w:lineRule="auto"/>
                  <w:rPr>
                    <w:rFonts w:ascii="Segoe UI" w:hAnsi="Segoe UI" w:cs="Segoe UI"/>
                    <w:sz w:val="18"/>
                    <w:szCs w:val="18"/>
                  </w:rPr>
                </w:pPr>
                <w:del w:id="2857" w:author="Claude (NAR review, 2nd iteration 2026-08-02)" w:date="2026-08-02T12:00:00Z">
                  <w:r w:rsidRPr="00AB4A0D">
                    <w:rPr>
                      <w:rFonts w:ascii="Segoe UI" w:hAnsi="Segoe UI" w:cs="Segoe UI"/>
                      <w:color w:val="000000"/>
                      <w:sz w:val="18"/>
                      <w:szCs w:val="18"/>
                    </w:rPr>
                    <w:delText xml:space="preserve">(61)</w:delText>
                  </w:r>
                </w:del>
              </w:p>
            </w:tc>
          </w:sdtContent>
        </w:sdt>
        <w:tc>
          <w:tcPr>
            <w:tcW w:w="2400" w:type="dxa"/>
            <w:cellIns w:id="1244" w:author="Claude (NAR referee report 2026-08-02)" w:date="2026-08-02T00:00:00Z"/>
          </w:tcPr>
          <w:p>
            <w:pPr>
              <w:spacing w:line="276" w:lineRule="auto"/>
              <w:rPr>
                <w:rFonts w:ascii="Segoe UI" w:hAnsi="Segoe UI" w:cs="Segoe UI"/>
                <w:sz w:val="18"/>
                <w:szCs w:val="18"/>
              </w:rPr>
            </w:pPr>
          </w:p>
        </w:tc>
      </w:tr>
      <w:tr w:rsidR="002A2FAF" w:rsidRPr="00DC2F15" w14:paraId="7A34E91F" w14:textId="77777777" w:rsidTr="007C191E">
        <w:trPr>
          <w:trHeight w:val="459"/>
          <w:del w:id="2858" w:author="Claude (NAR review, 2nd iteration 2026-08-02)" w:date="2026-08-02T12:00:00Z"/>
        </w:trPr>
        <w:tc>
          <w:tcPr>
            <w:tcW w:w="1610" w:type="dxa"/>
          </w:tcPr>
          <w:p w14:paraId="7B6963AF" w14:textId="77777777" w:rsidR="002A2FAF" w:rsidRPr="000525E6" w:rsidRDefault="00CD2C65" w:rsidP="00DC2F15">
            <w:pPr>
              <w:spacing w:line="276" w:lineRule="auto"/>
              <w:rPr>
                <w:rFonts w:ascii="Segoe UI" w:hAnsi="Segoe UI" w:cs="Segoe UI"/>
                <w:sz w:val="18"/>
                <w:szCs w:val="18"/>
              </w:rPr>
            </w:pPr>
            <w:del w:id="2859" w:author="Claude (NAR review, 2nd iteration 2026-08-02)" w:date="2026-08-02T12:00:00Z">
              <w:r w:rsidRPr="000525E6">
                <w:rPr>
                  <w:rFonts w:ascii="Segoe UI" w:hAnsi="Segoe UI" w:cs="Segoe UI"/>
                  <w:sz w:val="18"/>
                  <w:szCs w:val="18"/>
                </w:rPr>
                <w:delText xml:space="preserve">Cell-specific </w:delText>
              </w:r>
            </w:del>
            <w:del w:id="2860" w:author="Claude (NAR review, 2nd iteration 2026-08-02)" w:date="2026-08-02T12:00:00Z">
              <w:r w:rsidR="007176C2" w:rsidRPr="000525E6">
                <w:rPr>
                  <w:rFonts w:ascii="Segoe UI" w:hAnsi="Segoe UI" w:cs="Segoe UI"/>
                  <w:sz w:val="18"/>
                  <w:szCs w:val="18"/>
                </w:rPr>
                <w:delText xml:space="preserve">m</w:delText>
              </w:r>
            </w:del>
            <w:del w:id="2861" w:author="Claude (NAR review, 2nd iteration 2026-08-02)" w:date="2026-08-02T12:00:00Z">
              <w:r w:rsidRPr="000525E6">
                <w:rPr>
                  <w:rFonts w:ascii="Segoe UI" w:hAnsi="Segoe UI" w:cs="Segoe UI"/>
                  <w:sz w:val="18"/>
                  <w:szCs w:val="18"/>
                </w:rPr>
                <w:delText xml:space="preserve">ixing </w:delText>
              </w:r>
            </w:del>
            <w:del w:id="2862" w:author="Claude (NAR review, 2nd iteration 2026-08-02)" w:date="2026-08-02T12:00:00Z">
              <w:r w:rsidR="007176C2" w:rsidRPr="000525E6">
                <w:rPr>
                  <w:rFonts w:ascii="Segoe UI" w:hAnsi="Segoe UI" w:cs="Segoe UI"/>
                  <w:sz w:val="18"/>
                  <w:szCs w:val="18"/>
                </w:rPr>
                <w:delText xml:space="preserve">s</w:delText>
              </w:r>
            </w:del>
            <w:del w:id="2863" w:author="Claude (NAR review, 2nd iteration 2026-08-02)" w:date="2026-08-02T12:00:00Z">
              <w:r w:rsidRPr="000525E6">
                <w:rPr>
                  <w:rFonts w:ascii="Segoe UI" w:hAnsi="Segoe UI" w:cs="Segoe UI"/>
                  <w:sz w:val="18"/>
                  <w:szCs w:val="18"/>
                </w:rPr>
                <w:delText xml:space="preserve">core</w:delText>
              </w:r>
            </w:del>
            <w:del w:id="2864" w:author="Claude (NAR review, 2nd iteration 2026-08-02)" w:date="2026-08-02T12:00:00Z">
              <w:r w:rsidR="00634EE6" w:rsidRPr="000525E6">
                <w:rPr>
                  <w:rFonts w:ascii="Segoe UI" w:hAnsi="Segoe UI" w:cs="Segoe UI"/>
                  <w:sz w:val="18"/>
                  <w:szCs w:val="18"/>
                </w:rPr>
                <w:delText xml:space="preserve"> (CMS)</w:delText>
              </w:r>
            </w:del>
          </w:p>
        </w:tc>
        <w:tc>
          <w:tcPr>
            <w:tcW w:w="1522" w:type="dxa"/>
          </w:tcPr>
          <w:p w14:paraId="152232CD" w14:textId="77777777" w:rsidR="002A2FAF" w:rsidRPr="000525E6" w:rsidRDefault="005E17A8" w:rsidP="00DC2F15">
            <w:pPr>
              <w:spacing w:line="276" w:lineRule="auto"/>
              <w:rPr>
                <w:rFonts w:ascii="Segoe UI" w:hAnsi="Segoe UI" w:cs="Segoe UI"/>
                <w:sz w:val="18"/>
                <w:szCs w:val="18"/>
              </w:rPr>
            </w:pPr>
            <w:del w:id="2865" w:author="Claude (NAR review, 2nd iteration 2026-08-02)" w:date="2026-08-02T12:00:00Z">
              <w:r w:rsidRPr="000525E6">
                <w:rPr>
                  <w:rFonts w:ascii="Segoe UI" w:hAnsi="Segoe UI" w:cs="Segoe UI"/>
                  <w:sz w:val="18"/>
                  <w:szCs w:val="18"/>
                </w:rPr>
                <w:delText xml:space="preserve">Global</w:delText>
              </w:r>
            </w:del>
          </w:p>
        </w:tc>
        <w:tc>
          <w:tcPr>
            <w:tcW w:w="835" w:type="dxa"/>
          </w:tcPr>
          <w:p w14:paraId="5C03B079" w14:textId="77777777" w:rsidR="002A2FAF" w:rsidRPr="000525E6" w:rsidRDefault="00490B2D" w:rsidP="00DC2F15">
            <w:pPr>
              <w:spacing w:line="276" w:lineRule="auto"/>
              <w:rPr>
                <w:rFonts w:ascii="Segoe UI" w:hAnsi="Segoe UI" w:cs="Segoe UI"/>
                <w:sz w:val="18"/>
                <w:szCs w:val="18"/>
              </w:rPr>
            </w:pPr>
            <w:del w:id="2866" w:author="Claude (NAR review, 2nd iteration 2026-08-02)" w:date="2026-08-02T12:00:00Z">
              <w:r w:rsidRPr="000525E6">
                <w:rPr>
                  <w:rFonts w:ascii="Segoe UI" w:hAnsi="Segoe UI" w:cs="Segoe UI"/>
                  <w:sz w:val="18"/>
                  <w:szCs w:val="18"/>
                </w:rPr>
                <w:delText xml:space="preserve">B</w:delText>
              </w:r>
            </w:del>
          </w:p>
        </w:tc>
        <w:tc>
          <w:tcPr>
            <w:tcW w:w="5242" w:type="dxa"/>
          </w:tcPr>
          <w:p w14:paraId="1495EF2C" w14:textId="5650026D" w:rsidR="002A2FAF" w:rsidRPr="000525E6" w:rsidRDefault="00F34E07" w:rsidP="00DC2F15">
            <w:pPr>
              <w:spacing w:line="276" w:lineRule="auto"/>
              <w:rPr>
                <w:rFonts w:ascii="Segoe UI" w:hAnsi="Segoe UI" w:cs="Segoe UI"/>
                <w:sz w:val="18"/>
                <w:szCs w:val="18"/>
              </w:rPr>
            </w:pPr>
            <w:del w:id="2867" w:author="Claude (NAR review, 2nd iteration 2026-08-02)" w:date="2026-08-02T12:00:00Z">
              <w:r w:rsidRPr="000525E6">
                <w:rPr>
                  <w:rFonts w:ascii="Segoe UI" w:hAnsi="Segoe UI" w:cs="Segoe UI"/>
                  <w:sz w:val="18"/>
                  <w:szCs w:val="18"/>
                </w:rPr>
                <w:delText xml:space="preserve">Anderson-Darling test on </w:delText>
              </w:r>
            </w:del>
            <w:del w:id="3" w:author="Claude (NAR referee report 2026-07-27)" w:date="2026-07-27T00:00:00Z">
              <w:r w:rsidRPr="000525E6">
                <w:rPr>
                  <w:rFonts w:ascii="Segoe UI" w:hAnsi="Segoe UI" w:cs="Segoe UI"/>
                  <w:sz w:val="18"/>
                  <w:szCs w:val="18"/>
                </w:rPr>
                <w:delText>per-batch 30 nearest neighbor’s distance distributions</w:delText>
              </w:r>
            </w:del>
            <w:del w:id="2868" w:author="Claude (NAR review, 2nd iteration 2026-08-02)" w:date="2026-08-02T12:00:00Z">
              <w:r w:rsidRPr="000525E6">
                <w:rPr>
                  <w:rFonts w:ascii="Segoe UI" w:hAnsi="Segoe UI" w:cs="Segoe UI"/>
                  <w:sz w:val="18"/>
                  <w:szCs w:val="18"/>
                </w:rPr>
                <w:delText xml:space="preserve">per-batch 30-nearest-neighbor distance distributions. Tests whether distances from a sample to each </w:delText>
              </w:r>
            </w:del>
            <w:del w:id="2869" w:author="Claude (NAR review, 2nd iteration 2026-08-02)" w:date="2026-08-02T12:00:00Z">
              <w:r w:rsidR="00A130B3" w:rsidRPr="000525E6">
                <w:rPr>
                  <w:rFonts w:ascii="Segoe UI" w:hAnsi="Segoe UI" w:cs="Segoe UI"/>
                  <w:sz w:val="18"/>
                  <w:szCs w:val="18"/>
                </w:rPr>
                <w:delText xml:space="preserve">group</w:delText>
              </w:r>
            </w:del>
            <w:del w:id="2870" w:author="Claude (NAR review, 2nd iteration 2026-08-02)" w:date="2026-08-02T12:00:00Z">
              <w:r w:rsidRPr="000525E6">
                <w:rPr>
                  <w:rFonts w:ascii="Segoe UI" w:hAnsi="Segoe UI" w:cs="Segoe UI"/>
                  <w:sz w:val="18"/>
                  <w:szCs w:val="18"/>
                </w:rPr>
                <w:delText xml:space="preserve"> are drawn from the same distribution.</w:delText>
              </w:r>
            </w:del>
          </w:p>
        </w:tc>
        <w:sdt>
          <w:sdtPr>
            <w:rPr>
              <w:rFonts w:ascii="Segoe UI" w:hAnsi="Segoe UI" w:cs="Segoe UI"/>
              <w:color w:val="000000"/>
              <w:sz w:val="18"/>
              <w:szCs w:val="18"/>
            </w:rPr>
            <w:tag w:val="MENDELEY_CITATION_v3_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"/>
            <w:id w:val="-705183911"/>
            <w:placeholder>
              <w:docPart w:val="DefaultPlaceholder_-1854013440"/>
            </w:placeholder>
          </w:sdtPr>
          <w:sdtEndPr/>
          <w:sdtContent>
            <w:tc>
              <w:tcPr>
                <w:tcW w:w="1409" w:type="dxa"/>
              </w:tcPr>
              <w:p w14:paraId="57051CF6" w14:textId="118163A0" w:rsidR="002A2FAF" w:rsidRPr="000525E6" w:rsidRDefault="00AB4A0D" w:rsidP="00DC2F15">
                <w:pPr>
                  <w:spacing w:line="276" w:lineRule="auto"/>
                  <w:rPr>
                    <w:rFonts w:ascii="Segoe UI" w:hAnsi="Segoe UI" w:cs="Segoe UI"/>
                    <w:sz w:val="18"/>
                    <w:szCs w:val="18"/>
                  </w:rPr>
                </w:pPr>
                <w:del w:id="2871" w:author="Claude (NAR review, 2nd iteration 2026-08-02)" w:date="2026-08-02T12:00:00Z">
                  <w:r w:rsidRPr="00AB4A0D">
                    <w:rPr>
                      <w:rFonts w:ascii="Segoe UI" w:hAnsi="Segoe UI" w:cs="Segoe UI"/>
                      <w:color w:val="000000"/>
                      <w:sz w:val="18"/>
                      <w:szCs w:val="18"/>
                    </w:rPr>
                    <w:delText xml:space="preserve">(62)</w:delText>
                  </w:r>
                </w:del>
              </w:p>
            </w:tc>
          </w:sdtContent>
        </w:sdt>
        <w:tc>
          <w:tcPr>
            <w:tcW w:w="2400" w:type="dxa"/>
            <w:cellIns w:id="1246" w:author="Claude (NAR referee report 2026-08-02)" w:date="2026-08-02T00:00:00Z"/>
          </w:tcPr>
          <w:p>
            <w:pPr>
              <w:spacing w:line="276" w:lineRule="auto"/>
              <w:rPr>
                <w:rFonts w:ascii="Segoe UI" w:hAnsi="Segoe UI" w:cs="Segoe UI"/>
                <w:sz w:val="18"/>
                <w:szCs w:val="18"/>
              </w:rPr>
            </w:pPr>
          </w:p>
        </w:tc>
      </w:tr>
      <w:tr w:rsidR="002A2FAF" w:rsidRPr="00DC2F15" w14:paraId="5C296BFE" w14:textId="77777777" w:rsidTr="007C191E">
        <w:trPr>
          <w:trHeight w:val="213"/>
          <w:del w:id="2872" w:author="Claude (NAR review, 2nd iteration 2026-08-02)" w:date="2026-08-02T12:00:00Z"/>
        </w:trPr>
        <w:tc>
          <w:tcPr>
            <w:tcW w:w="1610" w:type="dxa"/>
          </w:tcPr>
          <w:p w14:paraId="5AE04FB5" w14:textId="77777777" w:rsidR="002A2FAF" w:rsidRPr="000525E6" w:rsidRDefault="00A300A6" w:rsidP="00DC2F15">
            <w:pPr>
              <w:spacing w:line="276" w:lineRule="auto"/>
              <w:rPr>
                <w:rFonts w:ascii="Segoe UI" w:hAnsi="Segoe UI" w:cs="Segoe UI"/>
                <w:sz w:val="18"/>
                <w:szCs w:val="18"/>
              </w:rPr>
            </w:pPr>
            <w:del w:id="2873" w:author="Claude (NAR review, 2nd iteration 2026-08-02)" w:date="2026-08-02T12:00:00Z">
              <w:r w:rsidRPr="000525E6">
                <w:rPr>
                  <w:rFonts w:ascii="Segoe UI" w:hAnsi="Segoe UI" w:cs="Segoe UI"/>
                  <w:sz w:val="18"/>
                  <w:szCs w:val="18"/>
                </w:rPr>
                <w:delText xml:space="preserve">Centroid dispersion in UMAP and </w:delText>
              </w:r>
            </w:del>
            <w:proofErr w:type="spellStart"/>
            <w:del w:id="2874" w:author="Claude (NAR review, 2nd iteration 2026-08-02)" w:date="2026-08-02T12:00:00Z">
              <w:r w:rsidRPr="000525E6">
                <w:rPr>
                  <w:rFonts w:ascii="Segoe UI" w:hAnsi="Segoe UI" w:cs="Segoe UI"/>
                  <w:sz w:val="18"/>
                  <w:szCs w:val="18"/>
                </w:rPr>
                <w:delText xml:space="preserve">tSNE</w:delText>
              </w:r>
            </w:del>
            <w:proofErr w:type="spellEnd"/>
          </w:p>
        </w:tc>
        <w:tc>
          <w:tcPr>
            <w:tcW w:w="1522" w:type="dxa"/>
          </w:tcPr>
          <w:p w14:paraId="6A5EBFEC" w14:textId="77777777" w:rsidR="002A2FAF" w:rsidRPr="000525E6" w:rsidRDefault="00A300A6" w:rsidP="00DC2F15">
            <w:pPr>
              <w:spacing w:line="276" w:lineRule="auto"/>
              <w:rPr>
                <w:rFonts w:ascii="Segoe UI" w:hAnsi="Segoe UI" w:cs="Segoe UI"/>
                <w:sz w:val="18"/>
                <w:szCs w:val="18"/>
              </w:rPr>
            </w:pPr>
            <w:del w:id="2875" w:author="Claude (NAR review, 2nd iteration 2026-08-02)" w:date="2026-08-02T12:00:00Z">
              <w:r w:rsidRPr="000525E6">
                <w:rPr>
                  <w:rFonts w:ascii="Segoe UI" w:hAnsi="Segoe UI" w:cs="Segoe UI"/>
                  <w:sz w:val="18"/>
                  <w:szCs w:val="18"/>
                </w:rPr>
                <w:delText xml:space="preserve">Global</w:delText>
              </w:r>
            </w:del>
          </w:p>
        </w:tc>
        <w:tc>
          <w:tcPr>
            <w:tcW w:w="835" w:type="dxa"/>
          </w:tcPr>
          <w:p w14:paraId="4FF5B386" w14:textId="77777777" w:rsidR="002A2FAF" w:rsidRPr="000525E6" w:rsidRDefault="00A300A6" w:rsidP="00DC2F15">
            <w:pPr>
              <w:spacing w:line="276" w:lineRule="auto"/>
              <w:rPr>
                <w:rFonts w:ascii="Segoe UI" w:hAnsi="Segoe UI" w:cs="Segoe UI"/>
                <w:sz w:val="18"/>
                <w:szCs w:val="18"/>
              </w:rPr>
            </w:pPr>
            <w:del w:id="2876" w:author="Claude (NAR review, 2nd iteration 2026-08-02)" w:date="2026-08-02T12:00:00Z">
              <w:r w:rsidRPr="000525E6">
                <w:rPr>
                  <w:rFonts w:ascii="Segoe UI" w:hAnsi="Segoe UI" w:cs="Segoe UI"/>
                  <w:sz w:val="18"/>
                  <w:szCs w:val="18"/>
                </w:rPr>
                <w:delText xml:space="preserve">C</w:delText>
              </w:r>
            </w:del>
          </w:p>
        </w:tc>
        <w:tc>
          <w:tcPr>
            <w:tcW w:w="5242" w:type="dxa"/>
          </w:tcPr>
          <w:p w14:paraId="1FF50003" w14:textId="77777777" w:rsidR="002A2FAF" w:rsidRPr="000525E6" w:rsidRDefault="00A300A6" w:rsidP="00DC2F15">
            <w:pPr>
              <w:spacing w:line="276" w:lineRule="auto"/>
              <w:rPr>
                <w:rFonts w:ascii="Segoe UI" w:hAnsi="Segoe UI" w:cs="Segoe UI"/>
                <w:sz w:val="18"/>
                <w:szCs w:val="18"/>
              </w:rPr>
            </w:pPr>
            <w:del w:id="2877" w:author="Claude (NAR review, 2nd iteration 2026-08-02)" w:date="2026-08-02T12:00:00Z">
              <w:r w:rsidRPr="000525E6">
                <w:rPr>
                  <w:rFonts w:ascii="Segoe UI" w:hAnsi="Segoe UI" w:cs="Segoe UI"/>
                  <w:sz w:val="18"/>
                  <w:szCs w:val="18"/>
                </w:rPr>
                <w:delText xml:space="preserve">After computing a UMAP/</w:delText>
              </w:r>
            </w:del>
            <w:proofErr w:type="spellStart"/>
            <w:del w:id="2878" w:author="Claude (NAR review, 2nd iteration 2026-08-02)" w:date="2026-08-02T12:00:00Z">
              <w:r w:rsidRPr="000525E6">
                <w:rPr>
                  <w:rFonts w:ascii="Segoe UI" w:hAnsi="Segoe UI" w:cs="Segoe UI"/>
                  <w:sz w:val="18"/>
                  <w:szCs w:val="18"/>
                </w:rPr>
                <w:delText xml:space="preserve">tSNE</w:delText>
              </w:r>
            </w:del>
            <w:proofErr w:type="spellEnd"/>
            <w:del w:id="2879" w:author="Claude (NAR review, 2nd iteration 2026-08-02)" w:date="2026-08-02T12:00:00Z">
              <w:r w:rsidRPr="000525E6">
                <w:rPr>
                  <w:rFonts w:ascii="Segoe UI" w:hAnsi="Segoe UI" w:cs="Segoe UI"/>
                  <w:sz w:val="18"/>
                  <w:szCs w:val="18"/>
                </w:rPr>
                <w:delText xml:space="preserve"> 2D embedding, for each </w:delText>
              </w:r>
            </w:del>
            <w:del w:id="2880" w:author="Claude (NAR review, 2nd iteration 2026-08-02)" w:date="2026-08-02T12:00:00Z">
              <w:r w:rsidR="00D739E9" w:rsidRPr="000525E6">
                <w:rPr>
                  <w:rFonts w:ascii="Segoe UI" w:hAnsi="Segoe UI" w:cs="Segoe UI"/>
                  <w:sz w:val="18"/>
                  <w:szCs w:val="18"/>
                </w:rPr>
                <w:delText xml:space="preserve">group</w:delText>
              </w:r>
            </w:del>
            <w:del w:id="2881" w:author="Claude (NAR review, 2nd iteration 2026-08-02)" w:date="2026-08-02T12:00:00Z">
              <w:r w:rsidRPr="000525E6">
                <w:rPr>
                  <w:rFonts w:ascii="Segoe UI" w:hAnsi="Segoe UI" w:cs="Segoe UI"/>
                  <w:sz w:val="18"/>
                  <w:szCs w:val="18"/>
                </w:rPr>
                <w:delText xml:space="preserve"> compute its centroid. The centroid dispersion is the standard deviation of centroid positions divided by the overall standard deviation of all sample positions.</w:delText>
              </w:r>
            </w:del>
          </w:p>
        </w:tc>
        <w:sdt>
          <w:sdtPr>
            <w:rPr>
              <w:rFonts w:ascii="Segoe UI" w:hAnsi="Segoe UI" w:cs="Segoe UI"/>
              <w:color w:val="000000"/>
              <w:sz w:val="18"/>
              <w:szCs w:val="18"/>
              <w:lang w:val="ru-RU"/>
            </w:rPr>
            <w:tag w:val="MENDELEY_CITATION_v3_eyJjaXRhdGlvbklEIjoiTUVOREVMRVlfQ0lUQVRJT05fMmNhOTExMmMtYzU4ZS00ZDFjLTllN2MtZGIzMDJlMWI4NTc1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
            <w:id w:val="-1837217809"/>
            <w:placeholder>
              <w:docPart w:val="DefaultPlaceholder_-1854013440"/>
            </w:placeholder>
          </w:sdtPr>
          <w:sdtEndPr/>
          <w:sdtContent>
            <w:tc>
              <w:tcPr>
                <w:tcW w:w="1409" w:type="dxa"/>
              </w:tcPr>
              <w:p w14:paraId="150E2EE3" w14:textId="13687014" w:rsidR="002A2FAF" w:rsidRPr="000525E6" w:rsidRDefault="00AB4A0D" w:rsidP="00DC2F15">
                <w:pPr>
                  <w:spacing w:line="276" w:lineRule="auto"/>
                  <w:rPr>
                    <w:rFonts w:ascii="Segoe UI" w:hAnsi="Segoe UI" w:cs="Segoe UI"/>
                    <w:sz w:val="18"/>
                    <w:szCs w:val="18"/>
                    <w:lang w:val="ru-RU"/>
                  </w:rPr>
                </w:pPr>
                <w:del w:id="2882" w:author="Claude (NAR review, 2nd iteration 2026-08-02)" w:date="2026-08-02T12:00:00Z">
                  <w:r w:rsidRPr="00AB4A0D">
                    <w:rPr>
                      <w:rFonts w:ascii="Segoe UI" w:hAnsi="Segoe UI" w:cs="Segoe UI"/>
                      <w:color w:val="000000"/>
                      <w:sz w:val="18"/>
                      <w:szCs w:val="18"/>
                    </w:rPr>
                    <w:delText xml:space="preserve">(63)</w:delText>
                  </w:r>
                </w:del>
              </w:p>
            </w:tc>
          </w:sdtContent>
        </w:sdt>
        <w:tc>
          <w:tcPr>
            <w:tcW w:w="2400" w:type="dxa"/>
            <w:cellIns w:id="1248" w:author="Claude (NAR referee report 2026-08-02)" w:date="2026-08-02T00:00:00Z"/>
          </w:tcPr>
          <w:p>
            <w:pPr>
              <w:spacing w:line="276" w:lineRule="auto"/>
              <w:rPr>
                <w:rFonts w:ascii="Segoe UI" w:hAnsi="Segoe UI" w:cs="Segoe UI"/>
                <w:sz w:val="18"/>
                <w:szCs w:val="18"/>
              </w:rPr>
            </w:pPr>
          </w:p>
        </w:tc>
      </w:tr>
      <w:tr w:rsidR="002A2FAF" w:rsidRPr="00DC2F15" w14:paraId="7F4C10C3" w14:textId="77777777" w:rsidTr="007C191E">
        <w:trPr>
          <w:trHeight w:val="229"/>
          <w:del w:id="2883" w:author="Claude (NAR review, 2nd iteration 2026-08-02)" w:date="2026-08-02T12:00:00Z"/>
        </w:trPr>
        <w:tc>
          <w:tcPr>
            <w:tcW w:w="1610" w:type="dxa"/>
          </w:tcPr>
          <w:p w14:paraId="3C20CB96" w14:textId="77777777" w:rsidR="002A2FAF" w:rsidRPr="000525E6" w:rsidRDefault="00A300A6" w:rsidP="00DC2F15">
            <w:pPr>
              <w:spacing w:line="276" w:lineRule="auto"/>
              <w:rPr>
                <w:rFonts w:ascii="Segoe UI" w:hAnsi="Segoe UI" w:cs="Segoe UI"/>
                <w:sz w:val="18"/>
                <w:szCs w:val="18"/>
              </w:rPr>
            </w:pPr>
            <w:del w:id="2884" w:author="Claude (NAR review, 2nd iteration 2026-08-02)" w:date="2026-08-02T12:00:00Z">
              <w:r w:rsidRPr="000525E6">
                <w:rPr>
                  <w:rFonts w:ascii="Segoe UI" w:hAnsi="Segoe UI" w:cs="Segoe UI"/>
                  <w:sz w:val="18"/>
                  <w:szCs w:val="18"/>
                </w:rPr>
                <w:delText xml:space="preserve">Local neighborhood entropy in UMAP and </w:delText>
              </w:r>
            </w:del>
            <w:proofErr w:type="spellStart"/>
            <w:del w:id="2885" w:author="Claude (NAR review, 2nd iteration 2026-08-02)" w:date="2026-08-02T12:00:00Z">
              <w:r w:rsidRPr="000525E6">
                <w:rPr>
                  <w:rFonts w:ascii="Segoe UI" w:hAnsi="Segoe UI" w:cs="Segoe UI"/>
                  <w:sz w:val="18"/>
                  <w:szCs w:val="18"/>
                </w:rPr>
                <w:delText xml:space="preserve">tSNE</w:delText>
              </w:r>
            </w:del>
            <w:proofErr w:type="spellEnd"/>
          </w:p>
        </w:tc>
        <w:tc>
          <w:tcPr>
            <w:tcW w:w="1522" w:type="dxa"/>
          </w:tcPr>
          <w:p w14:paraId="512F0AF0" w14:textId="77777777" w:rsidR="002A2FAF" w:rsidRPr="000525E6" w:rsidRDefault="00A300A6" w:rsidP="00DC2F15">
            <w:pPr>
              <w:spacing w:line="276" w:lineRule="auto"/>
              <w:rPr>
                <w:rFonts w:ascii="Segoe UI" w:hAnsi="Segoe UI" w:cs="Segoe UI"/>
                <w:sz w:val="18"/>
                <w:szCs w:val="18"/>
              </w:rPr>
            </w:pPr>
            <w:del w:id="2886" w:author="Claude (NAR review, 2nd iteration 2026-08-02)" w:date="2026-08-02T12:00:00Z">
              <w:r w:rsidRPr="000525E6">
                <w:rPr>
                  <w:rFonts w:ascii="Segoe UI" w:hAnsi="Segoe UI" w:cs="Segoe UI"/>
                  <w:sz w:val="18"/>
                  <w:szCs w:val="18"/>
                </w:rPr>
                <w:delText xml:space="preserve">Local</w:delText>
              </w:r>
            </w:del>
          </w:p>
        </w:tc>
        <w:tc>
          <w:tcPr>
            <w:tcW w:w="835" w:type="dxa"/>
          </w:tcPr>
          <w:p w14:paraId="14C3840A" w14:textId="77777777" w:rsidR="002A2FAF" w:rsidRPr="000525E6" w:rsidRDefault="00A300A6" w:rsidP="00DC2F15">
            <w:pPr>
              <w:spacing w:line="276" w:lineRule="auto"/>
              <w:rPr>
                <w:rFonts w:ascii="Segoe UI" w:hAnsi="Segoe UI" w:cs="Segoe UI"/>
                <w:sz w:val="18"/>
                <w:szCs w:val="18"/>
              </w:rPr>
            </w:pPr>
            <w:del w:id="2887" w:author="Claude (NAR review, 2nd iteration 2026-08-02)" w:date="2026-08-02T12:00:00Z">
              <w:r w:rsidRPr="000525E6">
                <w:rPr>
                  <w:rFonts w:ascii="Segoe UI" w:hAnsi="Segoe UI" w:cs="Segoe UI"/>
                  <w:sz w:val="18"/>
                  <w:szCs w:val="18"/>
                </w:rPr>
                <w:delText xml:space="preserve">C</w:delText>
              </w:r>
            </w:del>
          </w:p>
        </w:tc>
        <w:tc>
          <w:tcPr>
            <w:tcW w:w="5242" w:type="dxa"/>
          </w:tcPr>
          <w:p w14:paraId="2BAD27DC" w14:textId="77777777" w:rsidR="002A2FAF" w:rsidRPr="000525E6" w:rsidRDefault="00A300A6" w:rsidP="00DC2F15">
            <w:pPr>
              <w:spacing w:line="276" w:lineRule="auto"/>
              <w:rPr>
                <w:rFonts w:ascii="Segoe UI" w:hAnsi="Segoe UI" w:cs="Segoe UI"/>
                <w:sz w:val="18"/>
                <w:szCs w:val="18"/>
              </w:rPr>
            </w:pPr>
            <w:del w:id="2888" w:author="Claude (NAR review, 2nd iteration 2026-08-02)" w:date="2026-08-02T12:00:00Z">
              <w:r w:rsidRPr="000525E6">
                <w:rPr>
                  <w:rFonts w:ascii="Segoe UI" w:hAnsi="Segoe UI" w:cs="Segoe UI"/>
                  <w:sz w:val="18"/>
                  <w:szCs w:val="18"/>
                </w:rPr>
                <w:delText xml:space="preserve">For each sample, Shannon entropy of the </w:delText>
              </w:r>
            </w:del>
            <w:del w:id="2889" w:author="Claude (NAR review, 2nd iteration 2026-08-02)" w:date="2026-08-02T12:00:00Z">
              <w:r w:rsidR="00D739E9" w:rsidRPr="000525E6">
                <w:rPr>
                  <w:rFonts w:ascii="Segoe UI" w:hAnsi="Segoe UI" w:cs="Segoe UI"/>
                  <w:sz w:val="18"/>
                  <w:szCs w:val="18"/>
                </w:rPr>
                <w:delText xml:space="preserve">group</w:delText>
              </w:r>
            </w:del>
            <w:del w:id="2890" w:author="Claude (NAR review, 2nd iteration 2026-08-02)" w:date="2026-08-02T12:00:00Z">
              <w:r w:rsidRPr="000525E6">
                <w:rPr>
                  <w:rFonts w:ascii="Segoe UI" w:hAnsi="Segoe UI" w:cs="Segoe UI"/>
                  <w:sz w:val="18"/>
                  <w:szCs w:val="18"/>
                </w:rPr>
                <w:delText xml:space="preserve"> label distribution in its </w:delText>
              </w:r>
            </w:del>
            <w:del w:id="2891" w:author="Claude (NAR review, 2nd iteration 2026-08-02)" w:date="2026-08-02T12:00:00Z">
              <w:r w:rsidR="007B5FD8" w:rsidRPr="000525E6">
                <w:rPr>
                  <w:rFonts w:ascii="Segoe UI" w:hAnsi="Segoe UI" w:cs="Segoe UI"/>
                  <w:sz w:val="18"/>
                  <w:szCs w:val="18"/>
                </w:rPr>
                <w:delText xml:space="preserve">30</w:delText>
              </w:r>
            </w:del>
            <w:del w:id="2892" w:author="Claude (NAR review, 2nd iteration 2026-08-02)" w:date="2026-08-02T12:00:00Z">
              <w:r w:rsidRPr="000525E6">
                <w:rPr>
                  <w:rFonts w:ascii="Segoe UI" w:hAnsi="Segoe UI" w:cs="Segoe UI"/>
                  <w:sz w:val="18"/>
                  <w:szCs w:val="18"/>
                </w:rPr>
                <w:delText xml:space="preserve">-nearest-neighbor neighborhood in the embedding space. Averaged over all samples.</w:delText>
              </w:r>
            </w:del>
          </w:p>
        </w:tc>
        <w:sdt>
          <w:sdtPr>
            <w:rPr>
              <w:rFonts w:ascii="Segoe UI" w:hAnsi="Segoe UI" w:cs="Segoe UI"/>
              <w:color w:val="000000"/>
              <w:sz w:val="18"/>
              <w:szCs w:val="18"/>
              <w:lang w:val="ru-RU"/>
            </w:rPr>
            <w:tag w:val="MENDELEY_CITATION_v3_eyJjaXRhdGlvbklEIjoiTUVOREVMRVlfQ0lUQVRJT05fNTc4YmUwOTAtNzg1Mi00NGMyLWE2M2ItOTM4NDI4OTVhYzVl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
            <w:id w:val="-1398198051"/>
            <w:placeholder>
              <w:docPart w:val="DefaultPlaceholder_-1854013440"/>
            </w:placeholder>
          </w:sdtPr>
          <w:sdtEndPr/>
          <w:sdtContent>
            <w:tc>
              <w:tcPr>
                <w:tcW w:w="1409" w:type="dxa"/>
              </w:tcPr>
              <w:p w14:paraId="2CDEED8D" w14:textId="6B5B53D5" w:rsidR="002A2FAF" w:rsidRPr="000525E6" w:rsidRDefault="00AB4A0D" w:rsidP="00DC2F15">
                <w:pPr>
                  <w:spacing w:line="276" w:lineRule="auto"/>
                  <w:rPr>
                    <w:rFonts w:ascii="Segoe UI" w:hAnsi="Segoe UI" w:cs="Segoe UI"/>
                    <w:sz w:val="18"/>
                    <w:szCs w:val="18"/>
                    <w:lang w:val="ru-RU"/>
                  </w:rPr>
                </w:pPr>
                <w:del w:id="2893" w:author="Claude (NAR review, 2nd iteration 2026-08-02)" w:date="2026-08-02T12:00:00Z">
                  <w:r w:rsidRPr="00AB4A0D">
                    <w:rPr>
                      <w:rFonts w:ascii="Segoe UI" w:hAnsi="Segoe UI" w:cs="Segoe UI"/>
                      <w:color w:val="000000"/>
                      <w:sz w:val="18"/>
                      <w:szCs w:val="18"/>
                    </w:rPr>
                    <w:delText xml:space="preserve">(63)</w:delText>
                  </w:r>
                </w:del>
              </w:p>
            </w:tc>
          </w:sdtContent>
        </w:sdt>
        <w:tc>
          <w:tcPr>
            <w:tcW w:w="2400" w:type="dxa"/>
            <w:cellIns w:id="1250" w:author="Claude (NAR referee report 2026-08-02)" w:date="2026-08-02T00:00:00Z"/>
          </w:tcPr>
          <w:p>
            <w:pPr>
              <w:spacing w:line="276" w:lineRule="auto"/>
              <w:rPr>
                <w:rFonts w:ascii="Segoe UI" w:hAnsi="Segoe UI" w:cs="Segoe UI"/>
                <w:sz w:val="18"/>
                <w:szCs w:val="18"/>
              </w:rPr>
            </w:pPr>
          </w:p>
        </w:tc>
      </w:tr>
      <w:tr w:rsidR="002A2FAF" w:rsidRPr="00DC2F15" w14:paraId="6F4FD6E1" w14:textId="77777777" w:rsidTr="007C191E">
        <w:trPr>
          <w:trHeight w:val="229"/>
          <w:del w:id="2894" w:author="Claude (NAR review, 2nd iteration 2026-08-02)" w:date="2026-08-02T12:00:00Z"/>
        </w:trPr>
        <w:tc>
          <w:tcPr>
            <w:tcW w:w="1610" w:type="dxa"/>
          </w:tcPr>
          <w:p w14:paraId="242C012D" w14:textId="77777777" w:rsidR="002A2FAF" w:rsidRPr="000525E6" w:rsidRDefault="001401E5" w:rsidP="00DC2F15">
            <w:pPr>
              <w:spacing w:line="276" w:lineRule="auto"/>
              <w:rPr>
                <w:rFonts w:ascii="Segoe UI" w:hAnsi="Segoe UI" w:cs="Segoe UI"/>
                <w:sz w:val="18"/>
                <w:szCs w:val="18"/>
              </w:rPr>
            </w:pPr>
            <w:del w:id="2895" w:author="Claude (NAR review, 2nd iteration 2026-08-02)" w:date="2026-08-02T12:00:00Z">
              <w:r w:rsidRPr="000525E6">
                <w:rPr>
                  <w:rFonts w:ascii="Segoe UI" w:hAnsi="Segoe UI" w:cs="Segoe UI"/>
                  <w:sz w:val="18"/>
                  <w:szCs w:val="18"/>
                </w:rPr>
                <w:delText xml:space="preserve">KS </w:delText>
              </w:r>
            </w:del>
            <w:proofErr w:type="gramStart"/>
            <w:del w:id="2896" w:author="Claude (NAR review, 2nd iteration 2026-08-02)" w:date="2026-08-02T12:00:00Z">
              <w:r w:rsidRPr="000525E6">
                <w:rPr>
                  <w:rFonts w:ascii="Segoe UI" w:hAnsi="Segoe UI" w:cs="Segoe UI"/>
                  <w:sz w:val="18"/>
                  <w:szCs w:val="18"/>
                </w:rPr>
                <w:delText xml:space="preserve">test</w:delText>
              </w:r>
            </w:del>
            <w:proofErr w:type="gramEnd"/>
            <w:del w:id="2897" w:author="Claude (NAR review, 2nd iteration 2026-08-02)" w:date="2026-08-02T12:00:00Z">
              <w:r w:rsidRPr="000525E6">
                <w:rPr>
                  <w:rFonts w:ascii="Segoe UI" w:hAnsi="Segoe UI" w:cs="Segoe UI"/>
                  <w:sz w:val="18"/>
                  <w:szCs w:val="18"/>
                </w:rPr>
                <w:delText xml:space="preserve"> mean gene-level D-statistic</w:delText>
              </w:r>
            </w:del>
          </w:p>
        </w:tc>
        <w:tc>
          <w:tcPr>
            <w:tcW w:w="1522" w:type="dxa"/>
          </w:tcPr>
          <w:p w14:paraId="4735EA3F" w14:textId="77777777" w:rsidR="002A2FAF" w:rsidRPr="000525E6" w:rsidRDefault="00522D9C" w:rsidP="00DC2F15">
            <w:pPr>
              <w:spacing w:line="276" w:lineRule="auto"/>
              <w:rPr>
                <w:rFonts w:ascii="Segoe UI" w:hAnsi="Segoe UI" w:cs="Segoe UI"/>
                <w:sz w:val="18"/>
                <w:szCs w:val="18"/>
              </w:rPr>
            </w:pPr>
            <w:del w:id="2898" w:author="Claude (NAR review, 2nd iteration 2026-08-02)" w:date="2026-08-02T12:00:00Z">
              <w:r w:rsidRPr="000525E6">
                <w:rPr>
                  <w:rFonts w:ascii="Segoe UI" w:hAnsi="Segoe UI" w:cs="Segoe UI"/>
                  <w:sz w:val="18"/>
                  <w:szCs w:val="18"/>
                </w:rPr>
                <w:delText xml:space="preserve">Distributional similarity</w:delText>
              </w:r>
            </w:del>
          </w:p>
        </w:tc>
        <w:tc>
          <w:tcPr>
            <w:tcW w:w="835" w:type="dxa"/>
          </w:tcPr>
          <w:p w14:paraId="7A6856FD" w14:textId="77777777" w:rsidR="002A2FAF" w:rsidRPr="000525E6" w:rsidRDefault="00522D9C" w:rsidP="00DC2F15">
            <w:pPr>
              <w:spacing w:line="276" w:lineRule="auto"/>
              <w:rPr>
                <w:rFonts w:ascii="Segoe UI" w:hAnsi="Segoe UI" w:cs="Segoe UI"/>
                <w:sz w:val="18"/>
                <w:szCs w:val="18"/>
              </w:rPr>
            </w:pPr>
            <w:del w:id="2899" w:author="Claude (NAR review, 2nd iteration 2026-08-02)" w:date="2026-08-02T12:00:00Z">
              <w:r w:rsidRPr="000525E6">
                <w:rPr>
                  <w:rFonts w:ascii="Segoe UI" w:hAnsi="Segoe UI" w:cs="Segoe UI"/>
                  <w:sz w:val="18"/>
                  <w:szCs w:val="18"/>
                </w:rPr>
                <w:delText xml:space="preserve">D</w:delText>
              </w:r>
            </w:del>
          </w:p>
        </w:tc>
        <w:tc>
          <w:tcPr>
            <w:tcW w:w="5242" w:type="dxa"/>
          </w:tcPr>
          <w:p w14:paraId="0FDE1B87" w14:textId="0D61A376" w:rsidR="002A2FAF" w:rsidRPr="000525E6" w:rsidRDefault="00A86951" w:rsidP="00DC2F15">
            <w:pPr>
              <w:spacing w:line="276" w:lineRule="auto"/>
              <w:rPr>
                <w:rFonts w:ascii="Segoe UI" w:hAnsi="Segoe UI" w:cs="Segoe UI"/>
                <w:sz w:val="18"/>
                <w:szCs w:val="18"/>
              </w:rPr>
            </w:pPr>
            <w:del w:id="2900" w:author="Claude (NAR review, 2nd iteration 2026-08-02)" w:date="2026-08-02T12:00:00Z">
              <w:r w:rsidRPr="000525E6">
                <w:rPr>
                  <w:rFonts w:ascii="Segoe UI" w:hAnsi="Segoe UI" w:cs="Segoe UI"/>
                  <w:sz w:val="18"/>
                  <w:szCs w:val="18"/>
                </w:rPr>
                <w:delText xml:space="preserve">For each gene</w:delText>
              </w:r>
            </w:del>
            <w:del w:id="2901" w:author="Claude (NAR review, 2nd iteration 2026-08-02)" w:date="2026-08-02T12:00:00Z">
              <w:r w:rsidR="00433142" w:rsidRPr="000525E6">
                <w:rPr>
                  <w:rFonts w:ascii="Segoe UI" w:hAnsi="Segoe UI" w:cs="Segoe UI"/>
                  <w:sz w:val="18"/>
                  <w:szCs w:val="18"/>
                </w:rPr>
                <w:delText xml:space="preserve"> of a randomly selected 1000 genes</w:delText>
              </w:r>
            </w:del>
            <w:del w:id="2902" w:author="Claude (NAR review, 2nd iteration 2026-08-02)" w:date="2026-08-02T12:00:00Z">
              <w:r w:rsidRPr="000525E6">
                <w:rPr>
                  <w:rFonts w:ascii="Segoe UI" w:hAnsi="Segoe UI" w:cs="Segoe UI"/>
                  <w:sz w:val="18"/>
                  <w:szCs w:val="18"/>
                </w:rPr>
                <w:delText xml:space="preserve">, </w:delText>
              </w:r>
            </w:del>
            <w:del w:id="2903" w:author="Claude (NAR review, 2nd iteration 2026-08-02)" w:date="2026-08-02T12:00:00Z">
              <w:r w:rsidR="00D55CDA" w:rsidRPr="000525E6">
                <w:rPr>
                  <w:rFonts w:ascii="Segoe UI" w:hAnsi="Segoe UI" w:cs="Segoe UI"/>
                  <w:sz w:val="18"/>
                  <w:szCs w:val="18"/>
                </w:rPr>
                <w:delText xml:space="preserve">do </w:delText>
              </w:r>
            </w:del>
            <w:del w:id="2904" w:author="Claude (NAR review, 2nd iteration 2026-08-02)" w:date="2026-08-02T12:00:00Z">
              <w:r w:rsidR="00433142" w:rsidRPr="000525E6">
                <w:rPr>
                  <w:rFonts w:ascii="Segoe UI" w:hAnsi="Segoe UI" w:cs="Segoe UI"/>
                  <w:sz w:val="18"/>
                  <w:szCs w:val="18"/>
                </w:rPr>
                <w:delText xml:space="preserve">Kolmogorov-Smirnov</w:delText>
              </w:r>
            </w:del>
            <w:del w:id="2905" w:author="Claude (NAR review, 2nd iteration 2026-08-02)" w:date="2026-08-02T12:00:00Z">
              <w:r w:rsidRPr="000525E6">
                <w:rPr>
                  <w:rFonts w:ascii="Segoe UI" w:hAnsi="Segoe UI" w:cs="Segoe UI"/>
                  <w:sz w:val="18"/>
                  <w:szCs w:val="18"/>
                </w:rPr>
                <w:delText xml:space="preserve"> two-sample test comparing expression distributions between all pairs of </w:delText>
              </w:r>
            </w:del>
            <w:del w:id="2906" w:author="Claude (NAR review, 2nd iteration 2026-08-02)" w:date="2026-08-02T12:00:00Z">
              <w:r w:rsidR="00067628" w:rsidRPr="000525E6">
                <w:rPr>
                  <w:rFonts w:ascii="Segoe UI" w:hAnsi="Segoe UI" w:cs="Segoe UI"/>
                  <w:sz w:val="18"/>
                  <w:szCs w:val="18"/>
                </w:rPr>
                <w:delText xml:space="preserve">batches</w:delText>
              </w:r>
            </w:del>
            <w:del w:id="2907" w:author="Claude (NAR review, 2nd iteration 2026-08-02)" w:date="2026-08-02T12:00:00Z">
              <w:r w:rsidRPr="000525E6">
                <w:rPr>
                  <w:rFonts w:ascii="Segoe UI" w:hAnsi="Segoe UI" w:cs="Segoe UI"/>
                  <w:sz w:val="18"/>
                  <w:szCs w:val="18"/>
                </w:rPr>
                <w:delText xml:space="preserve">. The D statistic </w:delText>
              </w:r>
            </w:del>
            <w:del w:id="2908" w:author="Claude (NAR review, 2nd iteration 2026-08-02)" w:date="2026-08-02T12:00:00Z">
              <w:r w:rsidR="00433142" w:rsidRPr="000525E6">
                <w:rPr>
                  <w:rFonts w:ascii="Segoe UI" w:hAnsi="Segoe UI" w:cs="Segoe UI"/>
                  <w:sz w:val="18"/>
                  <w:szCs w:val="18"/>
                </w:rPr>
                <w:delText xml:space="preserve">is</w:delText>
              </w:r>
            </w:del>
            <w:del w:id="2909" w:author="Claude (NAR review, 2nd iteration 2026-08-02)" w:date="2026-08-02T12:00:00Z">
              <w:r w:rsidRPr="000525E6">
                <w:rPr>
                  <w:rFonts w:ascii="Segoe UI" w:hAnsi="Segoe UI" w:cs="Segoe UI"/>
                  <w:sz w:val="18"/>
                  <w:szCs w:val="18"/>
                </w:rPr>
                <w:delText xml:space="preserve"> maximum absolute difference between empirical </w:delText>
              </w:r>
            </w:del>
            <w:del w:id="2910" w:author="Claude (NAR review, 2nd iteration 2026-08-02)" w:date="2026-08-02T12:00:00Z">
              <w:r w:rsidR="008343BB" w:rsidRPr="000525E6">
                <w:rPr>
                  <w:rFonts w:ascii="Segoe UI" w:hAnsi="Segoe UI" w:cs="Segoe UI"/>
                  <w:sz w:val="18"/>
                  <w:szCs w:val="18"/>
                </w:rPr>
                <w:delText xml:space="preserve">distributions</w:delText>
              </w:r>
            </w:del>
            <w:del w:id="2911" w:author="Claude (NAR review, 2nd iteration 2026-08-02)" w:date="2026-08-02T12:00:00Z">
              <w:r w:rsidRPr="000525E6">
                <w:rPr>
                  <w:rFonts w:ascii="Segoe UI" w:hAnsi="Segoe UI" w:cs="Segoe UI"/>
                  <w:sz w:val="18"/>
                  <w:szCs w:val="18"/>
                </w:rPr>
                <w:delText xml:space="preserve">.</w:delText>
              </w:r>
            </w:del>
            <w:del w:id="2912" w:author="Claude (NAR review, 2nd iteration 2026-08-02)" w:date="2026-08-02T12:00:00Z">
              <w:r w:rsidR="003B6536">
                <w:rPr>
                  <w:rFonts w:ascii="Segoe UI" w:hAnsi="Segoe UI" w:cs="Segoe UI"/>
                  <w:sz w:val="18"/>
                  <w:szCs w:val="18"/>
                </w:rPr>
                <w:delText xml:space="preserve"> The same 1000 genes were randomly selected for all the </w:delText>
              </w:r>
            </w:del>
            <w:proofErr w:type="gramStart"/>
            <w:del w:id="2913" w:author="Claude (NAR review, 2nd iteration 2026-08-02)" w:date="2026-08-02T12:00:00Z">
              <w:r w:rsidR="003B6536">
                <w:rPr>
                  <w:rFonts w:ascii="Segoe UI" w:hAnsi="Segoe UI" w:cs="Segoe UI"/>
                  <w:sz w:val="18"/>
                  <w:szCs w:val="18"/>
                </w:rPr>
                <w:delText xml:space="preserve">calculations,</w:delText>
              </w:r>
            </w:del>
            <w:proofErr w:type="gramEnd"/>
            <w:del w:id="2914" w:author="Claude (NAR review, 2nd iteration 2026-08-02)" w:date="2026-08-02T12:00:00Z">
              <w:r w:rsidR="003B6536">
                <w:rPr>
                  <w:rFonts w:ascii="Segoe UI" w:hAnsi="Segoe UI" w:cs="Segoe UI"/>
                  <w:sz w:val="18"/>
                  <w:szCs w:val="18"/>
                </w:rPr>
                <w:delText xml:space="preserve"> the code and the seed number are available in GitHub.</w:delText>
              </w:r>
            </w:del>
          </w:p>
        </w:tc>
        <w:sdt>
          <w:sdtPr>
            <w:rPr>
              <w:rFonts w:ascii="Segoe UI" w:hAnsi="Segoe UI" w:cs="Segoe UI"/>
              <w:color w:val="000000"/>
              <w:sz w:val="18"/>
              <w:szCs w:val="18"/>
            </w:rPr>
            <w:tag w:val="MENDELEY_CITATION_v3_eyJjaXRhdGlvbklEIjoiTUVOREVMRVlfQ0lUQVRJT05fYmEzYWViNzItMDk0Ny00YTIwLWEwZTYtZDQ5NmE1MDBjN2Fl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1928230038"/>
            <w:placeholder>
              <w:docPart w:val="DefaultPlaceholder_-1854013440"/>
            </w:placeholder>
          </w:sdtPr>
          <w:sdtEndPr/>
          <w:sdtContent>
            <w:tc>
              <w:tcPr>
                <w:tcW w:w="1409" w:type="dxa"/>
              </w:tcPr>
              <w:p w14:paraId="56D2C802" w14:textId="28D3CDFD" w:rsidR="002A2FAF" w:rsidRPr="000525E6" w:rsidRDefault="00AB4A0D" w:rsidP="00DC2F15">
                <w:pPr>
                  <w:spacing w:line="276" w:lineRule="auto"/>
                  <w:rPr>
                    <w:rFonts w:ascii="Segoe UI" w:hAnsi="Segoe UI" w:cs="Segoe UI"/>
                    <w:sz w:val="18"/>
                    <w:szCs w:val="18"/>
                  </w:rPr>
                </w:pPr>
                <w:del w:id="2915" w:author="Claude (NAR review, 2nd iteration 2026-08-02)" w:date="2026-08-02T12:00:00Z">
                  <w:r w:rsidRPr="00AB4A0D">
                    <w:rPr>
                      <w:rFonts w:ascii="Segoe UI" w:hAnsi="Segoe UI" w:cs="Segoe UI"/>
                      <w:color w:val="000000"/>
                      <w:sz w:val="18"/>
                      <w:szCs w:val="18"/>
                    </w:rPr>
                    <w:delText xml:space="preserve">(57)</w:delText>
                  </w:r>
                </w:del>
              </w:p>
            </w:tc>
          </w:sdtContent>
        </w:sdt>
        <w:tc>
          <w:tcPr>
            <w:tcW w:w="2400" w:type="dxa"/>
            <w:cellIns w:id="1252" w:author="Claude (NAR referee report 2026-08-02)" w:date="2026-08-02T00:00:00Z"/>
          </w:tcPr>
          <w:p>
            <w:pPr>
              <w:spacing w:line="276" w:lineRule="auto"/>
              <w:rPr>
                <w:rFonts w:ascii="Segoe UI" w:hAnsi="Segoe UI" w:cs="Segoe UI"/>
                <w:sz w:val="18"/>
                <w:szCs w:val="18"/>
              </w:rPr>
            </w:pPr>
          </w:p>
        </w:tc>
      </w:tr>
      <w:tr w:rsidR="00067628" w:rsidRPr="00DC2F15" w14:paraId="24692CEC" w14:textId="77777777" w:rsidTr="007C191E">
        <w:trPr>
          <w:trHeight w:val="229"/>
          <w:del w:id="2916" w:author="Claude (NAR review, 2nd iteration 2026-08-02)" w:date="2026-08-02T12:00:00Z"/>
        </w:trPr>
        <w:tc>
          <w:tcPr>
            <w:tcW w:w="1610" w:type="dxa"/>
          </w:tcPr>
          <w:p w14:paraId="64F373FE" w14:textId="77777777" w:rsidR="00067628" w:rsidRPr="000525E6" w:rsidRDefault="00067628" w:rsidP="00DC2F15">
            <w:pPr>
              <w:spacing w:line="276" w:lineRule="auto"/>
              <w:rPr>
                <w:rFonts w:ascii="Segoe UI" w:hAnsi="Segoe UI" w:cs="Segoe UI"/>
                <w:sz w:val="18"/>
                <w:szCs w:val="18"/>
              </w:rPr>
            </w:pPr>
            <w:del w:id="2917" w:author="Claude (NAR review, 2nd iteration 2026-08-02)" w:date="2026-08-02T12:00:00Z">
              <w:r w:rsidRPr="000525E6">
                <w:rPr>
                  <w:rFonts w:ascii="Segoe UI" w:hAnsi="Segoe UI" w:cs="Segoe UI"/>
                  <w:sz w:val="18"/>
                  <w:szCs w:val="18"/>
                </w:rPr>
                <w:delText xml:space="preserve">Within-batch cohort-level D-statistic</w:delText>
              </w:r>
            </w:del>
          </w:p>
        </w:tc>
        <w:tc>
          <w:tcPr>
            <w:tcW w:w="1522" w:type="dxa"/>
          </w:tcPr>
          <w:p w14:paraId="6AB5B3A8" w14:textId="77777777" w:rsidR="00067628" w:rsidRPr="000525E6" w:rsidRDefault="00067628" w:rsidP="00DC2F15">
            <w:pPr>
              <w:spacing w:line="276" w:lineRule="auto"/>
              <w:rPr>
                <w:rFonts w:ascii="Segoe UI" w:hAnsi="Segoe UI" w:cs="Segoe UI"/>
                <w:sz w:val="18"/>
                <w:szCs w:val="18"/>
              </w:rPr>
            </w:pPr>
            <w:del w:id="2918" w:author="Claude (NAR review, 2nd iteration 2026-08-02)" w:date="2026-08-02T12:00:00Z">
              <w:r w:rsidRPr="000525E6">
                <w:rPr>
                  <w:rFonts w:ascii="Segoe UI" w:hAnsi="Segoe UI" w:cs="Segoe UI"/>
                  <w:sz w:val="18"/>
                  <w:szCs w:val="18"/>
                </w:rPr>
                <w:delText xml:space="preserve">Distributional similarity</w:delText>
              </w:r>
            </w:del>
          </w:p>
        </w:tc>
        <w:tc>
          <w:tcPr>
            <w:tcW w:w="835" w:type="dxa"/>
          </w:tcPr>
          <w:p w14:paraId="57BA32CF" w14:textId="77777777" w:rsidR="00067628" w:rsidRPr="000525E6" w:rsidRDefault="00067628" w:rsidP="00DC2F15">
            <w:pPr>
              <w:spacing w:line="276" w:lineRule="auto"/>
              <w:rPr>
                <w:rFonts w:ascii="Segoe UI" w:hAnsi="Segoe UI" w:cs="Segoe UI"/>
                <w:sz w:val="18"/>
                <w:szCs w:val="18"/>
              </w:rPr>
            </w:pPr>
            <w:del w:id="2919" w:author="Claude (NAR review, 2nd iteration 2026-08-02)" w:date="2026-08-02T12:00:00Z">
              <w:r w:rsidRPr="000525E6">
                <w:rPr>
                  <w:rFonts w:ascii="Segoe UI" w:hAnsi="Segoe UI" w:cs="Segoe UI"/>
                  <w:sz w:val="18"/>
                  <w:szCs w:val="18"/>
                </w:rPr>
                <w:delText xml:space="preserve">D</w:delText>
              </w:r>
            </w:del>
          </w:p>
        </w:tc>
        <w:tc>
          <w:tcPr>
            <w:tcW w:w="5242" w:type="dxa"/>
          </w:tcPr>
          <w:p w14:paraId="1D3C15EE" w14:textId="57B9129B" w:rsidR="00067628" w:rsidRPr="000525E6" w:rsidRDefault="00A9466D" w:rsidP="00DC2F15">
            <w:pPr>
              <w:spacing w:line="276" w:lineRule="auto"/>
              <w:rPr>
                <w:rFonts w:ascii="Segoe UI" w:hAnsi="Segoe UI" w:cs="Segoe UI"/>
                <w:sz w:val="18"/>
                <w:szCs w:val="18"/>
              </w:rPr>
            </w:pPr>
            <w:del w:id="2920" w:author="Claude (NAR review, 2nd iteration 2026-08-02)" w:date="2026-08-02T12:00:00Z">
              <w:r w:rsidRPr="000525E6">
                <w:rPr>
                  <w:rFonts w:ascii="Segoe UI" w:hAnsi="Segoe UI" w:cs="Segoe UI"/>
                  <w:sz w:val="18"/>
                  <w:szCs w:val="18"/>
                </w:rPr>
                <w:delText xml:space="preserve">Same as the previous metric but measures within-batch cohort effects. It specifically isolates residual cohort effects within the same technology batch by comparing each cohort only against </w:delText>
              </w:r>
            </w:del>
            <w:del w:id="2921" w:author="Claude (NAR review, 2nd iteration 2026-08-02)" w:date="2026-08-02T12:00:00Z">
              <w:r w:rsidRPr="000525E6">
                <w:rPr>
                  <w:rFonts w:ascii="Segoe UI" w:hAnsi="Segoe UI" w:cs="Segoe UI"/>
                  <w:sz w:val="18"/>
                  <w:szCs w:val="18"/>
                </w:rPr>
                <w:lastRenderedPageBreak/>
                <w:delText xml:space="preserve">the samples from its own</w:delText>
              </w:r>
            </w:del>
            <w:del w:id="2922" w:author="Claude (NAR review, 2nd iteration 2026-08-02)" w:date="2026-08-02T12:00:00Z">
              <w:r w:rsidR="001B21C9" w:rsidRPr="000525E6">
                <w:rPr>
                  <w:rFonts w:ascii="Segoe UI" w:hAnsi="Segoe UI" w:cs="Segoe UI"/>
                  <w:sz w:val="18"/>
                  <w:szCs w:val="18"/>
                </w:rPr>
                <w:delText xml:space="preserve"> batch</w:delText>
              </w:r>
            </w:del>
            <w:del w:id="2923" w:author="Claude (NAR review, 2nd iteration 2026-08-02)" w:date="2026-08-02T12:00:00Z">
              <w:r w:rsidRPr="000525E6">
                <w:rPr>
                  <w:rFonts w:ascii="Segoe UI" w:hAnsi="Segoe UI" w:cs="Segoe UI"/>
                  <w:sz w:val="18"/>
                  <w:szCs w:val="18"/>
                </w:rPr>
                <w:delText xml:space="preserve">. This detects lab-specific effects that platform-level normalization cannot remove</w:delText>
              </w:r>
            </w:del>
            <w:del w:id="2924" w:author="Claude (NAR review, 2nd iteration 2026-08-02)" w:date="2026-08-02T12:00:00Z">
              <w:r w:rsidR="001B21C9" w:rsidRPr="000525E6">
                <w:rPr>
                  <w:rFonts w:ascii="Segoe UI" w:hAnsi="Segoe UI" w:cs="Segoe UI"/>
                  <w:sz w:val="18"/>
                  <w:szCs w:val="18"/>
                </w:rPr>
                <w:delText xml:space="preserve">.</w:delText>
              </w:r>
            </w:del>
          </w:p>
        </w:tc>
        <w:sdt>
          <w:sdtPr>
            <w:rPr>
              <w:rFonts w:ascii="Segoe UI" w:hAnsi="Segoe UI" w:cs="Segoe UI"/>
              <w:color w:val="000000"/>
              <w:sz w:val="18"/>
              <w:szCs w:val="18"/>
            </w:rPr>
            <w:tag w:val="MENDELEY_CITATION_v3_eyJjaXRhdGlvbklEIjoiTUVOREVMRVlfQ0lUQVRJT05fYTk0OTUzNzAtYzc5YS00NzBlLTk1ODUtYjI3OTMxYjFiN2Ex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803670025"/>
            <w:placeholder>
              <w:docPart w:val="DefaultPlaceholder_-1854013440"/>
            </w:placeholder>
          </w:sdtPr>
          <w:sdtEndPr/>
          <w:sdtContent>
            <w:tc>
              <w:tcPr>
                <w:tcW w:w="1409" w:type="dxa"/>
              </w:tcPr>
              <w:p w14:paraId="25220010" w14:textId="22B2752C" w:rsidR="00067628" w:rsidRPr="000525E6" w:rsidRDefault="00AB4A0D" w:rsidP="00DC2F15">
                <w:pPr>
                  <w:spacing w:line="276" w:lineRule="auto"/>
                  <w:rPr>
                    <w:rFonts w:ascii="Segoe UI" w:hAnsi="Segoe UI" w:cs="Segoe UI"/>
                    <w:sz w:val="18"/>
                    <w:szCs w:val="18"/>
                  </w:rPr>
                </w:pPr>
                <w:del w:id="2925" w:author="Claude (NAR review, 2nd iteration 2026-08-02)" w:date="2026-08-02T12:00:00Z">
                  <w:r w:rsidRPr="00AB4A0D">
                    <w:rPr>
                      <w:rFonts w:ascii="Segoe UI" w:hAnsi="Segoe UI" w:cs="Segoe UI"/>
                      <w:color w:val="000000"/>
                      <w:sz w:val="18"/>
                      <w:szCs w:val="18"/>
                    </w:rPr>
                    <w:delText xml:space="preserve">(57)</w:delText>
                  </w:r>
                </w:del>
              </w:p>
            </w:tc>
          </w:sdtContent>
        </w:sdt>
        <w:tc>
          <w:tcPr>
            <w:tcW w:w="2400" w:type="dxa"/>
            <w:cellIns w:id="1254" w:author="Claude (NAR referee report 2026-08-02)" w:date="2026-08-02T00:00:00Z"/>
          </w:tcPr>
          <w:p>
            <w:pPr>
              <w:spacing w:line="276" w:lineRule="auto"/>
              <w:rPr>
                <w:rFonts w:ascii="Segoe UI" w:hAnsi="Segoe UI" w:cs="Segoe UI"/>
                <w:sz w:val="18"/>
                <w:szCs w:val="18"/>
              </w:rPr>
            </w:pPr>
          </w:p>
        </w:tc>
      </w:tr>
      <w:tr w:rsidR="00067628" w:rsidRPr="00DC2F15" w14:paraId="349D9925" w14:textId="77777777" w:rsidTr="007C191E">
        <w:trPr>
          <w:trHeight w:val="229"/>
          <w:del w:id="2926" w:author="Claude (NAR review, 2nd iteration 2026-08-02)" w:date="2026-08-02T12:00:00Z"/>
        </w:trPr>
        <w:tc>
          <w:tcPr>
            <w:tcW w:w="1610" w:type="dxa"/>
          </w:tcPr>
          <w:p w14:paraId="71ED1BAB" w14:textId="77777777" w:rsidR="00067628" w:rsidRPr="000525E6" w:rsidRDefault="00384163" w:rsidP="00DC2F15">
            <w:pPr>
              <w:spacing w:line="276" w:lineRule="auto"/>
              <w:rPr>
                <w:rFonts w:ascii="Segoe UI" w:hAnsi="Segoe UI" w:cs="Segoe UI"/>
                <w:sz w:val="18"/>
                <w:szCs w:val="18"/>
              </w:rPr>
            </w:pPr>
            <w:del w:id="2927" w:author="Claude (NAR review, 2nd iteration 2026-08-02)" w:date="2026-08-02T12:00:00Z">
              <w:r w:rsidRPr="000525E6">
                <w:rPr>
                  <w:rFonts w:ascii="Segoe UI" w:hAnsi="Segoe UI" w:cs="Segoe UI"/>
                  <w:sz w:val="18"/>
                  <w:szCs w:val="18"/>
                </w:rPr>
                <w:delText xml:space="preserve">Per-gene batch mean CV</w:delText>
              </w:r>
            </w:del>
          </w:p>
        </w:tc>
        <w:tc>
          <w:tcPr>
            <w:tcW w:w="1522" w:type="dxa"/>
          </w:tcPr>
          <w:p w14:paraId="304B6955" w14:textId="77777777" w:rsidR="00067628" w:rsidRPr="000525E6" w:rsidRDefault="000400F5" w:rsidP="00DC2F15">
            <w:pPr>
              <w:spacing w:line="276" w:lineRule="auto"/>
              <w:rPr>
                <w:rFonts w:ascii="Segoe UI" w:hAnsi="Segoe UI" w:cs="Segoe UI"/>
                <w:sz w:val="18"/>
                <w:szCs w:val="18"/>
              </w:rPr>
            </w:pPr>
            <w:del w:id="2928" w:author="Claude (NAR review, 2nd iteration 2026-08-02)" w:date="2026-08-02T12:00:00Z">
              <w:r w:rsidRPr="000525E6">
                <w:rPr>
                  <w:rFonts w:ascii="Segoe UI" w:hAnsi="Segoe UI" w:cs="Segoe UI"/>
                  <w:sz w:val="18"/>
                  <w:szCs w:val="18"/>
                </w:rPr>
                <w:delText xml:space="preserve">Distributional similarity</w:delText>
              </w:r>
            </w:del>
          </w:p>
        </w:tc>
        <w:tc>
          <w:tcPr>
            <w:tcW w:w="835" w:type="dxa"/>
          </w:tcPr>
          <w:p w14:paraId="58149F3E" w14:textId="77777777" w:rsidR="00067628" w:rsidRPr="000525E6" w:rsidRDefault="000400F5" w:rsidP="00DC2F15">
            <w:pPr>
              <w:spacing w:line="276" w:lineRule="auto"/>
              <w:rPr>
                <w:rFonts w:ascii="Segoe UI" w:hAnsi="Segoe UI" w:cs="Segoe UI"/>
                <w:sz w:val="18"/>
                <w:szCs w:val="18"/>
              </w:rPr>
            </w:pPr>
            <w:del w:id="2929" w:author="Claude (NAR review, 2nd iteration 2026-08-02)" w:date="2026-08-02T12:00:00Z">
              <w:r w:rsidRPr="000525E6">
                <w:rPr>
                  <w:rFonts w:ascii="Segoe UI" w:hAnsi="Segoe UI" w:cs="Segoe UI"/>
                  <w:sz w:val="18"/>
                  <w:szCs w:val="18"/>
                </w:rPr>
                <w:delText xml:space="preserve">D</w:delText>
              </w:r>
            </w:del>
          </w:p>
        </w:tc>
        <w:tc>
          <w:tcPr>
            <w:tcW w:w="5242" w:type="dxa"/>
          </w:tcPr>
          <w:p w14:paraId="2A2E04A9" w14:textId="77777777" w:rsidR="00067628" w:rsidRPr="000525E6" w:rsidRDefault="000400F5" w:rsidP="00DC2F15">
            <w:pPr>
              <w:spacing w:line="276" w:lineRule="auto"/>
              <w:rPr>
                <w:rFonts w:ascii="Segoe UI" w:hAnsi="Segoe UI" w:cs="Segoe UI"/>
                <w:sz w:val="18"/>
                <w:szCs w:val="18"/>
              </w:rPr>
            </w:pPr>
            <w:del w:id="2930" w:author="Claude (NAR review, 2nd iteration 2026-08-02)" w:date="2026-08-02T12:00:00Z">
              <w:r w:rsidRPr="000525E6">
                <w:rPr>
                  <w:rFonts w:ascii="Segoe UI" w:hAnsi="Segoe UI" w:cs="Segoe UI"/>
                  <w:sz w:val="18"/>
                  <w:szCs w:val="18"/>
                </w:rPr>
                <w:delText xml:space="preserve">For each gene, CV of the per-batch mean expression values, averaged across all genes.</w:delText>
              </w:r>
            </w:del>
          </w:p>
        </w:tc>
        <w:sdt>
          <w:sdtPr>
            <w:rPr>
              <w:rFonts w:ascii="Segoe UI" w:hAnsi="Segoe UI" w:cs="Segoe UI"/>
              <w:color w:val="000000"/>
              <w:sz w:val="18"/>
              <w:szCs w:val="18"/>
            </w:rPr>
            <w:tag w:val="MENDELEY_CITATION_v3_eyJjaXRhdGlvbklEIjoiTUVOREVMRVlfQ0lUQVRJT05fY2JkYzA2ZWItNDdkMy00NmRjLWIzZDMtMmUyYjk0YmNiMzRm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
            <w:id w:val="-198093109"/>
            <w:placeholder>
              <w:docPart w:val="DefaultPlaceholder_-1854013440"/>
            </w:placeholder>
          </w:sdtPr>
          <w:sdtEndPr/>
          <w:sdtContent>
            <w:tc>
              <w:tcPr>
                <w:tcW w:w="1409" w:type="dxa"/>
              </w:tcPr>
              <w:p w14:paraId="427599E4" w14:textId="61BA4062" w:rsidR="00067628" w:rsidRPr="000525E6" w:rsidRDefault="00AB4A0D" w:rsidP="00DC2F15">
                <w:pPr>
                  <w:spacing w:line="276" w:lineRule="auto"/>
                  <w:rPr>
                    <w:rFonts w:ascii="Segoe UI" w:hAnsi="Segoe UI" w:cs="Segoe UI"/>
                    <w:sz w:val="18"/>
                    <w:szCs w:val="18"/>
                  </w:rPr>
                </w:pPr>
                <w:del w:id="2931" w:author="Claude (NAR review, 2nd iteration 2026-08-02)" w:date="2026-08-02T12:00:00Z">
                  <w:r w:rsidRPr="00AB4A0D">
                    <w:rPr>
                      <w:rFonts w:ascii="Segoe UI" w:hAnsi="Segoe UI" w:cs="Segoe UI"/>
                      <w:color w:val="000000"/>
                      <w:sz w:val="18"/>
                      <w:szCs w:val="18"/>
                    </w:rPr>
                    <w:delText xml:space="preserve">(64)</w:delText>
                  </w:r>
                </w:del>
              </w:p>
            </w:tc>
          </w:sdtContent>
        </w:sdt>
        <w:tc>
          <w:tcPr>
            <w:tcW w:w="2400" w:type="dxa"/>
            <w:cellIns w:id="1256" w:author="Claude (NAR referee report 2026-08-02)" w:date="2026-08-02T00:00:00Z"/>
          </w:tcPr>
          <w:p>
            <w:pPr>
              <w:spacing w:line="276" w:lineRule="auto"/>
              <w:rPr>
                <w:rFonts w:ascii="Segoe UI" w:hAnsi="Segoe UI" w:cs="Segoe UI"/>
                <w:sz w:val="18"/>
                <w:szCs w:val="18"/>
              </w:rPr>
            </w:pPr>
          </w:p>
        </w:tc>
      </w:tr>
      <w:tr w:rsidR="00067628" w:rsidRPr="00DC2F15" w14:paraId="069E22C2" w14:textId="77777777" w:rsidTr="007C191E">
        <w:trPr>
          <w:trHeight w:val="229"/>
          <w:del w:id="2932" w:author="Claude (NAR review, 2nd iteration 2026-08-02)" w:date="2026-08-02T12:00:00Z"/>
        </w:trPr>
        <w:tc>
          <w:tcPr>
            <w:tcW w:w="1610" w:type="dxa"/>
          </w:tcPr>
          <w:p w14:paraId="1D08E7B3" w14:textId="77777777" w:rsidR="00067628" w:rsidRPr="000525E6" w:rsidRDefault="00264735" w:rsidP="00DC2F15">
            <w:pPr>
              <w:spacing w:line="276" w:lineRule="auto"/>
              <w:rPr>
                <w:rFonts w:ascii="Segoe UI" w:hAnsi="Segoe UI" w:cs="Segoe UI"/>
                <w:sz w:val="18"/>
                <w:szCs w:val="18"/>
              </w:rPr>
            </w:pPr>
            <w:del w:id="2933" w:author="Claude (NAR review, 2nd iteration 2026-08-02)" w:date="2026-08-02T12:00:00Z">
              <w:r w:rsidRPr="000525E6">
                <w:rPr>
                  <w:rFonts w:ascii="Segoe UI" w:hAnsi="Segoe UI" w:cs="Segoe UI"/>
                  <w:sz w:val="18"/>
                  <w:szCs w:val="18"/>
                </w:rPr>
                <w:delText xml:space="preserve">Zero </w:delText>
              </w:r>
            </w:del>
            <w:del w:id="2934" w:author="Claude (NAR review, 2nd iteration 2026-08-02)" w:date="2026-08-02T12:00:00Z">
              <w:r w:rsidR="00422755" w:rsidRPr="000525E6">
                <w:rPr>
                  <w:rFonts w:ascii="Segoe UI" w:hAnsi="Segoe UI" w:cs="Segoe UI"/>
                  <w:sz w:val="18"/>
                  <w:szCs w:val="18"/>
                </w:rPr>
                <w:delText xml:space="preserve">e</w:delText>
              </w:r>
            </w:del>
            <w:del w:id="2935" w:author="Claude (NAR review, 2nd iteration 2026-08-02)" w:date="2026-08-02T12:00:00Z">
              <w:r w:rsidRPr="000525E6">
                <w:rPr>
                  <w:rFonts w:ascii="Segoe UI" w:hAnsi="Segoe UI" w:cs="Segoe UI"/>
                  <w:sz w:val="18"/>
                  <w:szCs w:val="18"/>
                </w:rPr>
                <w:delText xml:space="preserve">xpression </w:delText>
              </w:r>
            </w:del>
            <w:del w:id="2936" w:author="Claude (NAR review, 2nd iteration 2026-08-02)" w:date="2026-08-02T12:00:00Z">
              <w:r w:rsidR="00422755" w:rsidRPr="000525E6">
                <w:rPr>
                  <w:rFonts w:ascii="Segoe UI" w:hAnsi="Segoe UI" w:cs="Segoe UI"/>
                  <w:sz w:val="18"/>
                  <w:szCs w:val="18"/>
                </w:rPr>
                <w:delText xml:space="preserve">f</w:delText>
              </w:r>
            </w:del>
            <w:del w:id="2937" w:author="Claude (NAR review, 2nd iteration 2026-08-02)" w:date="2026-08-02T12:00:00Z">
              <w:r w:rsidRPr="000525E6">
                <w:rPr>
                  <w:rFonts w:ascii="Segoe UI" w:hAnsi="Segoe UI" w:cs="Segoe UI"/>
                  <w:sz w:val="18"/>
                  <w:szCs w:val="18"/>
                </w:rPr>
                <w:delText xml:space="preserve">raction</w:delText>
              </w:r>
            </w:del>
          </w:p>
        </w:tc>
        <w:tc>
          <w:tcPr>
            <w:tcW w:w="1522" w:type="dxa"/>
          </w:tcPr>
          <w:p w14:paraId="79AD8DE6" w14:textId="77777777" w:rsidR="00067628" w:rsidRPr="000525E6" w:rsidRDefault="00422755" w:rsidP="00DC2F15">
            <w:pPr>
              <w:spacing w:line="276" w:lineRule="auto"/>
              <w:rPr>
                <w:rFonts w:ascii="Segoe UI" w:hAnsi="Segoe UI" w:cs="Segoe UI"/>
                <w:sz w:val="18"/>
                <w:szCs w:val="18"/>
              </w:rPr>
            </w:pPr>
            <w:del w:id="2938" w:author="Claude (NAR review, 2nd iteration 2026-08-02)" w:date="2026-08-02T12:00:00Z">
              <w:r w:rsidRPr="000525E6">
                <w:rPr>
                  <w:rFonts w:ascii="Segoe UI" w:hAnsi="Segoe UI" w:cs="Segoe UI"/>
                  <w:sz w:val="18"/>
                  <w:szCs w:val="18"/>
                </w:rPr>
                <w:delText xml:space="preserve">Other</w:delText>
              </w:r>
            </w:del>
          </w:p>
        </w:tc>
        <w:tc>
          <w:tcPr>
            <w:tcW w:w="835" w:type="dxa"/>
          </w:tcPr>
          <w:p w14:paraId="1229A286" w14:textId="77777777" w:rsidR="00067628" w:rsidRPr="000525E6" w:rsidRDefault="006C4785" w:rsidP="00DC2F15">
            <w:pPr>
              <w:spacing w:line="276" w:lineRule="auto"/>
              <w:rPr>
                <w:rFonts w:ascii="Segoe UI" w:hAnsi="Segoe UI" w:cs="Segoe UI"/>
                <w:sz w:val="18"/>
                <w:szCs w:val="18"/>
              </w:rPr>
            </w:pPr>
            <w:del w:id="2939" w:author="Claude (NAR review, 2nd iteration 2026-08-02)" w:date="2026-08-02T12:00:00Z">
              <w:r w:rsidRPr="000525E6">
                <w:rPr>
                  <w:rFonts w:ascii="Segoe UI" w:hAnsi="Segoe UI" w:cs="Segoe UI"/>
                  <w:sz w:val="18"/>
                  <w:szCs w:val="18"/>
                </w:rPr>
                <w:delText xml:space="preserve">E</w:delText>
              </w:r>
            </w:del>
          </w:p>
        </w:tc>
        <w:tc>
          <w:tcPr>
            <w:tcW w:w="5242" w:type="dxa"/>
          </w:tcPr>
          <w:p w14:paraId="624CACCB" w14:textId="77777777" w:rsidR="00067628" w:rsidRPr="000525E6" w:rsidRDefault="006C4785" w:rsidP="00DC2F15">
            <w:pPr>
              <w:spacing w:line="276" w:lineRule="auto"/>
              <w:rPr>
                <w:rFonts w:ascii="Segoe UI" w:hAnsi="Segoe UI" w:cs="Segoe UI"/>
                <w:sz w:val="18"/>
                <w:szCs w:val="18"/>
              </w:rPr>
            </w:pPr>
            <w:del w:id="2940" w:author="Claude (NAR review, 2nd iteration 2026-08-02)" w:date="2026-08-02T12:00:00Z">
              <w:r w:rsidRPr="000525E6">
                <w:rPr>
                  <w:rFonts w:ascii="Segoe UI" w:hAnsi="Segoe UI" w:cs="Segoe UI"/>
                  <w:sz w:val="18"/>
                  <w:szCs w:val="18"/>
                </w:rPr>
                <w:delText xml:space="preserve">Fraction of genes with zero expression.</w:delText>
              </w:r>
            </w:del>
          </w:p>
        </w:tc>
        <w:sdt>
          <w:sdtPr>
            <w:rPr>
              <w:rFonts w:ascii="Segoe UI" w:hAnsi="Segoe UI" w:cs="Segoe UI"/>
              <w:color w:val="000000"/>
              <w:sz w:val="18"/>
              <w:szCs w:val="18"/>
            </w:rPr>
            <w:tag w:val="MENDELEY_CITATION_v3_eyJjaXRhdGlvbklEIjoiTUVOREVMRVlfQ0lUQVRJT05fYTg5ZWQ4OWYtMWM5Ni00MTA1LWIyZTktZWEzNjlhNmM0ODgy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
            <w:id w:val="-1180348386"/>
            <w:placeholder>
              <w:docPart w:val="DefaultPlaceholder_-1854013440"/>
            </w:placeholder>
          </w:sdtPr>
          <w:sdtEndPr/>
          <w:sdtContent>
            <w:tc>
              <w:tcPr>
                <w:tcW w:w="1409" w:type="dxa"/>
              </w:tcPr>
              <w:p w14:paraId="328DD7D7" w14:textId="7668B02A" w:rsidR="00067628" w:rsidRPr="000525E6" w:rsidRDefault="00AB4A0D" w:rsidP="00DC2F15">
                <w:pPr>
                  <w:spacing w:line="276" w:lineRule="auto"/>
                  <w:rPr>
                    <w:rFonts w:ascii="Segoe UI" w:hAnsi="Segoe UI" w:cs="Segoe UI"/>
                    <w:sz w:val="18"/>
                    <w:szCs w:val="18"/>
                  </w:rPr>
                </w:pPr>
                <w:del w:id="2941" w:author="Claude (NAR review, 2nd iteration 2026-08-02)" w:date="2026-08-02T12:00:00Z">
                  <w:r w:rsidRPr="00AB4A0D">
                    <w:rPr>
                      <w:rFonts w:ascii="Segoe UI" w:hAnsi="Segoe UI" w:cs="Segoe UI"/>
                      <w:color w:val="000000"/>
                      <w:sz w:val="18"/>
                      <w:szCs w:val="18"/>
                    </w:rPr>
                    <w:delText xml:space="preserve">(65)</w:delText>
                  </w:r>
                </w:del>
              </w:p>
            </w:tc>
          </w:sdtContent>
        </w:sdt>
        <w:tc>
          <w:tcPr>
            <w:tcW w:w="2400" w:type="dxa"/>
            <w:cellIns w:id="1258" w:author="Claude (NAR referee report 2026-08-02)" w:date="2026-08-02T00:00:00Z"/>
          </w:tcPr>
          <w:p>
            <w:pPr>
              <w:spacing w:line="276" w:lineRule="auto"/>
              <w:rPr>
                <w:rFonts w:ascii="Segoe UI" w:hAnsi="Segoe UI" w:cs="Segoe UI"/>
                <w:sz w:val="18"/>
                <w:szCs w:val="18"/>
              </w:rPr>
            </w:pPr>
          </w:p>
        </w:tc>
      </w:tr>
      <w:tr w:rsidR="00067628" w:rsidRPr="00DC2F15" w14:paraId="1610B0F8" w14:textId="77777777" w:rsidTr="007C191E">
        <w:trPr>
          <w:trHeight w:val="229"/>
          <w:del w:id="2942" w:author="Claude (NAR review, 2nd iteration 2026-08-02)" w:date="2026-08-02T12:00:00Z"/>
        </w:trPr>
        <w:tc>
          <w:tcPr>
            <w:tcW w:w="1610" w:type="dxa"/>
          </w:tcPr>
          <w:p w14:paraId="7BA8232C" w14:textId="77777777" w:rsidR="00067628" w:rsidRPr="000525E6" w:rsidRDefault="00B46C12" w:rsidP="00DC2F15">
            <w:pPr>
              <w:spacing w:line="276" w:lineRule="auto"/>
              <w:rPr>
                <w:rFonts w:ascii="Segoe UI" w:hAnsi="Segoe UI" w:cs="Segoe UI"/>
                <w:sz w:val="18"/>
                <w:szCs w:val="18"/>
              </w:rPr>
            </w:pPr>
            <w:del w:id="2943" w:author="Claude (NAR review, 2nd iteration 2026-08-02)" w:date="2026-08-02T12:00:00Z">
              <w:r w:rsidRPr="000525E6">
                <w:rPr>
                  <w:rFonts w:ascii="Segoe UI" w:hAnsi="Segoe UI" w:cs="Segoe UI"/>
                  <w:sz w:val="18"/>
                  <w:szCs w:val="18"/>
                </w:rPr>
                <w:delText xml:space="preserve">Fraction cohorts bimodal</w:delText>
              </w:r>
            </w:del>
          </w:p>
        </w:tc>
        <w:tc>
          <w:tcPr>
            <w:tcW w:w="1522" w:type="dxa"/>
          </w:tcPr>
          <w:p w14:paraId="7C5A3FC0" w14:textId="77777777" w:rsidR="00067628" w:rsidRPr="000525E6" w:rsidRDefault="006C4785" w:rsidP="00DC2F15">
            <w:pPr>
              <w:spacing w:line="276" w:lineRule="auto"/>
              <w:rPr>
                <w:rFonts w:ascii="Segoe UI" w:hAnsi="Segoe UI" w:cs="Segoe UI"/>
                <w:sz w:val="18"/>
                <w:szCs w:val="18"/>
              </w:rPr>
            </w:pPr>
            <w:del w:id="2944" w:author="Claude (NAR review, 2nd iteration 2026-08-02)" w:date="2026-08-02T12:00:00Z">
              <w:r w:rsidRPr="000525E6">
                <w:rPr>
                  <w:rFonts w:ascii="Segoe UI" w:hAnsi="Segoe UI" w:cs="Segoe UI"/>
                  <w:sz w:val="18"/>
                  <w:szCs w:val="18"/>
                </w:rPr>
                <w:delText xml:space="preserve">Other</w:delText>
              </w:r>
            </w:del>
          </w:p>
        </w:tc>
        <w:tc>
          <w:tcPr>
            <w:tcW w:w="835" w:type="dxa"/>
          </w:tcPr>
          <w:p w14:paraId="2D4C90D4" w14:textId="77777777" w:rsidR="00067628" w:rsidRPr="000525E6" w:rsidRDefault="006C4785" w:rsidP="00DC2F15">
            <w:pPr>
              <w:spacing w:line="276" w:lineRule="auto"/>
              <w:rPr>
                <w:rFonts w:ascii="Segoe UI" w:hAnsi="Segoe UI" w:cs="Segoe UI"/>
                <w:sz w:val="18"/>
                <w:szCs w:val="18"/>
              </w:rPr>
            </w:pPr>
            <w:del w:id="2945" w:author="Claude (NAR review, 2nd iteration 2026-08-02)" w:date="2026-08-02T12:00:00Z">
              <w:r w:rsidRPr="000525E6">
                <w:rPr>
                  <w:rFonts w:ascii="Segoe UI" w:hAnsi="Segoe UI" w:cs="Segoe UI"/>
                  <w:sz w:val="18"/>
                  <w:szCs w:val="18"/>
                </w:rPr>
                <w:delText xml:space="preserve">E</w:delText>
              </w:r>
            </w:del>
          </w:p>
        </w:tc>
        <w:tc>
          <w:tcPr>
            <w:tcW w:w="5242" w:type="dxa"/>
          </w:tcPr>
          <w:p w14:paraId="6D5CD407" w14:textId="3D9305FE" w:rsidR="00067628" w:rsidRPr="000525E6" w:rsidRDefault="006C4785" w:rsidP="00DC2F15">
            <w:pPr>
              <w:spacing w:line="276" w:lineRule="auto"/>
              <w:rPr>
                <w:rFonts w:ascii="Segoe UI" w:hAnsi="Segoe UI" w:cs="Segoe UI"/>
                <w:sz w:val="18"/>
                <w:szCs w:val="18"/>
              </w:rPr>
            </w:pPr>
            <w:del w:id="2946" w:author="Claude (NAR review, 2nd iteration 2026-08-02)" w:date="2026-08-02T12:00:00Z">
              <w:r w:rsidRPr="000525E6">
                <w:rPr>
                  <w:rFonts w:ascii="Segoe UI" w:hAnsi="Segoe UI" w:cs="Segoe UI"/>
                  <w:sz w:val="18"/>
                  <w:szCs w:val="18"/>
                </w:rPr>
                <w:delText xml:space="preserve">For each cohort</w:delText>
              </w:r>
            </w:del>
            <w:del w:id="2947" w:author="Claude (NAR review, 2nd iteration 2026-08-02)" w:date="2026-08-02T12:00:00Z">
              <w:r w:rsidR="007073E2">
                <w:rPr>
                  <w:rFonts w:ascii="Segoe UI" w:hAnsi="Segoe UI" w:cs="Segoe UI"/>
                  <w:sz w:val="18"/>
                  <w:szCs w:val="18"/>
                </w:rPr>
                <w:delText xml:space="preserve"> </w:delText>
              </w:r>
            </w:del>
            <w:del w:id="2948" w:author="Claude (NAR review, 2nd iteration 2026-08-02)" w:date="2026-08-02T12:00:00Z">
              <w:r w:rsidRPr="000525E6">
                <w:rPr>
                  <w:rFonts w:ascii="Segoe UI" w:hAnsi="Segoe UI" w:cs="Segoe UI"/>
                  <w:sz w:val="18"/>
                  <w:szCs w:val="18"/>
                </w:rPr>
                <w:delText xml:space="preserve">marginal expression distribution (across all genes × samples in that cohort) </w:delText>
              </w:r>
            </w:del>
            <w:del w:id="2949" w:author="Claude (NAR review, 2nd iteration 2026-08-02)" w:date="2026-08-02T12:00:00Z">
              <w:r w:rsidR="007073E2">
                <w:rPr>
                  <w:rFonts w:ascii="Segoe UI" w:hAnsi="Segoe UI" w:cs="Segoe UI"/>
                  <w:sz w:val="18"/>
                  <w:szCs w:val="18"/>
                </w:rPr>
                <w:delText xml:space="preserve">calculate</w:delText>
              </w:r>
            </w:del>
            <w:del w:id="2950" w:author="Claude (NAR review, 2nd iteration 2026-08-02)" w:date="2026-08-02T12:00:00Z">
              <w:r w:rsidR="00473150" w:rsidRPr="000525E6">
                <w:rPr>
                  <w:rFonts w:ascii="Segoe UI" w:hAnsi="Segoe UI" w:cs="Segoe UI"/>
                  <w:sz w:val="18"/>
                  <w:szCs w:val="18"/>
                </w:rPr>
                <w:delText xml:space="preserve"> </w:delText>
              </w:r>
            </w:del>
            <w:proofErr w:type="spellStart"/>
            <w:del w:id="2951" w:author="Claude (NAR review, 2nd iteration 2026-08-02)" w:date="2026-08-02T12:00:00Z">
              <w:r w:rsidR="00473150" w:rsidRPr="000525E6">
                <w:rPr>
                  <w:rFonts w:ascii="Segoe UI" w:hAnsi="Segoe UI" w:cs="Segoe UI"/>
                  <w:sz w:val="18"/>
                  <w:szCs w:val="18"/>
                </w:rPr>
                <w:delText xml:space="preserve">Sarle’s</w:delText>
              </w:r>
            </w:del>
            <w:proofErr w:type="spellEnd"/>
            <w:del w:id="2952" w:author="Claude (NAR review, 2nd iteration 2026-08-02)" w:date="2026-08-02T12:00:00Z">
              <w:r w:rsidR="00473150" w:rsidRPr="000525E6">
                <w:rPr>
                  <w:rFonts w:ascii="Segoe UI" w:hAnsi="Segoe UI" w:cs="Segoe UI"/>
                  <w:sz w:val="18"/>
                  <w:szCs w:val="18"/>
                </w:rPr>
                <w:delText xml:space="preserve"> </w:delText>
              </w:r>
            </w:del>
            <w:del w:id="2953" w:author="Claude (NAR review, 2nd iteration 2026-08-02)" w:date="2026-08-02T12:00:00Z">
              <w:r w:rsidR="007073E2" w:rsidRPr="000525E6">
                <w:rPr>
                  <w:rFonts w:ascii="Segoe UI" w:hAnsi="Segoe UI" w:cs="Segoe UI"/>
                  <w:sz w:val="18"/>
                  <w:szCs w:val="18"/>
                </w:rPr>
                <w:delText xml:space="preserve">bimodality </w:delText>
              </w:r>
            </w:del>
            <w:del w:id="2954" w:author="Claude (NAR review, 2nd iteration 2026-08-02)" w:date="2026-08-02T12:00:00Z">
              <w:r w:rsidR="007073E2">
                <w:rPr>
                  <w:rFonts w:ascii="Segoe UI" w:hAnsi="Segoe UI" w:cs="Segoe UI"/>
                  <w:sz w:val="18"/>
                  <w:szCs w:val="18"/>
                </w:rPr>
                <w:delText xml:space="preserve">statistic</w:delText>
              </w:r>
            </w:del>
            <w:del w:id="2955" w:author="Claude (NAR review, 2nd iteration 2026-08-02)" w:date="2026-08-02T12:00:00Z">
              <w:r w:rsidR="00ED4F21" w:rsidRPr="000525E6">
                <w:rPr>
                  <w:rFonts w:ascii="Segoe UI" w:hAnsi="Segoe UI" w:cs="Segoe UI"/>
                  <w:sz w:val="18"/>
                  <w:szCs w:val="18"/>
                </w:rPr>
                <w:delText xml:space="preserve">.</w:delText>
              </w:r>
            </w:del>
          </w:p>
        </w:tc>
        <w:sdt>
          <w:sdtPr>
            <w:rPr>
              <w:rFonts w:ascii="Segoe UI" w:hAnsi="Segoe UI" w:cs="Segoe UI"/>
              <w:color w:val="000000"/>
              <w:sz w:val="18"/>
              <w:szCs w:val="18"/>
            </w:rPr>
            <w:tag w:val="MENDELEY_CITATION_v3_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"/>
            <w:id w:val="756407615"/>
            <w:placeholder>
              <w:docPart w:val="DefaultPlaceholder_-1854013440"/>
            </w:placeholder>
          </w:sdtPr>
          <w:sdtEndPr/>
          <w:sdtContent>
            <w:tc>
              <w:tcPr>
                <w:tcW w:w="1409" w:type="dxa"/>
              </w:tcPr>
              <w:p w14:paraId="1D3F0788" w14:textId="43A83843" w:rsidR="00067628" w:rsidRPr="000525E6" w:rsidRDefault="00AB4A0D" w:rsidP="00DC2F15">
                <w:pPr>
                  <w:spacing w:line="276" w:lineRule="auto"/>
                  <w:rPr>
                    <w:rFonts w:ascii="Segoe UI" w:hAnsi="Segoe UI" w:cs="Segoe UI"/>
                    <w:sz w:val="18"/>
                    <w:szCs w:val="18"/>
                  </w:rPr>
                </w:pPr>
                <w:del w:id="2956" w:author="Claude (NAR review, 2nd iteration 2026-08-02)" w:date="2026-08-02T12:00:00Z">
                  <w:r w:rsidRPr="00AB4A0D">
                    <w:rPr>
                      <w:rFonts w:ascii="Segoe UI" w:hAnsi="Segoe UI" w:cs="Segoe UI"/>
                      <w:color w:val="000000"/>
                      <w:sz w:val="18"/>
                      <w:szCs w:val="18"/>
                    </w:rPr>
                    <w:delText xml:space="preserve">(66)</w:delText>
                  </w:r>
                </w:del>
              </w:p>
            </w:tc>
          </w:sdtContent>
        </w:sdt>
        <w:tc>
          <w:tcPr>
            <w:tcW w:w="2400" w:type="dxa"/>
            <w:cellIns w:id="1260" w:author="Claude (NAR referee report 2026-08-02)" w:date="2026-08-02T00:00:00Z"/>
          </w:tcPr>
          <w:p>
            <w:pPr>
              <w:spacing w:line="276" w:lineRule="auto"/>
              <w:rPr>
                <w:rFonts w:ascii="Segoe UI" w:hAnsi="Segoe UI" w:cs="Segoe UI"/>
                <w:sz w:val="18"/>
                <w:szCs w:val="18"/>
              </w:rPr>
            </w:pPr>
          </w:p>
        </w:tc>
      </w:tr>
      <w:tr w:rsidR="00067628" w:rsidRPr="00DC2F15" w14:paraId="479A0B6A" w14:textId="77777777" w:rsidTr="007C191E">
        <w:trPr>
          <w:trHeight w:val="229"/>
          <w:del w:id="2957" w:author="Claude (NAR review, 2nd iteration 2026-08-02)" w:date="2026-08-02T12:00:00Z"/>
        </w:trPr>
        <w:tc>
          <w:tcPr>
            <w:tcW w:w="1610" w:type="dxa"/>
          </w:tcPr>
          <w:p w14:paraId="1961D54A" w14:textId="77777777" w:rsidR="00067628" w:rsidRPr="000525E6" w:rsidRDefault="00A33A85" w:rsidP="00DC2F15">
            <w:pPr>
              <w:spacing w:line="276" w:lineRule="auto"/>
              <w:rPr>
                <w:rFonts w:ascii="Segoe UI" w:hAnsi="Segoe UI" w:cs="Segoe UI"/>
                <w:sz w:val="18"/>
                <w:szCs w:val="18"/>
              </w:rPr>
            </w:pPr>
            <w:del w:id="2958" w:author="Claude (NAR review, 2nd iteration 2026-08-02)" w:date="2026-08-02T12:00:00Z">
              <w:r w:rsidRPr="000525E6">
                <w:rPr>
                  <w:rFonts w:ascii="Segoe UI" w:hAnsi="Segoe UI" w:cs="Segoe UI"/>
                  <w:sz w:val="18"/>
                  <w:szCs w:val="18"/>
                </w:rPr>
                <w:delText xml:space="preserve">Graph connectivity</w:delText>
              </w:r>
            </w:del>
          </w:p>
        </w:tc>
        <w:tc>
          <w:tcPr>
            <w:tcW w:w="1522" w:type="dxa"/>
          </w:tcPr>
          <w:p w14:paraId="59403E64" w14:textId="77777777" w:rsidR="00067628" w:rsidRPr="000525E6" w:rsidRDefault="00342920" w:rsidP="00DC2F15">
            <w:pPr>
              <w:spacing w:line="276" w:lineRule="auto"/>
              <w:rPr>
                <w:rFonts w:ascii="Segoe UI" w:hAnsi="Segoe UI" w:cs="Segoe UI"/>
                <w:sz w:val="18"/>
                <w:szCs w:val="18"/>
              </w:rPr>
            </w:pPr>
            <w:del w:id="2959" w:author="Claude (NAR review, 2nd iteration 2026-08-02)" w:date="2026-08-02T12:00:00Z">
              <w:r w:rsidRPr="000525E6">
                <w:rPr>
                  <w:rFonts w:ascii="Segoe UI" w:hAnsi="Segoe UI" w:cs="Segoe UI"/>
                  <w:sz w:val="18"/>
                  <w:szCs w:val="18"/>
                </w:rPr>
                <w:delText xml:space="preserve">Local</w:delText>
              </w:r>
            </w:del>
          </w:p>
        </w:tc>
        <w:tc>
          <w:tcPr>
            <w:tcW w:w="835" w:type="dxa"/>
          </w:tcPr>
          <w:p w14:paraId="10A65940" w14:textId="77777777" w:rsidR="00067628" w:rsidRPr="000525E6" w:rsidRDefault="00A33A85" w:rsidP="00DC2F15">
            <w:pPr>
              <w:spacing w:line="276" w:lineRule="auto"/>
              <w:rPr>
                <w:rFonts w:ascii="Segoe UI" w:hAnsi="Segoe UI" w:cs="Segoe UI"/>
                <w:sz w:val="18"/>
                <w:szCs w:val="18"/>
              </w:rPr>
            </w:pPr>
            <w:del w:id="2960" w:author="Claude (NAR review, 2nd iteration 2026-08-02)" w:date="2026-08-02T12:00:00Z">
              <w:r w:rsidRPr="000525E6">
                <w:rPr>
                  <w:rFonts w:ascii="Segoe UI" w:hAnsi="Segoe UI" w:cs="Segoe UI"/>
                  <w:sz w:val="18"/>
                  <w:szCs w:val="18"/>
                </w:rPr>
                <w:delText xml:space="preserve">G</w:delText>
              </w:r>
            </w:del>
          </w:p>
        </w:tc>
        <w:tc>
          <w:tcPr>
            <w:tcW w:w="5242" w:type="dxa"/>
          </w:tcPr>
          <w:p w14:paraId="58BA9456" w14:textId="72852C38" w:rsidR="00D03587" w:rsidRPr="000525E6" w:rsidRDefault="00D03587" w:rsidP="00DC2F15">
            <w:pPr>
              <w:spacing w:line="276" w:lineRule="auto"/>
              <w:rPr>
                <w:rFonts w:ascii="Segoe UI" w:hAnsi="Segoe UI" w:cs="Segoe UI"/>
                <w:sz w:val="18"/>
                <w:szCs w:val="18"/>
              </w:rPr>
            </w:pPr>
            <w:del w:id="2961" w:author="Claude (NAR review, 2nd iteration 2026-08-02)" w:date="2026-08-02T12:00:00Z">
              <w:r w:rsidRPr="000525E6">
                <w:rPr>
                  <w:rFonts w:ascii="Segoe UI" w:hAnsi="Segoe UI" w:cs="Segoe UI"/>
                  <w:sz w:val="18"/>
                  <w:szCs w:val="18"/>
                </w:rPr>
                <w:delText xml:space="preserve">For each group, checks whether all samples in that group are connected in the </w:delText>
              </w:r>
            </w:del>
            <w:del w:id="2962" w:author="Claude (NAR review, 2nd iteration 2026-08-02)" w:date="2026-08-02T12:00:00Z">
              <w:r w:rsidR="008C6918" w:rsidRPr="000525E6">
                <w:rPr>
                  <w:rFonts w:ascii="Segoe UI" w:hAnsi="Segoe UI" w:cs="Segoe UI"/>
                  <w:sz w:val="18"/>
                  <w:szCs w:val="18"/>
                </w:rPr>
                <w:delText xml:space="preserve">K</w:delText>
              </w:r>
            </w:del>
            <w:del w:id="2963" w:author="Claude (NAR review, 2nd iteration 2026-08-02)" w:date="2026-08-02T12:00:00Z">
              <w:r w:rsidRPr="000525E6">
                <w:rPr>
                  <w:rFonts w:ascii="Segoe UI" w:hAnsi="Segoe UI" w:cs="Segoe UI"/>
                  <w:sz w:val="18"/>
                  <w:szCs w:val="18"/>
                </w:rPr>
                <w:delText xml:space="preserve">NN graph regardless of batch. Captures whether groups are connected in </w:delText>
              </w:r>
            </w:del>
            <w:del w:id="2964" w:author="Claude (NAR review, 2nd iteration 2026-08-02)" w:date="2026-08-02T12:00:00Z">
              <w:r w:rsidR="008C6918" w:rsidRPr="000525E6">
                <w:rPr>
                  <w:rFonts w:ascii="Segoe UI" w:hAnsi="Segoe UI" w:cs="Segoe UI"/>
                  <w:sz w:val="18"/>
                  <w:szCs w:val="18"/>
                </w:rPr>
                <w:delText xml:space="preserve">K</w:delText>
              </w:r>
            </w:del>
            <w:del w:id="2965" w:author="Claude (NAR review, 2nd iteration 2026-08-02)" w:date="2026-08-02T12:00:00Z">
              <w:r w:rsidRPr="000525E6">
                <w:rPr>
                  <w:rFonts w:ascii="Segoe UI" w:hAnsi="Segoe UI" w:cs="Segoe UI"/>
                  <w:sz w:val="18"/>
                  <w:szCs w:val="18"/>
                </w:rPr>
                <w:delText xml:space="preserve">NN topology.</w:delText>
              </w:r>
            </w:del>
            <w:del w:id="2966" w:author="Claude (NAR review, 2nd iteration 2026-08-02)" w:date="2026-08-02T12:00:00Z">
              <w:r w:rsidR="003C6360" w:rsidRPr="000525E6">
                <w:rPr>
                  <w:rFonts w:ascii="Segoe UI" w:hAnsi="Segoe UI" w:cs="Segoe UI"/>
                  <w:sz w:val="18"/>
                  <w:szCs w:val="18"/>
                </w:rPr>
                <w:delText xml:space="preserve"> K is set as minimum between 15 and sample number </w:delText>
              </w:r>
            </w:del>
            <w:del w:id="2967" w:author="Claude (NAR review, 2nd iteration 2026-08-02)" w:date="2026-08-02T12:00:00Z">
              <w:r w:rsidR="00DE134F" w:rsidRPr="000525E6">
                <w:rPr>
                  <w:rFonts w:ascii="Segoe UI" w:hAnsi="Segoe UI" w:cs="Segoe UI"/>
                  <w:sz w:val="18"/>
                  <w:szCs w:val="18"/>
                </w:rPr>
                <w:delText xml:space="preserve">in each</w:delText>
              </w:r>
            </w:del>
            <w:del w:id="2968" w:author="Claude (NAR review, 2nd iteration 2026-08-02)" w:date="2026-08-02T12:00:00Z">
              <w:r w:rsidR="003C6360" w:rsidRPr="000525E6">
                <w:rPr>
                  <w:rFonts w:ascii="Segoe UI" w:hAnsi="Segoe UI" w:cs="Segoe UI"/>
                  <w:sz w:val="18"/>
                  <w:szCs w:val="18"/>
                </w:rPr>
                <w:delText xml:space="preserve"> group.</w:delText>
              </w:r>
            </w:del>
          </w:p>
          <w:p w14:paraId="08D987E7" w14:textId="77777777" w:rsidR="00067628" w:rsidRPr="000525E6" w:rsidRDefault="00067628" w:rsidP="00DC2F15">
            <w:pPr>
              <w:spacing w:line="276" w:lineRule="auto"/>
              <w:rPr>
                <w:rFonts w:ascii="Segoe UI" w:hAnsi="Segoe UI" w:cs="Segoe UI"/>
                <w:sz w:val="18"/>
                <w:szCs w:val="18"/>
              </w:rPr>
            </w:pPr>
          </w:p>
        </w:tc>
        <w:sdt>
          <w:sdtPr>
            <w:rPr>
              <w:rFonts w:ascii="Segoe UI" w:hAnsi="Segoe UI" w:cs="Segoe UI"/>
              <w:color w:val="000000"/>
              <w:sz w:val="18"/>
              <w:szCs w:val="18"/>
            </w:rPr>
            <w:tag w:val="MENDELEY_CITATION_v3_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"/>
            <w:id w:val="897703864"/>
            <w:placeholder>
              <w:docPart w:val="DefaultPlaceholder_-1854013440"/>
            </w:placeholder>
          </w:sdtPr>
          <w:sdtEndPr/>
          <w:sdtContent>
            <w:tc>
              <w:tcPr>
                <w:tcW w:w="1409" w:type="dxa"/>
              </w:tcPr>
              <w:p w14:paraId="1C3F6889" w14:textId="7D1C1AF1" w:rsidR="00067628" w:rsidRPr="000525E6" w:rsidRDefault="00AB4A0D" w:rsidP="00DC2F15">
                <w:pPr>
                  <w:spacing w:line="276" w:lineRule="auto"/>
                  <w:rPr>
                    <w:rFonts w:ascii="Segoe UI" w:hAnsi="Segoe UI" w:cs="Segoe UI"/>
                    <w:sz w:val="18"/>
                    <w:szCs w:val="18"/>
                  </w:rPr>
                </w:pPr>
                <w:del w:id="2969" w:author="Claude (NAR review, 2nd iteration 2026-08-02)" w:date="2026-08-02T12:00:00Z">
                  <w:r w:rsidRPr="00AB4A0D">
                    <w:rPr>
                      <w:rFonts w:ascii="Segoe UI" w:hAnsi="Segoe UI" w:cs="Segoe UI"/>
                      <w:color w:val="000000"/>
                      <w:sz w:val="18"/>
                      <w:szCs w:val="18"/>
                    </w:rPr>
                    <w:delText xml:space="preserve">(67)</w:delText>
                  </w:r>
                </w:del>
              </w:p>
            </w:tc>
          </w:sdtContent>
        </w:sdt>
        <w:tc>
          <w:tcPr>
            <w:tcW w:w="2400" w:type="dxa"/>
            <w:cellIns w:id="1262" w:author="Claude (NAR referee report 2026-08-02)" w:date="2026-08-02T00:00:00Z"/>
          </w:tcPr>
          <w:p>
            <w:pPr>
              <w:spacing w:line="276" w:lineRule="auto"/>
              <w:rPr>
                <w:rFonts w:ascii="Segoe UI" w:hAnsi="Segoe UI" w:cs="Segoe UI"/>
                <w:sz w:val="18"/>
                <w:szCs w:val="18"/>
              </w:rPr>
            </w:pPr>
          </w:p>
        </w:tc>
      </w:tr>
      <w:tr w:rsidR="00067628" w:rsidRPr="00DC2F15" w14:paraId="18115A3D" w14:textId="77777777" w:rsidTr="007C191E">
        <w:trPr>
          <w:trHeight w:val="213"/>
          <w:del w:id="2970" w:author="Claude (NAR review, 2nd iteration 2026-08-02)" w:date="2026-08-02T12:00:00Z"/>
        </w:trPr>
        <w:tc>
          <w:tcPr>
            <w:tcW w:w="1610" w:type="dxa"/>
          </w:tcPr>
          <w:p w14:paraId="7BB4AB75" w14:textId="77777777" w:rsidR="00067628" w:rsidRPr="000525E6" w:rsidRDefault="00DE134F" w:rsidP="00DC2F15">
            <w:pPr>
              <w:spacing w:line="276" w:lineRule="auto"/>
              <w:rPr>
                <w:rFonts w:ascii="Segoe UI" w:hAnsi="Segoe UI" w:cs="Segoe UI"/>
                <w:sz w:val="18"/>
                <w:szCs w:val="18"/>
              </w:rPr>
            </w:pPr>
            <w:del w:id="2971" w:author="Claude (NAR review, 2nd iteration 2026-08-02)" w:date="2026-08-02T12:00:00Z">
              <w:r w:rsidRPr="000525E6">
                <w:rPr>
                  <w:rFonts w:ascii="Segoe UI" w:hAnsi="Segoe UI" w:cs="Segoe UI"/>
                  <w:sz w:val="18"/>
                  <w:szCs w:val="18"/>
                </w:rPr>
                <w:delText xml:space="preserve">Average pairwise Euclidean distance</w:delText>
              </w:r>
            </w:del>
          </w:p>
        </w:tc>
        <w:tc>
          <w:tcPr>
            <w:tcW w:w="1522" w:type="dxa"/>
          </w:tcPr>
          <w:p w14:paraId="5D22B26B" w14:textId="77777777" w:rsidR="00067628" w:rsidRPr="000525E6" w:rsidRDefault="00DE134F" w:rsidP="00DC2F15">
            <w:pPr>
              <w:spacing w:line="276" w:lineRule="auto"/>
              <w:rPr>
                <w:rFonts w:ascii="Segoe UI" w:hAnsi="Segoe UI" w:cs="Segoe UI"/>
                <w:sz w:val="18"/>
                <w:szCs w:val="18"/>
              </w:rPr>
            </w:pPr>
            <w:del w:id="2972" w:author="Claude (NAR review, 2nd iteration 2026-08-02)" w:date="2026-08-02T12:00:00Z">
              <w:r w:rsidRPr="000525E6">
                <w:rPr>
                  <w:rFonts w:ascii="Segoe UI" w:hAnsi="Segoe UI" w:cs="Segoe UI"/>
                  <w:sz w:val="18"/>
                  <w:szCs w:val="18"/>
                </w:rPr>
                <w:delText xml:space="preserve">Global</w:delText>
              </w:r>
            </w:del>
          </w:p>
        </w:tc>
        <w:tc>
          <w:tcPr>
            <w:tcW w:w="835" w:type="dxa"/>
          </w:tcPr>
          <w:p w14:paraId="1723A9EF" w14:textId="77777777" w:rsidR="00067628" w:rsidRPr="000525E6" w:rsidRDefault="00DE134F" w:rsidP="00DC2F15">
            <w:pPr>
              <w:spacing w:line="276" w:lineRule="auto"/>
              <w:rPr>
                <w:rFonts w:ascii="Segoe UI" w:hAnsi="Segoe UI" w:cs="Segoe UI"/>
                <w:sz w:val="18"/>
                <w:szCs w:val="18"/>
              </w:rPr>
            </w:pPr>
            <w:del w:id="2973" w:author="Claude (NAR review, 2nd iteration 2026-08-02)" w:date="2026-08-02T12:00:00Z">
              <w:r w:rsidRPr="000525E6">
                <w:rPr>
                  <w:rFonts w:ascii="Segoe UI" w:hAnsi="Segoe UI" w:cs="Segoe UI"/>
                  <w:sz w:val="18"/>
                  <w:szCs w:val="18"/>
                </w:rPr>
                <w:delText xml:space="preserve">H</w:delText>
              </w:r>
            </w:del>
          </w:p>
        </w:tc>
        <w:tc>
          <w:tcPr>
            <w:tcW w:w="5242" w:type="dxa"/>
          </w:tcPr>
          <w:p w14:paraId="4E3B015A" w14:textId="77777777" w:rsidR="00067628" w:rsidRPr="000525E6" w:rsidRDefault="00DE134F" w:rsidP="00DC2F15">
            <w:pPr>
              <w:spacing w:line="276" w:lineRule="auto"/>
              <w:rPr>
                <w:rFonts w:ascii="Segoe UI" w:hAnsi="Segoe UI" w:cs="Segoe UI"/>
                <w:sz w:val="18"/>
                <w:szCs w:val="18"/>
              </w:rPr>
            </w:pPr>
            <w:del w:id="2974" w:author="Claude (NAR review, 2nd iteration 2026-08-02)" w:date="2026-08-02T12:00:00Z">
              <w:r w:rsidRPr="000525E6">
                <w:rPr>
                  <w:rFonts w:ascii="Segoe UI" w:hAnsi="Segoe UI" w:cs="Segoe UI"/>
                  <w:sz w:val="18"/>
                  <w:szCs w:val="18"/>
                </w:rPr>
                <w:delText xml:space="preserve">In the full harmonized expression space (all genes), the average intra-group and inter-group pairwise Euclidean distances for each annotation column.</w:delText>
              </w:r>
            </w:del>
          </w:p>
        </w:tc>
        <w:sdt>
          <w:sdtPr>
            <w:rPr>
              <w:rFonts w:ascii="Segoe UI" w:hAnsi="Segoe UI" w:cs="Segoe UI"/>
              <w:color w:val="000000"/>
              <w:sz w:val="18"/>
              <w:szCs w:val="18"/>
            </w:rPr>
            <w:tag w:val="MENDELEY_CITATION_v3_eyJjaXRhdGlvbklEIjoiTUVOREVMRVlfQ0lUQVRJT05fNWVhYWNhYzItZjE1ZC00NTRiLTgwNmItNDFjNWI1ZWVjOGNl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
            <w:id w:val="848450450"/>
            <w:placeholder>
              <w:docPart w:val="DefaultPlaceholder_-1854013440"/>
            </w:placeholder>
          </w:sdtPr>
          <w:sdtEndPr/>
          <w:sdtContent>
            <w:tc>
              <w:tcPr>
                <w:tcW w:w="1409" w:type="dxa"/>
              </w:tcPr>
              <w:p w14:paraId="48AFB721" w14:textId="1303ADF4" w:rsidR="00067628" w:rsidRPr="000525E6" w:rsidRDefault="00AB4A0D" w:rsidP="00DC2F15">
                <w:pPr>
                  <w:spacing w:line="276" w:lineRule="auto"/>
                  <w:rPr>
                    <w:rFonts w:ascii="Segoe UI" w:hAnsi="Segoe UI" w:cs="Segoe UI"/>
                    <w:sz w:val="18"/>
                    <w:szCs w:val="18"/>
                  </w:rPr>
                </w:pPr>
                <w:del w:id="2975" w:author="Claude (NAR review, 2nd iteration 2026-08-02)" w:date="2026-08-02T12:00:00Z">
                  <w:r w:rsidRPr="00AB4A0D">
                    <w:rPr>
                      <w:rFonts w:ascii="Segoe UI" w:hAnsi="Segoe UI" w:cs="Segoe UI"/>
                      <w:color w:val="000000"/>
                      <w:sz w:val="18"/>
                      <w:szCs w:val="18"/>
                    </w:rPr>
                    <w:delText xml:space="preserve">(64)</w:delText>
                  </w:r>
                </w:del>
              </w:p>
            </w:tc>
          </w:sdtContent>
        </w:sdt>
        <w:tc>
          <w:tcPr>
            <w:tcW w:w="2400" w:type="dxa"/>
            <w:cellIns w:id="1264" w:author="Claude (NAR referee report 2026-08-02)" w:date="2026-08-02T00:00:00Z"/>
          </w:tcPr>
          <w:p>
            <w:pPr>
              <w:spacing w:line="276" w:lineRule="auto"/>
              <w:rPr>
                <w:rFonts w:ascii="Segoe UI" w:hAnsi="Segoe UI" w:cs="Segoe UI"/>
                <w:sz w:val="18"/>
                <w:szCs w:val="18"/>
              </w:rPr>
            </w:pPr>
          </w:p>
        </w:tc>
      </w:tr>
      <w:tr w:rsidR="00A33A85" w:rsidRPr="00DC2F15" w14:paraId="51319AF4" w14:textId="77777777" w:rsidTr="007C191E">
        <w:trPr>
          <w:trHeight w:val="213"/>
          <w:del w:id="2976" w:author="Claude (NAR review, 2nd iteration 2026-08-02)" w:date="2026-08-02T12:00:00Z"/>
        </w:trPr>
        <w:tc>
          <w:tcPr>
            <w:tcW w:w="1610" w:type="dxa"/>
          </w:tcPr>
          <w:p w14:paraId="6CBF8331" w14:textId="77777777" w:rsidR="00A33A85" w:rsidRPr="000525E6" w:rsidRDefault="00AE4070" w:rsidP="00DC2F15">
            <w:pPr>
              <w:spacing w:line="276" w:lineRule="auto"/>
              <w:rPr>
                <w:rFonts w:ascii="Segoe UI" w:hAnsi="Segoe UI" w:cs="Segoe UI"/>
                <w:sz w:val="18"/>
                <w:szCs w:val="18"/>
              </w:rPr>
            </w:pPr>
            <w:del w:id="2977" w:author="Claude (NAR review, 2nd iteration 2026-08-02)" w:date="2026-08-02T12:00:00Z">
              <w:r w:rsidRPr="000525E6">
                <w:rPr>
                  <w:rFonts w:ascii="Segoe UI" w:hAnsi="Segoe UI" w:cs="Segoe UI"/>
                  <w:sz w:val="18"/>
                  <w:szCs w:val="18"/>
                </w:rPr>
                <w:delText xml:space="preserve">Watermelon score</w:delText>
              </w:r>
            </w:del>
          </w:p>
        </w:tc>
        <w:tc>
          <w:tcPr>
            <w:tcW w:w="1522" w:type="dxa"/>
          </w:tcPr>
          <w:p w14:paraId="0A18CF03" w14:textId="77777777" w:rsidR="00A33A85" w:rsidRPr="000525E6" w:rsidRDefault="00AE4070" w:rsidP="00DC2F15">
            <w:pPr>
              <w:spacing w:line="276" w:lineRule="auto"/>
              <w:rPr>
                <w:rFonts w:ascii="Segoe UI" w:hAnsi="Segoe UI" w:cs="Segoe UI"/>
                <w:sz w:val="18"/>
                <w:szCs w:val="18"/>
              </w:rPr>
            </w:pPr>
            <w:del w:id="2978" w:author="Claude (NAR review, 2nd iteration 2026-08-02)" w:date="2026-08-02T12:00:00Z">
              <w:r w:rsidRPr="000525E6">
                <w:rPr>
                  <w:rFonts w:ascii="Segoe UI" w:hAnsi="Segoe UI" w:cs="Segoe UI"/>
                  <w:sz w:val="18"/>
                  <w:szCs w:val="18"/>
                </w:rPr>
                <w:delText xml:space="preserve">Global</w:delText>
              </w:r>
            </w:del>
          </w:p>
        </w:tc>
        <w:tc>
          <w:tcPr>
            <w:tcW w:w="835" w:type="dxa"/>
          </w:tcPr>
          <w:p w14:paraId="74CA6241" w14:textId="77777777" w:rsidR="00A33A85" w:rsidRPr="000525E6" w:rsidRDefault="00374FD1" w:rsidP="00DC2F15">
            <w:pPr>
              <w:spacing w:line="276" w:lineRule="auto"/>
              <w:rPr>
                <w:rFonts w:ascii="Segoe UI" w:hAnsi="Segoe UI" w:cs="Segoe UI"/>
                <w:sz w:val="18"/>
                <w:szCs w:val="18"/>
              </w:rPr>
            </w:pPr>
            <w:del w:id="2979" w:author="Claude (NAR review, 2nd iteration 2026-08-02)" w:date="2026-08-02T12:00:00Z">
              <w:r w:rsidRPr="000525E6">
                <w:rPr>
                  <w:rFonts w:ascii="Segoe UI" w:hAnsi="Segoe UI" w:cs="Segoe UI"/>
                  <w:sz w:val="18"/>
                  <w:szCs w:val="18"/>
                </w:rPr>
                <w:delText xml:space="preserve">I</w:delText>
              </w:r>
            </w:del>
          </w:p>
        </w:tc>
        <w:tc>
          <w:tcPr>
            <w:tcW w:w="5242" w:type="dxa"/>
          </w:tcPr>
          <w:p w14:paraId="13285259" w14:textId="77777777" w:rsidR="00A33A85" w:rsidRPr="000525E6" w:rsidRDefault="00374FD1" w:rsidP="00DC2F15">
            <w:pPr>
              <w:spacing w:line="276" w:lineRule="auto"/>
              <w:rPr>
                <w:rFonts w:ascii="Segoe UI" w:hAnsi="Segoe UI" w:cs="Segoe UI"/>
                <w:sz w:val="18"/>
                <w:szCs w:val="18"/>
              </w:rPr>
            </w:pPr>
            <w:del w:id="2980" w:author="Claude (NAR review, 2nd iteration 2026-08-02)" w:date="2026-08-02T12:00:00Z">
              <w:r w:rsidRPr="000525E6">
                <w:rPr>
                  <w:rFonts w:ascii="Segoe UI" w:hAnsi="Segoe UI" w:cs="Segoe UI"/>
                  <w:sz w:val="18"/>
                  <w:szCs w:val="18"/>
                </w:rPr>
                <w:delText xml:space="preserve">The metric measures how strongly a hierarchical clustering </w:delText>
              </w:r>
            </w:del>
            <w:del w:id="2981" w:author="Claude (NAR review, 2nd iteration 2026-08-02)" w:date="2026-08-02T12:00:00Z">
              <w:r w:rsidR="00984CA4" w:rsidRPr="000525E6">
                <w:rPr>
                  <w:rFonts w:ascii="Segoe UI" w:hAnsi="Segoe UI" w:cs="Segoe UI"/>
                  <w:sz w:val="18"/>
                  <w:szCs w:val="18"/>
                </w:rPr>
                <w:delText xml:space="preserve">top 50 PCs </w:delText>
              </w:r>
            </w:del>
            <w:del w:id="2982" w:author="Claude (NAR review, 2nd iteration 2026-08-02)" w:date="2026-08-02T12:00:00Z">
              <w:r w:rsidRPr="000525E6">
                <w:rPr>
                  <w:rFonts w:ascii="Segoe UI" w:hAnsi="Segoe UI" w:cs="Segoe UI"/>
                  <w:sz w:val="18"/>
                  <w:szCs w:val="18"/>
                </w:rPr>
                <w:delText xml:space="preserve">dendrogram separates class labels, relative to a random permutation baseline. It is an entropy-based normalized AUC metric computed over all dendrogram fork levels.</w:delText>
              </w:r>
            </w:del>
          </w:p>
        </w:tc>
        <w:sdt>
          <w:sdtPr>
            <w:rPr>
              <w:rFonts w:ascii="Segoe UI" w:hAnsi="Segoe UI" w:cs="Segoe UI"/>
              <w:color w:val="000000"/>
              <w:sz w:val="18"/>
              <w:szCs w:val="18"/>
            </w:rPr>
            <w:tag w:val="MENDELEY_CITATION_v3_eyJjaXRhdGlvbklEIjoiTUVOREVMRVlfQ0lUQVRJT05fOWQ5MjZmYTgtNjAxMS00ZjhjLWE3MDktYThmOTI0NTNhMzk2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
            <w:id w:val="-1122528807"/>
            <w:placeholder>
              <w:docPart w:val="DefaultPlaceholder_-1854013440"/>
            </w:placeholder>
          </w:sdtPr>
          <w:sdtEndPr/>
          <w:sdtContent>
            <w:tc>
              <w:tcPr>
                <w:tcW w:w="1409" w:type="dxa"/>
              </w:tcPr>
              <w:p w14:paraId="0CEBE80B" w14:textId="7EA86B18" w:rsidR="00A33A85" w:rsidRPr="000525E6" w:rsidRDefault="00AB4A0D" w:rsidP="00DC2F15">
                <w:pPr>
                  <w:spacing w:line="276" w:lineRule="auto"/>
                  <w:rPr>
                    <w:rFonts w:ascii="Segoe UI" w:hAnsi="Segoe UI" w:cs="Segoe UI"/>
                    <w:sz w:val="18"/>
                    <w:szCs w:val="18"/>
                  </w:rPr>
                </w:pPr>
                <w:del w:id="2983" w:author="Claude (NAR review, 2nd iteration 2026-08-02)" w:date="2026-08-02T12:00:00Z">
                  <w:r w:rsidRPr="00AB4A0D">
                    <w:rPr>
                      <w:rFonts w:ascii="Segoe UI" w:hAnsi="Segoe UI" w:cs="Segoe UI"/>
                      <w:color w:val="000000"/>
                      <w:sz w:val="18"/>
                      <w:szCs w:val="18"/>
                    </w:rPr>
                    <w:delText xml:space="preserve">(68)</w:delText>
                  </w:r>
                </w:del>
              </w:p>
            </w:tc>
          </w:sdtContent>
        </w:sdt>
        <w:tc>
          <w:tcPr>
            <w:tcW w:w="2400" w:type="dxa"/>
            <w:cellIns w:id="1266" w:author="Claude (NAR referee report 2026-08-02)" w:date="2026-08-02T00:00:00Z"/>
          </w:tcPr>
          <w:p>
            <w:pPr>
              <w:spacing w:line="276" w:lineRule="auto"/>
              <w:rPr>
                <w:rFonts w:ascii="Segoe UI" w:hAnsi="Segoe UI" w:cs="Segoe UI"/>
                <w:sz w:val="18"/>
                <w:szCs w:val="18"/>
              </w:rPr>
            </w:pPr>
          </w:p>
        </w:tc>
      </w:tr>
      <w:tr w:rsidR="000525E6" w:rsidRPr="00DC2F15" w14:paraId="27B000B9" w14:textId="77777777" w:rsidTr="007C191E">
        <w:trPr>
          <w:trHeight w:val="213"/>
          <w:del w:id="2984" w:author="Claude (NAR review, 2nd iteration 2026-08-02)" w:date="2026-08-02T12:00:00Z"/>
        </w:trPr>
        <w:tc>
          <w:tcPr>
            <w:tcW w:w="1610" w:type="dxa"/>
          </w:tcPr>
          <w:p w14:paraId="76D27988" w14:textId="107DB940" w:rsidR="000525E6" w:rsidRPr="000525E6" w:rsidRDefault="000525E6" w:rsidP="00DC2F15">
            <w:pPr>
              <w:spacing w:line="276" w:lineRule="auto"/>
              <w:rPr>
                <w:rFonts w:ascii="Segoe UI" w:hAnsi="Segoe UI" w:cs="Segoe UI"/>
                <w:sz w:val="18"/>
                <w:szCs w:val="18"/>
              </w:rPr>
            </w:pPr>
            <w:del w:id="2985" w:author="Claude (NAR review, 2nd iteration 2026-08-02)" w:date="2026-08-02T12:00:00Z">
              <w:r w:rsidRPr="000525E6">
                <w:rPr>
                  <w:rFonts w:ascii="Segoe UI" w:hAnsi="Segoe UI" w:cs="Segoe UI"/>
                  <w:sz w:val="18"/>
                  <w:szCs w:val="18"/>
                </w:rPr>
                <w:delText xml:space="preserve">Genes and samples with NA</w:delText>
              </w:r>
            </w:del>
          </w:p>
        </w:tc>
        <w:tc>
          <w:tcPr>
            <w:tcW w:w="1522" w:type="dxa"/>
          </w:tcPr>
          <w:p w14:paraId="038D50D8" w14:textId="01A8D447" w:rsidR="000525E6" w:rsidRPr="000525E6" w:rsidRDefault="007C191E" w:rsidP="00DC2F15">
            <w:pPr>
              <w:spacing w:line="276" w:lineRule="auto"/>
              <w:rPr>
                <w:rFonts w:ascii="Segoe UI" w:hAnsi="Segoe UI" w:cs="Segoe UI"/>
                <w:sz w:val="18"/>
                <w:szCs w:val="18"/>
              </w:rPr>
            </w:pPr>
            <w:del w:id="2986" w:author="Claude (NAR review, 2nd iteration 2026-08-02)" w:date="2026-08-02T12:00:00Z">
              <w:r>
                <w:rPr>
                  <w:rFonts w:ascii="Segoe UI" w:hAnsi="Segoe UI" w:cs="Segoe UI"/>
                  <w:sz w:val="18"/>
                  <w:szCs w:val="18"/>
                </w:rPr>
                <w:delText xml:space="preserve">Other</w:delText>
              </w:r>
            </w:del>
          </w:p>
        </w:tc>
        <w:tc>
          <w:tcPr>
            <w:tcW w:w="835" w:type="dxa"/>
          </w:tcPr>
          <w:p w14:paraId="5F631A4D" w14:textId="1BE6D18B" w:rsidR="000525E6" w:rsidRPr="000525E6" w:rsidRDefault="007C191E" w:rsidP="00DC2F15">
            <w:pPr>
              <w:spacing w:line="276" w:lineRule="auto"/>
              <w:rPr>
                <w:rFonts w:ascii="Segoe UI" w:hAnsi="Segoe UI" w:cs="Segoe UI"/>
                <w:sz w:val="18"/>
                <w:szCs w:val="18"/>
              </w:rPr>
            </w:pPr>
            <w:del w:id="2987" w:author="Claude (NAR review, 2nd iteration 2026-08-02)" w:date="2026-08-02T12:00:00Z">
              <w:r>
                <w:rPr>
                  <w:rFonts w:ascii="Segoe UI" w:hAnsi="Segoe UI" w:cs="Segoe UI"/>
                  <w:sz w:val="18"/>
                  <w:szCs w:val="18"/>
                </w:rPr>
                <w:delText xml:space="preserve">K</w:delText>
              </w:r>
            </w:del>
          </w:p>
        </w:tc>
        <w:tc>
          <w:tcPr>
            <w:tcW w:w="5242" w:type="dxa"/>
          </w:tcPr>
          <w:p w14:paraId="77F4DFC6" w14:textId="2C5E9D23" w:rsidR="000525E6" w:rsidRPr="000525E6" w:rsidRDefault="00E7735F" w:rsidP="00DC2F15">
            <w:pPr>
              <w:spacing w:line="276" w:lineRule="auto"/>
              <w:rPr>
                <w:rFonts w:ascii="Segoe UI" w:hAnsi="Segoe UI" w:cs="Segoe UI"/>
                <w:sz w:val="18"/>
                <w:szCs w:val="18"/>
              </w:rPr>
            </w:pPr>
            <w:del w:id="1036" w:author="Claude (NAR referee report 2026-08-02)" w:date="2026-08-02T00:00:00Z">
              <w:r>
                <w:rPr>
                  <w:rFonts w:ascii="Segoe UI" w:hAnsi="Segoe UI" w:cs="Segoe UI"/>
                  <w:sz w:val="18"/>
                  <w:szCs w:val="18"/>
                </w:rPr>
                <w:delText xml:space="preserve">Sparsity metrics: umber and percentage</w:delText>
              </w:r>
            </w:del>
            <w:del w:id="2988" w:author="Claude (NAR review, 2nd iteration 2026-08-02)" w:date="2026-08-02T12:00:00Z">
              <w:r>
                <w:rPr>
                  <w:rFonts w:ascii="Segoe UI" w:hAnsi="Segoe UI" w:cs="Segoe UI"/>
                  <w:sz w:val="18"/>
                  <w:szCs w:val="18"/>
                </w:rPr>
                <w:delText xml:space="preserve"> of genes that have no samples with NA values</w:delText>
              </w:r>
            </w:del>
            <w:del w:id="2989" w:author="Claude (NAR review, 2nd iteration 2026-08-02)" w:date="2026-08-02T12:00:00Z">
              <w:r w:rsidR="005E62F0">
                <w:rPr>
                  <w:rFonts w:ascii="Segoe UI" w:hAnsi="Segoe UI" w:cs="Segoe UI"/>
                  <w:sz w:val="18"/>
                  <w:szCs w:val="18"/>
                </w:rPr>
                <w:delText xml:space="preserve"> and genes that have all samples with NA values, and the same metrics are calculated for samples by genes.</w:delText>
              </w:r>
            </w:del>
          </w:p>
        </w:tc>
        <w:sdt>
          <w:sdtPr>
            <w:rPr>
              <w:rFonts w:ascii="Segoe UI" w:hAnsi="Segoe UI" w:cs="Segoe UI"/>
              <w:color w:val="000000"/>
              <w:sz w:val="18"/>
              <w:szCs w:val="18"/>
            </w:rPr>
            <w:tag w:val="MENDELEY_CITATION_v3_eyJjaXRhdGlvbklEIjoiTUVOREVMRVlfQ0lUQVRJT05fNTA0ODg0OWYtM2QxNC00ZGVjLWJjODItMzQ2ZjJlYWRjYzQ4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
            <w:id w:val="578336308"/>
            <w:placeholder>
              <w:docPart w:val="DefaultPlaceholder_-1854013440"/>
            </w:placeholder>
          </w:sdtPr>
          <w:sdtEndPr/>
          <w:sdtContent>
            <w:tc>
              <w:tcPr>
                <w:tcW w:w="1409" w:type="dxa"/>
              </w:tcPr>
              <w:p w14:paraId="0839AD0A" w14:textId="3477781C" w:rsidR="000525E6" w:rsidRPr="000525E6" w:rsidRDefault="00AB4A0D" w:rsidP="00DC2F15">
                <w:pPr>
                  <w:spacing w:line="276" w:lineRule="auto"/>
                  <w:rPr>
                    <w:rFonts w:ascii="Segoe UI" w:hAnsi="Segoe UI" w:cs="Segoe UI"/>
                    <w:color w:val="000000"/>
                    <w:sz w:val="18"/>
                    <w:szCs w:val="18"/>
                  </w:rPr>
                </w:pPr>
                <w:del w:id="2990" w:author="Claude (NAR review, 2nd iteration 2026-08-02)" w:date="2026-08-02T12:00:00Z">
                  <w:r w:rsidRPr="00AB4A0D">
                    <w:rPr>
                      <w:rFonts w:ascii="Segoe UI" w:hAnsi="Segoe UI" w:cs="Segoe UI"/>
                      <w:color w:val="000000"/>
                      <w:sz w:val="18"/>
                      <w:szCs w:val="18"/>
                    </w:rPr>
                    <w:delText xml:space="preserve">(65)</w:delText>
                  </w:r>
                </w:del>
              </w:p>
            </w:tc>
          </w:sdtContent>
        </w:sdt>
        <w:tc>
          <w:tcPr>
            <w:tcW w:w="2400" w:type="dxa"/>
            <w:cellIns w:id="1268" w:author="Claude (NAR referee report 2026-08-02)" w:date="2026-08-02T00:00:00Z"/>
          </w:tcPr>
          <w:p>
            <w:pPr>
              <w:spacing w:line="276" w:lineRule="auto"/>
              <w:rPr>
                <w:rFonts w:ascii="Segoe UI" w:hAnsi="Segoe UI" w:cs="Segoe UI"/>
                <w:sz w:val="18"/>
                <w:szCs w:val="18"/>
              </w:rPr>
            </w:pPr>
          </w:p>
        </w:tc>
      </w:tr>
    </w:tbl>
    <w:p w14:paraId="77125BE1" w14:textId="77777777" w:rsidR="00642A17" w:rsidRPr="00DC2F15" w:rsidRDefault="00642A17" w:rsidP="00DC2F15">
      <w:pPr>
        <w:spacing w:line="276" w:lineRule="auto"/>
        <w:rPr>
          <w:rFonts w:ascii="Segoe UI" w:hAnsi="Segoe UI" w:cs="Segoe UI"/>
          <w:sz w:val="22"/>
          <w:szCs w:val="22"/>
        </w:rPr>
      </w:pPr>
    </w:p>
    <w:p w14:paraId="165BAD65" w14:textId="39C59530" w:rsidR="00A43477" w:rsidRPr="00DC2F15" w:rsidRDefault="00A43477" w:rsidP="00DC2F15">
      <w:pPr>
        <w:spacing w:line="276" w:lineRule="auto"/>
        <w:rPr>
          <w:rFonts w:ascii="Segoe UI" w:hAnsi="Segoe UI" w:cs="Segoe UI"/>
          <w:sz w:val="22"/>
          <w:szCs w:val="22"/>
        </w:rPr>
      </w:pPr>
      <w:r w:rsidRPr="00DC2F15">
        <w:rPr>
          <w:rFonts w:ascii="Segoe UI" w:hAnsi="Segoe UI" w:cs="Segoe UI"/>
          <w:sz w:val="22"/>
          <w:szCs w:val="22"/>
        </w:rPr>
        <w:t>Harmonization quality metrics were computed</w:t>
      </w:r>
      <w:r w:rsidR="00DB18B1" w:rsidRPr="00DC2F15">
        <w:rPr>
          <w:rFonts w:ascii="Segoe UI" w:hAnsi="Segoe UI" w:cs="Segoe UI"/>
          <w:sz w:val="22"/>
          <w:szCs w:val="22"/>
        </w:rPr>
        <w:t xml:space="preserve"> and statistically </w:t>
      </w:r>
      <w:r w:rsidR="003D2801" w:rsidRPr="00DC2F15">
        <w:rPr>
          <w:rFonts w:ascii="Segoe UI" w:hAnsi="Segoe UI" w:cs="Segoe UI"/>
          <w:sz w:val="22"/>
          <w:szCs w:val="22"/>
        </w:rPr>
        <w:t>analyzed</w:t>
      </w:r>
      <w:r w:rsidRPr="00DC2F15">
        <w:rPr>
          <w:rFonts w:ascii="Segoe UI" w:hAnsi="Segoe UI" w:cs="Segoe UI"/>
          <w:sz w:val="22"/>
          <w:szCs w:val="22"/>
        </w:rPr>
        <w:t xml:space="preserve"> using the </w:t>
      </w:r>
      <w:proofErr w:type="spellStart"/>
      <w:r w:rsidRPr="00DC2F15">
        <w:rPr>
          <w:rFonts w:ascii="Segoe UI" w:hAnsi="Segoe UI" w:cs="Segoe UI"/>
          <w:sz w:val="22"/>
          <w:szCs w:val="22"/>
        </w:rPr>
        <w:t>scipy</w:t>
      </w:r>
      <w:proofErr w:type="spellEnd"/>
      <w:r w:rsidRPr="00DC2F15">
        <w:rPr>
          <w:rFonts w:ascii="Segoe UI" w:hAnsi="Segoe UI" w:cs="Segoe UI"/>
          <w:sz w:val="22"/>
          <w:szCs w:val="22"/>
        </w:rPr>
        <w:t xml:space="preserve"> (v1.12.0)</w:t>
      </w:r>
      <w:r w:rsidR="00CA03D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dmZDFmMjQtNDNhYy00MzNhLWExNzAtYWY1ZWRjNWVkYTRhIiwicHJvcGVydGllcyI6eyJub3RlSW5kZXgiOjB9LCJpc0VkaXRlZCI6ZmFsc2UsIm1hbnVhbE92ZXJyaWRlIjp7ImlzTWFudWFsbHlPdmVycmlkZGVuIjpmYWxzZSwiY2l0ZXByb2NUZXh0IjoiKDY5KSIsIm1hbnVhbE92ZXJyaWRlVGV4dCI6IiJ9LCJjaXRhdGlvbkl0ZW1zIjpbeyJpZCI6ImY1MzFlYTNkLWJmYzQtM2I4OC05NTcyLTM4NGI2ZjdhMDI2MyIsIml0ZW1EYXRhIjp7InR5cGUiOiJhcnRpY2xlLWpvdXJuYWwiLCJpZCI6ImY1MzFlYTNkLWJmYzQtM2I4OC05NTcyLTM4NGI2ZjdhMDI2My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csMjJ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
          <w:id w:val="835810787"/>
          <w:placeholder>
            <w:docPart w:val="DefaultPlaceholder_-1854013440"/>
          </w:placeholder>
        </w:sdtPr>
        <w:sdtEndPr/>
        <w:sdtContent>
          <w:r w:rsidR="00AB4A0D" w:rsidRPr="00AB4A0D">
            <w:rPr>
              <w:rFonts w:ascii="Segoe UI" w:hAnsi="Segoe UI" w:cs="Segoe UI"/>
              <w:color w:val="000000"/>
              <w:sz w:val="22"/>
              <w:szCs w:val="22"/>
            </w:rPr>
            <w:t>(69)</w:t>
          </w:r>
        </w:sdtContent>
      </w:sdt>
      <w:r w:rsidRPr="00DC2F15">
        <w:rPr>
          <w:rFonts w:ascii="Segoe UI" w:hAnsi="Segoe UI" w:cs="Segoe UI"/>
          <w:sz w:val="22"/>
          <w:szCs w:val="22"/>
        </w:rPr>
        <w:t>, scikit-learn (v1.3.2)</w:t>
      </w:r>
      <w:r w:rsidR="00FE1DF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jZkY2MwYjYtNmNmNy00NzY5LTg3MDAtYzgyYWZjZWQxMjE0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
          <w:id w:val="-1869513835"/>
          <w:placeholder>
            <w:docPart w:val="DefaultPlaceholder_-1854013440"/>
          </w:placeholder>
        </w:sdtPr>
        <w:sdtEndPr/>
        <w:sdtContent>
          <w:r w:rsidR="00AB4A0D" w:rsidRPr="00AB4A0D">
            <w:rPr>
              <w:rFonts w:ascii="Segoe UI" w:hAnsi="Segoe UI" w:cs="Segoe UI"/>
              <w:color w:val="000000"/>
              <w:sz w:val="22"/>
              <w:szCs w:val="22"/>
            </w:rPr>
            <w:t>(18)</w:t>
          </w:r>
        </w:sdtContent>
      </w:sdt>
      <w:r w:rsidRPr="00DC2F15">
        <w:rPr>
          <w:rFonts w:ascii="Segoe UI" w:hAnsi="Segoe UI" w:cs="Segoe UI"/>
          <w:sz w:val="22"/>
          <w:szCs w:val="22"/>
        </w:rPr>
        <w:t xml:space="preserve">, </w:t>
      </w:r>
      <w:proofErr w:type="spellStart"/>
      <w:r w:rsidRPr="00DC2F15">
        <w:rPr>
          <w:rFonts w:ascii="Segoe UI" w:hAnsi="Segoe UI" w:cs="Segoe UI"/>
          <w:sz w:val="22"/>
          <w:szCs w:val="22"/>
        </w:rPr>
        <w:t>statsmodels</w:t>
      </w:r>
      <w:proofErr w:type="spellEnd"/>
      <w:r w:rsidRPr="00DC2F15">
        <w:rPr>
          <w:rFonts w:ascii="Segoe UI" w:hAnsi="Segoe UI" w:cs="Segoe UI"/>
          <w:sz w:val="22"/>
          <w:szCs w:val="22"/>
        </w:rPr>
        <w:t xml:space="preserve"> (v0.14.1)</w:t>
      </w:r>
      <w:r w:rsidR="00CC2A37" w:rsidRPr="00DC2F15">
        <w:rPr>
          <w:rFonts w:ascii="Segoe UI" w:hAnsi="Segoe UI" w:cs="Segoe UI"/>
          <w:sz w:val="22"/>
          <w:szCs w:val="22"/>
        </w:rPr>
        <w:t xml:space="preserve"> </w:t>
      </w:r>
      <w:r w:rsidR="003D70B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E1MThlYzUtY2EzNi00ZTcwLWI0ZWUtYzA1OGViY2EwOWVjIiwicHJvcGVydGllcyI6eyJub3RlSW5kZXgiOjB9LCJpc0VkaXRlZCI6ZmFsc2UsIm1hbnVhbE92ZXJyaWRlIjp7ImlzTWFudWFsbHlPdmVycmlkZGVuIjpmYWxzZSwiY2l0ZXByb2NUZXh0IjoiKDcwKSIsIm1hbnVhbE92ZXJyaWRlVGV4dCI6IiJ9LCJjaXRhdGlvbkl0ZW1zIjpbeyJpZCI6ImJhNjJkNmIwLTA0M2YtMzkxZS1hNGU2LWFlNGQwNWVjYzI4YyIsIml0ZW1EYXRhIjp7InR5cGUiOiJhcnRpY2xlLWpvdXJuYWwiLCJpZCI6ImJhNjJkNmIwLTA0M2YtMzkxZS1hNGU2LWFlNGQwNWVjYzI4Yy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ywyMl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
          <w:id w:val="-151291141"/>
          <w:placeholder>
            <w:docPart w:val="DefaultPlaceholder_-1854013440"/>
          </w:placeholder>
        </w:sdtPr>
        <w:sdtEndPr/>
        <w:sdtContent>
          <w:r w:rsidR="00AB4A0D" w:rsidRPr="00AB4A0D">
            <w:rPr>
              <w:rFonts w:ascii="Segoe UI" w:hAnsi="Segoe UI" w:cs="Segoe UI"/>
              <w:color w:val="000000"/>
              <w:sz w:val="22"/>
              <w:szCs w:val="22"/>
            </w:rPr>
            <w:t>(70)</w:t>
          </w:r>
        </w:sdtContent>
      </w:sdt>
      <w:r w:rsidRPr="00DC2F15">
        <w:rPr>
          <w:rFonts w:ascii="Segoe UI" w:hAnsi="Segoe UI" w:cs="Segoe UI"/>
          <w:sz w:val="22"/>
          <w:szCs w:val="22"/>
        </w:rPr>
        <w:t xml:space="preserve">, and </w:t>
      </w:r>
      <w:proofErr w:type="spellStart"/>
      <w:r w:rsidRPr="00DC2F15">
        <w:rPr>
          <w:rFonts w:ascii="Segoe UI" w:hAnsi="Segoe UI" w:cs="Segoe UI"/>
          <w:sz w:val="22"/>
          <w:szCs w:val="22"/>
        </w:rPr>
        <w:t>umap</w:t>
      </w:r>
      <w:proofErr w:type="spellEnd"/>
      <w:r w:rsidRPr="00DC2F15">
        <w:rPr>
          <w:rFonts w:ascii="Segoe UI" w:hAnsi="Segoe UI" w:cs="Segoe UI"/>
          <w:sz w:val="22"/>
          <w:szCs w:val="22"/>
        </w:rPr>
        <w:t xml:space="preserve">-learn (v0.5.5) </w:t>
      </w:r>
      <w:sdt>
        <w:sdtPr>
          <w:rPr>
            <w:rFonts w:ascii="Segoe UI" w:hAnsi="Segoe UI" w:cs="Segoe UI"/>
            <w:color w:val="000000"/>
            <w:sz w:val="22"/>
            <w:szCs w:val="22"/>
          </w:rPr>
          <w:tag w:val="MENDELEY_CITATION_v3_eyJjaXRhdGlvbklEIjoiTUVOREVMRVlfQ0lUQVRJT05fNDA3NjEyOTItNGQzMi00YTRiLTkwYTgtNTlmMjAyNGZjMzc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
          <w:id w:val="-818497343"/>
          <w:placeholder>
            <w:docPart w:val="94F6BE1B57EEEA4493E2AB5F7B686ED0"/>
          </w:placeholder>
        </w:sdtPr>
        <w:sdtEndPr/>
        <w:sdtContent>
          <w:r w:rsidR="00AB4A0D" w:rsidRPr="00AB4A0D">
            <w:rPr>
              <w:rFonts w:ascii="Segoe UI" w:hAnsi="Segoe UI" w:cs="Segoe UI"/>
              <w:color w:val="000000"/>
              <w:sz w:val="22"/>
              <w:szCs w:val="22"/>
            </w:rPr>
            <w:t>(71)</w:t>
          </w:r>
        </w:sdtContent>
      </w:sdt>
      <w:r w:rsidR="00D011D6" w:rsidRPr="00DC2F15">
        <w:rPr>
          <w:rFonts w:ascii="Segoe UI" w:hAnsi="Segoe UI" w:cs="Segoe UI"/>
          <w:sz w:val="22"/>
          <w:szCs w:val="22"/>
        </w:rPr>
        <w:t xml:space="preserve"> </w:t>
      </w:r>
      <w:r w:rsidRPr="00DC2F15">
        <w:rPr>
          <w:rFonts w:ascii="Segoe UI" w:hAnsi="Segoe UI" w:cs="Segoe UI"/>
          <w:sz w:val="22"/>
          <w:szCs w:val="22"/>
        </w:rPr>
        <w:t>Python packages.</w:t>
      </w:r>
      <w:r w:rsidR="003D2801" w:rsidRPr="00DC2F15">
        <w:rPr>
          <w:rFonts w:ascii="Segoe UI" w:hAnsi="Segoe UI" w:cs="Segoe UI"/>
          <w:sz w:val="22"/>
          <w:szCs w:val="22"/>
        </w:rPr>
        <w:t xml:space="preserve"> </w:t>
      </w:r>
      <w:r w:rsidR="00FD1A6F">
        <w:rPr>
          <w:rFonts w:ascii="Segoe UI" w:hAnsi="Segoe UI" w:cs="Segoe UI"/>
          <w:sz w:val="22"/>
          <w:szCs w:val="22"/>
        </w:rPr>
        <w:t xml:space="preserve">95% confidence intervals (CI) were assessed for Spearman correlations using the </w:t>
      </w:r>
      <w:proofErr w:type="spellStart"/>
      <w:proofErr w:type="gramStart"/>
      <w:r w:rsidR="002A3B6F" w:rsidRPr="002A3B6F">
        <w:rPr>
          <w:rFonts w:ascii="Segoe UI" w:hAnsi="Segoe UI" w:cs="Segoe UI"/>
          <w:sz w:val="22"/>
          <w:szCs w:val="22"/>
        </w:rPr>
        <w:t>scipy.stats</w:t>
      </w:r>
      <w:proofErr w:type="gramEnd"/>
      <w:r w:rsidR="002A3B6F">
        <w:rPr>
          <w:rFonts w:ascii="Segoe UI" w:hAnsi="Segoe UI" w:cs="Segoe UI"/>
          <w:sz w:val="22"/>
          <w:szCs w:val="22"/>
        </w:rPr>
        <w:t>.bootstrap</w:t>
      </w:r>
      <w:proofErr w:type="spellEnd"/>
      <w:r w:rsidR="002A3B6F">
        <w:rPr>
          <w:rFonts w:ascii="Segoe UI" w:hAnsi="Segoe UI" w:cs="Segoe UI"/>
          <w:sz w:val="22"/>
          <w:szCs w:val="22"/>
        </w:rPr>
        <w:t xml:space="preserve"> method, and for </w:t>
      </w:r>
      <w:r w:rsidR="00CB43BE">
        <w:rPr>
          <w:rFonts w:ascii="Segoe UI" w:hAnsi="Segoe UI" w:cs="Segoe UI"/>
          <w:sz w:val="22"/>
          <w:szCs w:val="22"/>
        </w:rPr>
        <w:t>R</w:t>
      </w:r>
      <w:r w:rsidR="00CB43BE">
        <w:rPr>
          <w:rFonts w:ascii="Segoe UI" w:hAnsi="Segoe UI" w:cs="Segoe UI"/>
          <w:sz w:val="22"/>
          <w:szCs w:val="22"/>
          <w:vertAlign w:val="superscript"/>
        </w:rPr>
        <w:t>2</w:t>
      </w:r>
      <w:r w:rsidR="00CB43BE">
        <w:rPr>
          <w:rFonts w:ascii="Segoe UI" w:hAnsi="Segoe UI" w:cs="Segoe UI"/>
          <w:sz w:val="22"/>
          <w:szCs w:val="22"/>
        </w:rPr>
        <w:t xml:space="preserve"> values by harmonization parameter by </w:t>
      </w:r>
      <w:r w:rsidR="004629CD">
        <w:rPr>
          <w:rFonts w:ascii="Segoe UI" w:hAnsi="Segoe UI" w:cs="Segoe UI"/>
          <w:sz w:val="22"/>
          <w:szCs w:val="22"/>
        </w:rPr>
        <w:t xml:space="preserve">T-statistic via </w:t>
      </w:r>
      <w:proofErr w:type="spellStart"/>
      <w:proofErr w:type="gramStart"/>
      <w:r w:rsidR="004629CD">
        <w:rPr>
          <w:rFonts w:ascii="Segoe UI" w:hAnsi="Segoe UI" w:cs="Segoe UI"/>
          <w:sz w:val="22"/>
          <w:szCs w:val="22"/>
        </w:rPr>
        <w:t>scipy.</w:t>
      </w:r>
      <w:r w:rsidR="004629CD" w:rsidRPr="004629CD">
        <w:rPr>
          <w:rFonts w:ascii="Segoe UI" w:hAnsi="Segoe UI" w:cs="Segoe UI"/>
          <w:sz w:val="22"/>
          <w:szCs w:val="22"/>
        </w:rPr>
        <w:t>stats</w:t>
      </w:r>
      <w:proofErr w:type="gramEnd"/>
      <w:r w:rsidR="004629CD" w:rsidRPr="004629CD">
        <w:rPr>
          <w:rFonts w:ascii="Segoe UI" w:hAnsi="Segoe UI" w:cs="Segoe UI"/>
          <w:sz w:val="22"/>
          <w:szCs w:val="22"/>
        </w:rPr>
        <w:t>.</w:t>
      </w:r>
      <w:proofErr w:type="gramStart"/>
      <w:r w:rsidR="004629CD" w:rsidRPr="004629CD">
        <w:rPr>
          <w:rFonts w:ascii="Segoe UI" w:hAnsi="Segoe UI" w:cs="Segoe UI"/>
          <w:sz w:val="22"/>
          <w:szCs w:val="22"/>
        </w:rPr>
        <w:t>t.interval</w:t>
      </w:r>
      <w:proofErr w:type="spellEnd"/>
      <w:proofErr w:type="gramEnd"/>
      <w:r w:rsidR="004629CD">
        <w:rPr>
          <w:rFonts w:ascii="Segoe UI" w:hAnsi="Segoe UI" w:cs="Segoe UI"/>
          <w:sz w:val="22"/>
          <w:szCs w:val="22"/>
        </w:rPr>
        <w:t>.</w:t>
      </w:r>
      <w:r w:rsidR="002A3B6F" w:rsidRPr="002A3B6F">
        <w:rPr>
          <w:rFonts w:ascii="Segoe UI" w:hAnsi="Segoe UI" w:cs="Segoe UI"/>
          <w:sz w:val="22"/>
          <w:szCs w:val="22"/>
        </w:rPr>
        <w:t xml:space="preserve"> </w:t>
      </w:r>
      <w:del w:id="1007" w:author="Claude (NAR referee report 2026-08-02)" w:date="2026-08-02T00:00:00Z">
        <w:r>
          <w:rPr>
            <w:rFonts w:ascii="Segoe UI" w:hAnsi="Segoe UI" w:cs="Segoe UI"/>
            <w:sz w:val="22"/>
            <w:szCs w:val="22"/>
          </w:rPr>
          <w:delText xml:space="preserve">The code for harmonization metrics calculation can be found via the link</w:delText>
        </w:r>
      </w:del>
      <w:ins w:id="1008" w:author="Claude (NAR referee report 2026-08-02)" w:date="2026-08-02T00:00:00Z">
        <w:r>
          <w:rPr>
            <w:rFonts w:ascii="Segoe UI" w:hAnsi="Segoe UI" w:cs="Segoe UI"/>
            <w:sz w:val="22"/>
            <w:szCs w:val="22"/>
          </w:rPr>
          <w:t xml:space="preserve">All stochastic steps used a fixed random seed of 42. Principal component analysis was computed on standardized expression values; UMAP embeddings used n_neighbors = 30, min_dist = 0.3, two components and the Euclidean metric; tSNE embeddings used perplexity = min(30, n_samples / 4), two components and the Barnes-Hut approximation, both computed on the principal component coordinates. The 1,000 genes sampled for the Kolmogorov-Smirnov metrics were drawn once with the same seed and reused for every approach. The code for harmonization metrics calculation can be found via the link</w:t>
        </w:r>
      </w:ins>
      <w:r>
        <w:rPr>
          <w:rFonts w:ascii="Segoe UI" w:hAnsi="Segoe UI" w:cs="Segoe UI"/>
          <w:sz w:val="22"/>
          <w:szCs w:val="22"/>
        </w:rPr>
        <w:t xml:space="preserve"> </w:t>
      </w:r>
      <w:hyperlink r:id="rId12" w:history="1">
        <w:r w:rsidR="00EB0661" w:rsidRPr="00DC2F15">
          <w:rPr>
            <w:rStyle w:val="Hyperlink"/>
            <w:rFonts w:ascii="Segoe UI" w:hAnsi="Segoe UI" w:cs="Segoe UI"/>
            <w:sz w:val="22"/>
            <w:szCs w:val="22"/>
          </w:rPr>
          <w:t>https://github.com/Nikit357/FL_harmonization/tree/main/harmonization-metrics</w:t>
        </w:r>
      </w:hyperlink>
      <w:r w:rsidR="00EB0661" w:rsidRPr="00DC2F15">
        <w:rPr>
          <w:rFonts w:ascii="Segoe UI" w:hAnsi="Segoe UI" w:cs="Segoe UI"/>
          <w:sz w:val="22"/>
          <w:szCs w:val="22"/>
        </w:rPr>
        <w:t>.</w:t>
      </w:r>
    </w:p>
    <w:p w14:paraId="7D3DA669" w14:textId="29A9397F"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Please add here: the random seed and the UMAP/t-SNE parameters (</w:t>
      </w:r>
      <w:proofErr w:type="spellStart"/>
      <w:r w:rsidRPr="00DC2F15">
        <w:rPr>
          <w:rFonts w:ascii="Segoe UI" w:hAnsi="Segoe UI" w:cs="Segoe UI"/>
          <w:i/>
          <w:color w:val="C00000"/>
          <w:sz w:val="22"/>
          <w:szCs w:val="22"/>
        </w:rPr>
        <w:t>n_neighbors</w:t>
      </w:r>
      <w:proofErr w:type="spellEnd"/>
      <w:r w:rsidRPr="00DC2F15">
        <w:rPr>
          <w:rFonts w:ascii="Segoe UI" w:hAnsi="Segoe UI" w:cs="Segoe UI"/>
          <w:i/>
          <w:color w:val="C00000"/>
          <w:sz w:val="22"/>
          <w:szCs w:val="22"/>
        </w:rPr>
        <w:t xml:space="preserve">, </w:t>
      </w:r>
      <w:proofErr w:type="spellStart"/>
      <w:r w:rsidRPr="00DC2F15">
        <w:rPr>
          <w:rFonts w:ascii="Segoe UI" w:hAnsi="Segoe UI" w:cs="Segoe UI"/>
          <w:i/>
          <w:color w:val="C00000"/>
          <w:sz w:val="22"/>
          <w:szCs w:val="22"/>
        </w:rPr>
        <w:t>min_dist</w:t>
      </w:r>
      <w:proofErr w:type="spellEnd"/>
      <w:r w:rsidRPr="00DC2F15">
        <w:rPr>
          <w:rFonts w:ascii="Segoe UI" w:hAnsi="Segoe UI" w:cs="Segoe UI"/>
          <w:i/>
          <w:color w:val="C00000"/>
          <w:sz w:val="22"/>
          <w:szCs w:val="22"/>
        </w:rPr>
        <w:t>, perplexity). Fourteen of the 87 scoring metrics are computed in embedding space, the embeddings are stochastic, and several conclusions rest on differences of 0.01–0.05 in those metrics. Please also report the run-to-run variability of the embedding metrics on at least a subsample, so readers can judge whether those differences exceed the noise.</w:t>
      </w:r>
      <w:r w:rsidR="004201A5">
        <w:rPr>
          <w:rFonts w:ascii="Segoe UI" w:hAnsi="Segoe UI" w:cs="Segoe UI"/>
          <w:i/>
          <w:color w:val="C00000"/>
          <w:sz w:val="22"/>
          <w:szCs w:val="22"/>
        </w:rPr>
        <w:t xml:space="preserve"> ‘Daniil to Claude: Please carefully study the code in the subfolder ‘harmonization</w:t>
      </w:r>
      <w:r w:rsidR="00AF44FA">
        <w:rPr>
          <w:rFonts w:ascii="Segoe UI" w:hAnsi="Segoe UI" w:cs="Segoe UI"/>
          <w:i/>
          <w:color w:val="C00000"/>
          <w:sz w:val="22"/>
          <w:szCs w:val="22"/>
        </w:rPr>
        <w:t>-scripts’, especially the script ‘bench_shared.py</w:t>
      </w:r>
      <w:r w:rsidR="008D6349">
        <w:rPr>
          <w:rFonts w:ascii="Segoe UI" w:hAnsi="Segoe UI" w:cs="Segoe UI"/>
          <w:i/>
          <w:color w:val="C00000"/>
          <w:sz w:val="22"/>
          <w:szCs w:val="22"/>
        </w:rPr>
        <w:t>. Take</w:t>
      </w:r>
      <w:r w:rsidR="008D6349" w:rsidRPr="00DC2F15">
        <w:rPr>
          <w:rFonts w:ascii="Segoe UI" w:hAnsi="Segoe UI" w:cs="Segoe UI"/>
          <w:i/>
          <w:color w:val="C00000"/>
          <w:sz w:val="22"/>
          <w:szCs w:val="22"/>
        </w:rPr>
        <w:t xml:space="preserve"> the random seed and the UMAP/t-SNE parameters (</w:t>
      </w:r>
      <w:proofErr w:type="spellStart"/>
      <w:r w:rsidR="008D6349" w:rsidRPr="00DC2F15">
        <w:rPr>
          <w:rFonts w:ascii="Segoe UI" w:hAnsi="Segoe UI" w:cs="Segoe UI"/>
          <w:i/>
          <w:color w:val="C00000"/>
          <w:sz w:val="22"/>
          <w:szCs w:val="22"/>
        </w:rPr>
        <w:t>n_neighbors</w:t>
      </w:r>
      <w:proofErr w:type="spellEnd"/>
      <w:r w:rsidR="008D6349" w:rsidRPr="00DC2F15">
        <w:rPr>
          <w:rFonts w:ascii="Segoe UI" w:hAnsi="Segoe UI" w:cs="Segoe UI"/>
          <w:i/>
          <w:color w:val="C00000"/>
          <w:sz w:val="22"/>
          <w:szCs w:val="22"/>
        </w:rPr>
        <w:t xml:space="preserve">, </w:t>
      </w:r>
      <w:proofErr w:type="spellStart"/>
      <w:r w:rsidR="008D6349" w:rsidRPr="00DC2F15">
        <w:rPr>
          <w:rFonts w:ascii="Segoe UI" w:hAnsi="Segoe UI" w:cs="Segoe UI"/>
          <w:i/>
          <w:color w:val="C00000"/>
          <w:sz w:val="22"/>
          <w:szCs w:val="22"/>
        </w:rPr>
        <w:t>min_dist</w:t>
      </w:r>
      <w:proofErr w:type="spellEnd"/>
      <w:r w:rsidR="008D6349" w:rsidRPr="00DC2F15">
        <w:rPr>
          <w:rFonts w:ascii="Segoe UI" w:hAnsi="Segoe UI" w:cs="Segoe UI"/>
          <w:i/>
          <w:color w:val="C00000"/>
          <w:sz w:val="22"/>
          <w:szCs w:val="22"/>
        </w:rPr>
        <w:t>, perplexity)</w:t>
      </w:r>
      <w:r w:rsidR="008D6349">
        <w:rPr>
          <w:rFonts w:ascii="Segoe UI" w:hAnsi="Segoe UI" w:cs="Segoe UI"/>
          <w:i/>
          <w:color w:val="C00000"/>
          <w:sz w:val="22"/>
          <w:szCs w:val="22"/>
        </w:rPr>
        <w:t xml:space="preserve"> from there and </w:t>
      </w:r>
      <w:r w:rsidR="000A2921">
        <w:rPr>
          <w:rFonts w:ascii="Segoe UI" w:hAnsi="Segoe UI" w:cs="Segoe UI"/>
          <w:i/>
          <w:color w:val="C00000"/>
          <w:sz w:val="22"/>
          <w:szCs w:val="22"/>
        </w:rPr>
        <w:t>add here in the manuscript</w:t>
      </w:r>
      <w:r w:rsidR="004201A5">
        <w:rPr>
          <w:rFonts w:ascii="Segoe UI" w:hAnsi="Segoe UI" w:cs="Segoe UI"/>
          <w:i/>
          <w:color w:val="C00000"/>
          <w:sz w:val="22"/>
          <w:szCs w:val="22"/>
        </w:rPr>
        <w:t>’</w:t>
      </w:r>
    </w:p>
    <w:p>
      <w:pPr>
        <w:rPr>
          <w:ins w:id="1366" w:author="Claude (NAR referee report 2026-08-02)" w:date="2026-08-02T00:00:00Z"/>
        </w:rPr>
      </w:pPr>
      <w:ins w:id="1367" w:author="Claude (NAR referee report 2026-08-02)" w:date="2026-08-02T00:00:00Z">
        <w:r>
          <w:rPr>
            <w:b/>
            <w:i/>
            <w:color w:val="C00000"/>
          </w:rPr>
          <w:t xml:space="preserve">[REVIEWER NOTE] </w:t>
        </w:r>
        <w:r>
          <w:rPr>
            <w:i/>
            <w:color w:val="C00000"/>
          </w:rPr>
          <w:t xml:space="preserve">RESOLVED 2026-08-02. Seed 42 and the UMAP / t-SNE parameters are now stated in this paragraph, taken from compute_batch_metrics.py. Run-to-run replication of the 14 embedding-space metrics is still absent and remains a recommendation. This reviewer note can be deleted.</w:t>
        </w:r>
      </w:ins>
    </w:p>
    <w:p w14:paraId="5617A952" w14:textId="77777777" w:rsidR="003236CF" w:rsidRPr="00DC2F15" w:rsidRDefault="003236CF" w:rsidP="00DC2F15">
      <w:pPr>
        <w:spacing w:line="276" w:lineRule="auto"/>
        <w:rPr>
          <w:rFonts w:ascii="Segoe UI" w:hAnsi="Segoe UI" w:cs="Segoe UI"/>
          <w:sz w:val="22"/>
          <w:szCs w:val="22"/>
        </w:rPr>
      </w:pPr>
    </w:p>
    <w:p w14:paraId="5960912A" w14:textId="5C3FF134" w:rsidR="004973A1" w:rsidRPr="00DC2F15" w:rsidRDefault="004973A1"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Figures preparation</w:t>
      </w:r>
    </w:p>
    <w:p w14:paraId="13571E11" w14:textId="6E795DBF" w:rsidR="005A19FB" w:rsidRPr="00DC2F15" w:rsidRDefault="003257CD" w:rsidP="00DC2F15">
      <w:pPr>
        <w:spacing w:line="276" w:lineRule="auto"/>
        <w:rPr>
          <w:rFonts w:ascii="Segoe UI" w:hAnsi="Segoe UI" w:cs="Segoe UI"/>
          <w:sz w:val="22"/>
          <w:szCs w:val="22"/>
        </w:rPr>
      </w:pPr>
      <w:r w:rsidRPr="00DC2F15">
        <w:rPr>
          <w:rFonts w:ascii="Segoe UI" w:hAnsi="Segoe UI" w:cs="Segoe UI"/>
          <w:sz w:val="22"/>
          <w:szCs w:val="22"/>
        </w:rPr>
        <w:t xml:space="preserve">Basic plotting was done </w:t>
      </w:r>
      <w:r w:rsidR="00E829E5" w:rsidRPr="00DC2F15">
        <w:rPr>
          <w:rFonts w:ascii="Segoe UI" w:hAnsi="Segoe UI" w:cs="Segoe UI"/>
          <w:sz w:val="22"/>
          <w:szCs w:val="22"/>
        </w:rPr>
        <w:t>using</w:t>
      </w:r>
      <w:r w:rsidRPr="00DC2F15">
        <w:rPr>
          <w:rFonts w:ascii="Segoe UI" w:hAnsi="Segoe UI" w:cs="Segoe UI"/>
          <w:sz w:val="22"/>
          <w:szCs w:val="22"/>
        </w:rPr>
        <w:t xml:space="preserve"> the general</w:t>
      </w:r>
      <w:r w:rsidR="00EB3F39" w:rsidRPr="00DC2F15">
        <w:rPr>
          <w:rFonts w:ascii="Segoe UI" w:hAnsi="Segoe UI" w:cs="Segoe UI"/>
          <w:sz w:val="22"/>
          <w:szCs w:val="22"/>
        </w:rPr>
        <w:t xml:space="preserve"> </w:t>
      </w:r>
      <w:r w:rsidR="00E829E5" w:rsidRPr="00DC2F15">
        <w:rPr>
          <w:rFonts w:ascii="Segoe UI" w:hAnsi="Segoe UI" w:cs="Segoe UI"/>
          <w:sz w:val="22"/>
          <w:szCs w:val="22"/>
        </w:rPr>
        <w:t>Python packages seaborn</w:t>
      </w:r>
      <w:r w:rsidR="00A7664D" w:rsidRPr="00DC2F15">
        <w:rPr>
          <w:rFonts w:ascii="Segoe UI" w:hAnsi="Segoe UI" w:cs="Segoe UI"/>
          <w:sz w:val="22"/>
          <w:szCs w:val="22"/>
        </w:rPr>
        <w:t xml:space="preserve"> (v0.13.2)</w:t>
      </w:r>
      <w:r w:rsidR="0061059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RhNmJjODctZWE1NS00Mjk2LTg0MTUtMmEzYmE0NjM0ZWNjIiwicHJvcGVydGllcyI6eyJub3RlSW5kZXgiOjB9LCJpc0VkaXRlZCI6ZmFsc2UsIm1hbnVhbE92ZXJyaWRlIjp7ImlzTWFudWFsbHlPdmVycmlkZGVuIjpmYWxzZSwiY2l0ZXByb2NUZXh0IjoiKDcyKSIsIm1hbnVhbE92ZXJyaWRlVGV4dCI6IiJ9LCJjaXRhdGlvbkl0ZW1zIjpbeyJpZCI6ImMxNWIyOTY3LTg4NDAtM2RkYS04NzQ0LTA3YmIzZjcxYzBkMyIsIml0ZW1EYXRhIjp7InR5cGUiOiJhcnRpY2xlLWpvdXJuYWwiLCJpZCI6ImMxNWIyOTY3LTg4NDAtM2RkYS04NzQ0LTA3YmIzZjcxYzBkMy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csMjJ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
          <w:id w:val="1870029344"/>
          <w:placeholder>
            <w:docPart w:val="DefaultPlaceholder_-1854013440"/>
          </w:placeholder>
        </w:sdtPr>
        <w:sdtEndPr/>
        <w:sdtContent>
          <w:r w:rsidR="00AB4A0D" w:rsidRPr="00AB4A0D">
            <w:rPr>
              <w:rFonts w:ascii="Segoe UI" w:hAnsi="Segoe UI" w:cs="Segoe UI"/>
              <w:color w:val="000000"/>
              <w:sz w:val="22"/>
              <w:szCs w:val="22"/>
            </w:rPr>
            <w:t>(72)</w:t>
          </w:r>
        </w:sdtContent>
      </w:sdt>
      <w:r w:rsidRPr="00DC2F15">
        <w:rPr>
          <w:rFonts w:ascii="Segoe UI" w:hAnsi="Segoe UI" w:cs="Segoe UI"/>
          <w:sz w:val="22"/>
          <w:szCs w:val="22"/>
        </w:rPr>
        <w:t xml:space="preserve"> and matplotlib (v3.10.8)</w:t>
      </w:r>
      <w:r w:rsidR="006662D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k5ODkxZmYtMDJmYy00MmMwLWI2NGMtOGQ1MzExZTlmNWIxIiwicHJvcGVydGllcyI6eyJub3RlSW5kZXgiOjB9LCJpc0VkaXRlZCI6ZmFsc2UsIm1hbnVhbE92ZXJyaWRlIjp7ImlzTWFudWFsbHlPdmVycmlkZGVuIjpmYWxzZSwiY2l0ZXByb2NUZXh0IjoiKDczKSIsIm1hbnVhbE92ZXJyaWRlVGV4dCI6IiJ9LCJjaXRhdGlvbkl0ZW1zIjpbeyJpZCI6IjFiNDIwODMzLTUzY2MtM2EzNC1hYjAwLWViZjg5N2UyOWY0YSIsIml0ZW1EYXRhIjp7InR5cGUiOiJhcnRpY2xlLWpvdXJuYWwiLCJpZCI6IjFiNDIwODMzLTUzY2MtM2EzNC1hYjAwLWViZjg5N2UyOWY0YS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ywyMl1dfSwiRE9JIjoiMTAuMTEwOS9NQ1NFLjIwMDcuNTUiLCJJU1NOIjoiMTUyMTk2MTUiLCJVUkwiOiJodHRwczovL2llZWV4cGxvcmUuaWVlZS5vcmcvZG9jdW1lbnQvNDE2MDI2NS9maWd1cmVzI2ZpZ3VyZXMiLCJpc3N1ZWQiOnsiZGF0ZS1wYXJ0cyI6W1syMDA3XV19LCJwYWdlIjoiOTAtOTUiLCJwdWJsaXNoZXIiOiJJRUVFIENvbXB1dGVyIFNvY2lldHkiLCJpc3N1ZSI6IjMiLCJ2b2x1bWUiOiI5In0sImlzVGVtcG9yYXJ5IjpmYWxzZX1dfQ=="/>
          <w:id w:val="-7981174"/>
          <w:placeholder>
            <w:docPart w:val="DefaultPlaceholder_-1854013440"/>
          </w:placeholder>
        </w:sdtPr>
        <w:sdtEndPr/>
        <w:sdtContent>
          <w:r w:rsidR="00AB4A0D" w:rsidRPr="00AB4A0D">
            <w:rPr>
              <w:rFonts w:ascii="Segoe UI" w:hAnsi="Segoe UI" w:cs="Segoe UI"/>
              <w:color w:val="000000"/>
              <w:sz w:val="22"/>
              <w:szCs w:val="22"/>
            </w:rPr>
            <w:t>(73)</w:t>
          </w:r>
        </w:sdtContent>
      </w:sdt>
      <w:r w:rsidR="000C4646" w:rsidRPr="00DC2F15">
        <w:rPr>
          <w:rFonts w:ascii="Segoe UI" w:hAnsi="Segoe UI" w:cs="Segoe UI"/>
          <w:sz w:val="22"/>
          <w:szCs w:val="22"/>
        </w:rPr>
        <w:t xml:space="preserve">. </w:t>
      </w:r>
      <w:r w:rsidR="00B629F3" w:rsidRPr="00DC2F15">
        <w:rPr>
          <w:rFonts w:ascii="Segoe UI" w:hAnsi="Segoe UI" w:cs="Segoe UI"/>
          <w:sz w:val="22"/>
          <w:szCs w:val="22"/>
        </w:rPr>
        <w:t xml:space="preserve">Dimensionality reduction using PCA, UMAP and </w:t>
      </w:r>
      <w:proofErr w:type="spellStart"/>
      <w:r w:rsidR="00B629F3" w:rsidRPr="00DC2F15">
        <w:rPr>
          <w:rFonts w:ascii="Segoe UI" w:hAnsi="Segoe UI" w:cs="Segoe UI"/>
          <w:sz w:val="22"/>
          <w:szCs w:val="22"/>
        </w:rPr>
        <w:t>tSNE</w:t>
      </w:r>
      <w:proofErr w:type="spellEnd"/>
      <w:r w:rsidR="00B629F3" w:rsidRPr="00DC2F15">
        <w:rPr>
          <w:rFonts w:ascii="Segoe UI" w:hAnsi="Segoe UI" w:cs="Segoe UI"/>
          <w:sz w:val="22"/>
          <w:szCs w:val="22"/>
        </w:rPr>
        <w:t xml:space="preserve"> was done using </w:t>
      </w:r>
      <w:r w:rsidR="00D011D6" w:rsidRPr="00DC2F15">
        <w:rPr>
          <w:rFonts w:ascii="Segoe UI" w:hAnsi="Segoe UI" w:cs="Segoe UI"/>
          <w:sz w:val="22"/>
          <w:szCs w:val="22"/>
        </w:rPr>
        <w:t xml:space="preserve">scikit-learn (v1.3.2) </w:t>
      </w:r>
      <w:sdt>
        <w:sdtPr>
          <w:rPr>
            <w:rFonts w:ascii="Segoe UI" w:hAnsi="Segoe UI" w:cs="Segoe UI"/>
            <w:color w:val="000000"/>
            <w:sz w:val="22"/>
            <w:szCs w:val="22"/>
          </w:rPr>
          <w:tag w:val="MENDELEY_CITATION_v3_eyJjaXRhdGlvbklEIjoiTUVOREVMRVlfQ0lUQVRJT05fZjZjNjUwODAtYTI4Zi00OWFhLTlhYzItMWU3ZTEyZDk0NjIw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
          <w:id w:val="-1160537333"/>
          <w:placeholder>
            <w:docPart w:val="62AA10EB4C83C245BB51F90C63169E62"/>
          </w:placeholder>
        </w:sdtPr>
        <w:sdtEndPr/>
        <w:sdtContent>
          <w:r w:rsidR="00AB4A0D" w:rsidRPr="0064131E">
            <w:rPr>
              <w:rFonts w:ascii="Segoe UI" w:hAnsi="Segoe UI" w:cs="Segoe UI"/>
              <w:color w:val="000000"/>
              <w:sz w:val="22"/>
              <w:szCs w:val="22"/>
            </w:rPr>
            <w:t>(18)</w:t>
          </w:r>
        </w:sdtContent>
      </w:sdt>
      <w:r w:rsidR="00D011D6" w:rsidRPr="00DC2F15">
        <w:rPr>
          <w:rFonts w:ascii="Segoe UI" w:hAnsi="Segoe UI" w:cs="Segoe UI"/>
          <w:sz w:val="22"/>
          <w:szCs w:val="22"/>
        </w:rPr>
        <w:t xml:space="preserve"> and </w:t>
      </w:r>
      <w:proofErr w:type="spellStart"/>
      <w:r w:rsidR="00D011D6" w:rsidRPr="00DC2F15">
        <w:rPr>
          <w:rFonts w:ascii="Segoe UI" w:hAnsi="Segoe UI" w:cs="Segoe UI"/>
          <w:sz w:val="22"/>
          <w:szCs w:val="22"/>
        </w:rPr>
        <w:t>umap</w:t>
      </w:r>
      <w:proofErr w:type="spellEnd"/>
      <w:r w:rsidR="00D011D6" w:rsidRPr="00DC2F15">
        <w:rPr>
          <w:rFonts w:ascii="Segoe UI" w:hAnsi="Segoe UI" w:cs="Segoe UI"/>
          <w:sz w:val="22"/>
          <w:szCs w:val="22"/>
        </w:rPr>
        <w:t xml:space="preserve">-learn (v0.5.5) </w:t>
      </w:r>
      <w:sdt>
        <w:sdtPr>
          <w:rPr>
            <w:rFonts w:ascii="Segoe UI" w:hAnsi="Segoe UI" w:cs="Segoe UI"/>
            <w:color w:val="000000"/>
            <w:sz w:val="22"/>
            <w:szCs w:val="22"/>
          </w:rPr>
          <w:tag w:val="MENDELEY_CITATION_v3_eyJjaXRhdGlvbklEIjoiTUVOREVMRVlfQ0lUQVRJT05fZWRjOTA3NGMtODRjYy00MDZhLWE4NTEtMTUyN2U1OTU0MTM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
          <w:id w:val="-991015475"/>
          <w:placeholder>
            <w:docPart w:val="C1CA7CEACA45884C8373BADD3C89359B"/>
          </w:placeholder>
        </w:sdtPr>
        <w:sdtEndPr/>
        <w:sdtContent>
          <w:r w:rsidR="0064131E" w:rsidRPr="0064131E">
            <w:rPr>
              <w:rFonts w:ascii="Segoe UI" w:hAnsi="Segoe UI" w:cs="Segoe UI"/>
              <w:color w:val="000000"/>
              <w:sz w:val="22"/>
              <w:szCs w:val="22"/>
            </w:rPr>
            <w:t>(71)</w:t>
          </w:r>
        </w:sdtContent>
      </w:sdt>
      <w:r w:rsidR="00D011D6" w:rsidRPr="00DC2F15">
        <w:rPr>
          <w:rFonts w:ascii="Segoe UI" w:hAnsi="Segoe UI" w:cs="Segoe UI"/>
          <w:sz w:val="22"/>
          <w:szCs w:val="22"/>
        </w:rPr>
        <w:t xml:space="preserve"> Python packages. </w:t>
      </w:r>
      <w:r w:rsidRPr="00DC2F15">
        <w:rPr>
          <w:rFonts w:ascii="Segoe UI" w:hAnsi="Segoe UI" w:cs="Segoe UI"/>
          <w:sz w:val="22"/>
          <w:szCs w:val="22"/>
        </w:rPr>
        <w:t>Individual panels were assembled into final figures in Figma</w:t>
      </w:r>
      <w:r w:rsidR="0086060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"/>
          <w:id w:val="-1901435782"/>
          <w:placeholder>
            <w:docPart w:val="DefaultPlaceholder_-1854013440"/>
          </w:placeholder>
        </w:sdtPr>
        <w:sdtEndPr/>
        <w:sdtContent>
          <w:r w:rsidR="0064131E" w:rsidRPr="0064131E">
            <w:rPr>
              <w:rFonts w:ascii="Segoe UI" w:hAnsi="Segoe UI" w:cs="Segoe UI"/>
              <w:color w:val="000000"/>
              <w:sz w:val="22"/>
              <w:szCs w:val="22"/>
            </w:rPr>
            <w:t>(74)</w:t>
          </w:r>
        </w:sdtContent>
      </w:sdt>
      <w:r w:rsidR="00B629F3" w:rsidRPr="00DC2F15">
        <w:rPr>
          <w:rFonts w:ascii="Segoe UI" w:hAnsi="Segoe UI" w:cs="Segoe UI"/>
          <w:sz w:val="22"/>
          <w:szCs w:val="22"/>
        </w:rPr>
        <w:t>.</w:t>
      </w:r>
      <w:r w:rsidR="00AF33EC" w:rsidRPr="00DC2F15">
        <w:rPr>
          <w:rFonts w:ascii="Segoe UI" w:hAnsi="Segoe UI" w:cs="Segoe UI"/>
          <w:sz w:val="22"/>
          <w:szCs w:val="22"/>
        </w:rPr>
        <w:t xml:space="preserve"> Dendrograms for </w:t>
      </w:r>
      <w:proofErr w:type="spellStart"/>
      <w:r w:rsidR="00AF33EC" w:rsidRPr="00DC2F15">
        <w:rPr>
          <w:rFonts w:ascii="Segoe UI" w:hAnsi="Segoe UI" w:cs="Segoe UI"/>
          <w:sz w:val="22"/>
          <w:szCs w:val="22"/>
        </w:rPr>
        <w:t>clustermaps</w:t>
      </w:r>
      <w:proofErr w:type="spellEnd"/>
      <w:r w:rsidR="00AF33EC" w:rsidRPr="00DC2F15">
        <w:rPr>
          <w:rFonts w:ascii="Segoe UI" w:hAnsi="Segoe UI" w:cs="Segoe UI"/>
          <w:sz w:val="22"/>
          <w:szCs w:val="22"/>
        </w:rPr>
        <w:t xml:space="preserve"> were </w:t>
      </w:r>
      <w:r w:rsidR="00F31A52" w:rsidRPr="00DC2F15">
        <w:rPr>
          <w:rFonts w:ascii="Segoe UI" w:hAnsi="Segoe UI" w:cs="Segoe UI"/>
          <w:sz w:val="22"/>
          <w:szCs w:val="22"/>
        </w:rPr>
        <w:t>built</w:t>
      </w:r>
      <w:r w:rsidR="00AF33EC" w:rsidRPr="00DC2F15">
        <w:rPr>
          <w:rFonts w:ascii="Segoe UI" w:hAnsi="Segoe UI" w:cs="Segoe UI"/>
          <w:sz w:val="22"/>
          <w:szCs w:val="22"/>
        </w:rPr>
        <w:t xml:space="preserve"> in Euclidean space using the </w:t>
      </w:r>
      <w:r w:rsidR="006A1A66" w:rsidRPr="00DC2F15">
        <w:rPr>
          <w:rFonts w:ascii="Segoe UI" w:hAnsi="Segoe UI" w:cs="Segoe UI"/>
          <w:sz w:val="22"/>
          <w:szCs w:val="22"/>
        </w:rPr>
        <w:t>Ward linkage method</w:t>
      </w:r>
      <w:r w:rsidR="006F4C3B"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"/>
          <w:id w:val="-2046055179"/>
          <w:placeholder>
            <w:docPart w:val="DefaultPlaceholder_-1854013440"/>
          </w:placeholder>
        </w:sdtPr>
        <w:sdtEndPr/>
        <w:sdtContent>
          <w:r w:rsidR="0064131E" w:rsidRPr="0064131E">
            <w:rPr>
              <w:rFonts w:ascii="Segoe UI" w:hAnsi="Segoe UI" w:cs="Segoe UI"/>
              <w:color w:val="000000"/>
              <w:sz w:val="22"/>
              <w:szCs w:val="22"/>
            </w:rPr>
            <w:t>(75)</w:t>
          </w:r>
        </w:sdtContent>
      </w:sdt>
      <w:r w:rsidR="006A1A66" w:rsidRPr="00DC2F15">
        <w:rPr>
          <w:rFonts w:ascii="Segoe UI" w:hAnsi="Segoe UI" w:cs="Segoe UI"/>
          <w:sz w:val="22"/>
          <w:szCs w:val="22"/>
        </w:rPr>
        <w:t>.</w:t>
      </w:r>
    </w:p>
    <w:p w14:paraId="4DF1EA72" w14:textId="77777777" w:rsidR="005A19FB" w:rsidRPr="00DC2F15" w:rsidRDefault="005A19FB" w:rsidP="00DC2F15">
      <w:pPr>
        <w:spacing w:line="276" w:lineRule="auto"/>
        <w:rPr>
          <w:rFonts w:ascii="Segoe UI" w:hAnsi="Segoe UI" w:cs="Segoe UI"/>
          <w:sz w:val="22"/>
          <w:szCs w:val="22"/>
        </w:rPr>
      </w:pPr>
    </w:p>
    <w:p w14:paraId="54BC0509" w14:textId="5F95DA8F" w:rsidR="005A19FB" w:rsidRPr="00DC2F15" w:rsidRDefault="005A19FB"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Basic data analysis software</w:t>
      </w:r>
    </w:p>
    <w:p w14:paraId="6F02FF05" w14:textId="77777777" w:rsidR="0038486E" w:rsidRPr="00DC2F15" w:rsidRDefault="0038486E" w:rsidP="00DC2F15">
      <w:pPr>
        <w:spacing w:line="276" w:lineRule="auto"/>
        <w:rPr>
          <w:rFonts w:ascii="Segoe UI" w:hAnsi="Segoe UI" w:cs="Segoe UI"/>
          <w:sz w:val="22"/>
          <w:szCs w:val="22"/>
        </w:rPr>
      </w:pPr>
    </w:p>
    <w:p w14:paraId="60FE511C" w14:textId="63E89F4B" w:rsidR="0060675C" w:rsidRPr="00DC2F15" w:rsidRDefault="006A7B2E" w:rsidP="00DC2F15">
      <w:pPr>
        <w:spacing w:line="276" w:lineRule="auto"/>
        <w:rPr>
          <w:rFonts w:ascii="Segoe UI" w:hAnsi="Segoe UI" w:cs="Segoe UI"/>
          <w:sz w:val="22"/>
          <w:szCs w:val="22"/>
        </w:rPr>
      </w:pPr>
      <w:r w:rsidRPr="00DC2F15">
        <w:rPr>
          <w:rFonts w:ascii="Segoe UI" w:hAnsi="Segoe UI" w:cs="Segoe UI"/>
          <w:sz w:val="22"/>
          <w:szCs w:val="22"/>
        </w:rPr>
        <w:t xml:space="preserve">Data analysis and table manipulations were done </w:t>
      </w:r>
      <w:r w:rsidR="00D45900" w:rsidRPr="00DC2F15">
        <w:rPr>
          <w:rFonts w:ascii="Segoe UI" w:hAnsi="Segoe UI" w:cs="Segoe UI"/>
          <w:sz w:val="22"/>
          <w:szCs w:val="22"/>
        </w:rPr>
        <w:t>using pandas (v</w:t>
      </w:r>
      <w:r w:rsidR="009457BD" w:rsidRPr="00DC2F15">
        <w:rPr>
          <w:rFonts w:ascii="Segoe UI" w:hAnsi="Segoe UI" w:cs="Segoe UI"/>
          <w:sz w:val="22"/>
          <w:szCs w:val="22"/>
        </w:rPr>
        <w:t xml:space="preserve">2.3.3) </w:t>
      </w:r>
      <w:sdt>
        <w:sdtPr>
          <w:rPr>
            <w:rFonts w:ascii="Segoe UI" w:hAnsi="Segoe UI" w:cs="Segoe UI"/>
            <w:color w:val="000000"/>
            <w:sz w:val="22"/>
            <w:szCs w:val="22"/>
          </w:rPr>
          <w:tag w:val="MENDELEY_CITATION_v3_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"/>
          <w:id w:val="-569956418"/>
          <w:placeholder>
            <w:docPart w:val="DefaultPlaceholder_-1854013440"/>
          </w:placeholder>
        </w:sdtPr>
        <w:sdtEndPr/>
        <w:sdtContent>
          <w:r w:rsidR="0064131E" w:rsidRPr="0064131E">
            <w:rPr>
              <w:rFonts w:ascii="Segoe UI" w:hAnsi="Segoe UI" w:cs="Segoe UI"/>
              <w:color w:val="000000"/>
              <w:sz w:val="22"/>
              <w:szCs w:val="22"/>
            </w:rPr>
            <w:t>(76, 77)</w:t>
          </w:r>
        </w:sdtContent>
      </w:sdt>
      <w:r w:rsidR="001771EA" w:rsidRPr="00DC2F15">
        <w:rPr>
          <w:rFonts w:ascii="Segoe UI" w:hAnsi="Segoe UI" w:cs="Segoe UI"/>
          <w:sz w:val="22"/>
          <w:szCs w:val="22"/>
        </w:rPr>
        <w:t xml:space="preserve"> </w:t>
      </w:r>
      <w:r w:rsidR="009457BD" w:rsidRPr="00DC2F15">
        <w:rPr>
          <w:rFonts w:ascii="Segoe UI" w:hAnsi="Segoe UI" w:cs="Segoe UI"/>
          <w:sz w:val="22"/>
          <w:szCs w:val="22"/>
        </w:rPr>
        <w:t xml:space="preserve">and </w:t>
      </w:r>
      <w:proofErr w:type="spellStart"/>
      <w:r w:rsidR="009457BD" w:rsidRPr="00DC2F15">
        <w:rPr>
          <w:rFonts w:ascii="Segoe UI" w:hAnsi="Segoe UI" w:cs="Segoe UI"/>
          <w:sz w:val="22"/>
          <w:szCs w:val="22"/>
        </w:rPr>
        <w:t>numpy</w:t>
      </w:r>
      <w:proofErr w:type="spellEnd"/>
      <w:r w:rsidR="009457BD" w:rsidRPr="00DC2F15">
        <w:rPr>
          <w:rFonts w:ascii="Segoe UI" w:hAnsi="Segoe UI" w:cs="Segoe UI"/>
          <w:sz w:val="22"/>
          <w:szCs w:val="22"/>
        </w:rPr>
        <w:t xml:space="preserve"> (v</w:t>
      </w:r>
      <w:r w:rsidR="003B2CCC" w:rsidRPr="00DC2F15">
        <w:rPr>
          <w:rFonts w:ascii="Segoe UI" w:hAnsi="Segoe UI" w:cs="Segoe UI"/>
          <w:sz w:val="22"/>
          <w:szCs w:val="22"/>
        </w:rPr>
        <w:t>1.26.4</w:t>
      </w:r>
      <w:r w:rsidR="009457BD" w:rsidRPr="00DC2F15">
        <w:rPr>
          <w:rFonts w:ascii="Segoe UI" w:hAnsi="Segoe UI" w:cs="Segoe UI"/>
          <w:sz w:val="22"/>
          <w:szCs w:val="22"/>
        </w:rPr>
        <w:t>)</w:t>
      </w:r>
      <w:r w:rsidR="00D01C1E"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mMxMzNiNGQtNzU2Zi00MzJkLTlmNGQtMjc3ODY3NmZmZDJlIiwicHJvcGVydGllcyI6eyJub3RlSW5kZXgiOjB9LCJpc0VkaXRlZCI6ZmFsc2UsIm1hbnVhbE92ZXJyaWRlIjp7ImlzTWFudWFsbHlPdmVycmlkZGVuIjpmYWxzZSwiY2l0ZXByb2NUZXh0IjoiKDc4KSIsIm1hbnVhbE92ZXJyaWRlVGV4dCI6IiJ9LCJjaXRhdGlvbkl0ZW1zIjpbeyJpZCI6Ijk5MGIyYmYyLTczNjgtM2I1Yy05YmJkLTM1MDE3YWE5ZmYwZSIsIml0ZW1EYXRhIjp7InR5cGUiOiJhcnRpY2xlLWpvdXJuYWwiLCJpZCI6Ijk5MGIyYmYyLTczNjgtM2I1Yy05YmJkLTM1MDE3YWE5ZmYwZS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csMjJ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
          <w:id w:val="-12762909"/>
          <w:placeholder>
            <w:docPart w:val="DefaultPlaceholder_-1854013440"/>
          </w:placeholder>
        </w:sdtPr>
        <w:sdtEndPr/>
        <w:sdtContent>
          <w:r w:rsidR="0064131E" w:rsidRPr="0064131E">
            <w:rPr>
              <w:rFonts w:ascii="Segoe UI" w:hAnsi="Segoe UI" w:cs="Segoe UI"/>
              <w:color w:val="000000"/>
              <w:sz w:val="22"/>
              <w:szCs w:val="22"/>
            </w:rPr>
            <w:t>(78)</w:t>
          </w:r>
        </w:sdtContent>
      </w:sdt>
      <w:r w:rsidR="001550C3" w:rsidRPr="00DC2F15">
        <w:rPr>
          <w:rFonts w:ascii="Segoe UI" w:hAnsi="Segoe UI" w:cs="Segoe UI"/>
          <w:color w:val="000000"/>
          <w:sz w:val="22"/>
          <w:szCs w:val="22"/>
        </w:rPr>
        <w:t>.</w:t>
      </w:r>
      <w:r w:rsidR="00C119A2" w:rsidRPr="00DC2F15">
        <w:rPr>
          <w:rFonts w:ascii="Segoe UI" w:hAnsi="Segoe UI" w:cs="Segoe UI"/>
          <w:color w:val="000000"/>
          <w:sz w:val="22"/>
          <w:szCs w:val="22"/>
        </w:rPr>
        <w:t xml:space="preserve"> </w:t>
      </w:r>
    </w:p>
    <w:p w14:paraId="177A8766" w14:textId="77777777" w:rsidR="0060675C" w:rsidRPr="00DC2F15" w:rsidRDefault="0060675C"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AI usage</w:t>
      </w:r>
    </w:p>
    <w:p w14:paraId="54D11797" w14:textId="2A6D1D22" w:rsidR="00C36DC9" w:rsidRPr="00DC2F15" w:rsidRDefault="00C73081" w:rsidP="00DC2F15">
      <w:pPr>
        <w:spacing w:line="276" w:lineRule="auto"/>
        <w:rPr>
          <w:rFonts w:ascii="Segoe UI" w:hAnsi="Segoe UI" w:cs="Segoe UI"/>
          <w:sz w:val="22"/>
          <w:szCs w:val="22"/>
        </w:rPr>
      </w:pPr>
      <w:r w:rsidRPr="00DC2F15">
        <w:rPr>
          <w:rFonts w:ascii="Segoe UI" w:hAnsi="Segoe UI" w:cs="Segoe UI"/>
          <w:sz w:val="22"/>
          <w:szCs w:val="22"/>
        </w:rPr>
        <w:t>Claude Code with the Claude Sonnet 4.8</w:t>
      </w:r>
      <w:r w:rsidR="00874729">
        <w:rPr>
          <w:rFonts w:ascii="Segoe UI" w:hAnsi="Segoe UI" w:cs="Segoe UI"/>
          <w:sz w:val="22"/>
          <w:szCs w:val="22"/>
        </w:rPr>
        <w:t xml:space="preserve">, </w:t>
      </w:r>
      <w:r w:rsidRPr="00DC2F15">
        <w:rPr>
          <w:rFonts w:ascii="Segoe UI" w:hAnsi="Segoe UI" w:cs="Segoe UI"/>
          <w:sz w:val="22"/>
          <w:szCs w:val="22"/>
        </w:rPr>
        <w:t>Sonnet 5</w:t>
      </w:r>
      <w:r w:rsidR="00874729">
        <w:rPr>
          <w:rFonts w:ascii="Segoe UI" w:hAnsi="Segoe UI" w:cs="Segoe UI"/>
          <w:sz w:val="22"/>
          <w:szCs w:val="22"/>
        </w:rPr>
        <w:t xml:space="preserve"> and Opus 5</w:t>
      </w:r>
      <w:r w:rsidRPr="00DC2F15">
        <w:rPr>
          <w:rFonts w:ascii="Segoe UI" w:hAnsi="Segoe UI" w:cs="Segoe UI"/>
          <w:sz w:val="22"/>
          <w:szCs w:val="22"/>
        </w:rPr>
        <w:t xml:space="preserve"> models</w:t>
      </w:r>
      <w:r w:rsidR="00274CB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GNmNTI2MDUtMGM3NS00ODc0LWJmODktNmIzNDQwNDhiNGVh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
          <w:id w:val="2039696068"/>
          <w:placeholder>
            <w:docPart w:val="DefaultPlaceholder_-1854013440"/>
          </w:placeholder>
        </w:sdtPr>
        <w:sdtEndPr/>
        <w:sdtContent>
          <w:r w:rsidR="0064131E" w:rsidRPr="0064131E">
            <w:rPr>
              <w:rFonts w:ascii="Segoe UI" w:hAnsi="Segoe UI" w:cs="Segoe UI"/>
              <w:color w:val="000000"/>
              <w:sz w:val="22"/>
              <w:szCs w:val="22"/>
            </w:rPr>
            <w:t>(79)</w:t>
          </w:r>
        </w:sdtContent>
      </w:sdt>
      <w:r w:rsidRPr="00DC2F15">
        <w:rPr>
          <w:rFonts w:ascii="Segoe UI" w:hAnsi="Segoe UI" w:cs="Segoe UI"/>
          <w:sz w:val="22"/>
          <w:szCs w:val="22"/>
        </w:rPr>
        <w:t xml:space="preserve"> was used </w:t>
      </w:r>
      <w:r w:rsidR="00AE05EF" w:rsidRPr="00DC2F15">
        <w:rPr>
          <w:rFonts w:ascii="Segoe UI" w:hAnsi="Segoe UI" w:cs="Segoe UI"/>
          <w:sz w:val="22"/>
          <w:szCs w:val="22"/>
        </w:rPr>
        <w:t xml:space="preserve">for </w:t>
      </w:r>
      <w:r w:rsidR="00AD6604" w:rsidRPr="00DC2F15">
        <w:rPr>
          <w:rFonts w:ascii="Segoe UI" w:hAnsi="Segoe UI" w:cs="Segoe UI"/>
          <w:sz w:val="22"/>
          <w:szCs w:val="22"/>
        </w:rPr>
        <w:t xml:space="preserve">preliminary scientific literature review, </w:t>
      </w:r>
      <w:r w:rsidR="004431BC" w:rsidRPr="00DC2F15">
        <w:rPr>
          <w:rFonts w:ascii="Segoe UI" w:hAnsi="Segoe UI" w:cs="Segoe UI"/>
          <w:sz w:val="22"/>
          <w:szCs w:val="22"/>
        </w:rPr>
        <w:t>code writing and refinement and draft text grammar and language checks.</w:t>
      </w:r>
      <w:r w:rsidR="004D66EB" w:rsidRPr="00DC2F15">
        <w:rPr>
          <w:rFonts w:ascii="Segoe UI" w:hAnsi="Segoe UI" w:cs="Segoe UI"/>
          <w:sz w:val="22"/>
          <w:szCs w:val="22"/>
        </w:rPr>
        <w:t xml:space="preserve"> All literature review and code writing was done in a plan-then-act mode</w:t>
      </w:r>
      <w:r w:rsidRPr="00DC2F15">
        <w:rPr>
          <w:rFonts w:ascii="Segoe UI" w:hAnsi="Segoe UI" w:cs="Segoe UI"/>
          <w:sz w:val="22"/>
          <w:szCs w:val="22"/>
        </w:rPr>
        <w:t xml:space="preserve">: the AI agent first wrote a research and implementation plan, the authors then reviewed and commented on it, and after two to five review cycles the agent implemented the requested feature. </w:t>
      </w:r>
      <w:r w:rsidR="00992BBE" w:rsidRPr="00DC2F15">
        <w:rPr>
          <w:rFonts w:ascii="Segoe UI" w:hAnsi="Segoe UI" w:cs="Segoe UI"/>
          <w:sz w:val="22"/>
          <w:szCs w:val="22"/>
        </w:rPr>
        <w:t>AI specifications can be found in the project repository (</w:t>
      </w:r>
      <w:r w:rsidR="00992BBE" w:rsidRPr="00DC2F15">
        <w:rPr>
          <w:rFonts w:ascii="Segoe UI" w:hAnsi="Segoe UI" w:cs="Segoe UI"/>
          <w:i/>
          <w:iCs/>
          <w:sz w:val="22"/>
          <w:szCs w:val="22"/>
        </w:rPr>
        <w:t xml:space="preserve">link to </w:t>
      </w:r>
      <w:proofErr w:type="spellStart"/>
      <w:r w:rsidR="00992BBE" w:rsidRPr="00DC2F15">
        <w:rPr>
          <w:rFonts w:ascii="Segoe UI" w:hAnsi="Segoe UI" w:cs="Segoe UI"/>
          <w:i/>
          <w:iCs/>
          <w:sz w:val="22"/>
          <w:szCs w:val="22"/>
        </w:rPr>
        <w:t>Github</w:t>
      </w:r>
      <w:proofErr w:type="spellEnd"/>
      <w:r w:rsidR="00992BBE" w:rsidRPr="00DC2F15">
        <w:rPr>
          <w:rFonts w:ascii="Segoe UI" w:hAnsi="Segoe UI" w:cs="Segoe UI"/>
          <w:sz w:val="22"/>
          <w:szCs w:val="22"/>
        </w:rPr>
        <w:t xml:space="preserve">) as CLAUDE.md files in all the subfolders. The intermediate research outputs and implementation plans, as well as additional documentation are stored in </w:t>
      </w:r>
      <w:r w:rsidR="004020A2" w:rsidRPr="00DC2F15">
        <w:rPr>
          <w:rFonts w:ascii="Segoe UI" w:hAnsi="Segoe UI" w:cs="Segoe UI"/>
          <w:sz w:val="22"/>
          <w:szCs w:val="22"/>
        </w:rPr>
        <w:t xml:space="preserve">other markdown files that contain </w:t>
      </w:r>
      <w:r w:rsidR="00CB1199" w:rsidRPr="00DC2F15">
        <w:rPr>
          <w:rFonts w:ascii="Segoe UI" w:hAnsi="Segoe UI" w:cs="Segoe UI"/>
          <w:sz w:val="22"/>
          <w:szCs w:val="22"/>
        </w:rPr>
        <w:t>the following key words in their names:</w:t>
      </w:r>
      <w:r w:rsidR="004020A2" w:rsidRPr="00DC2F15">
        <w:rPr>
          <w:rFonts w:ascii="Segoe UI" w:hAnsi="Segoe UI" w:cs="Segoe UI"/>
          <w:sz w:val="22"/>
          <w:szCs w:val="22"/>
        </w:rPr>
        <w:t xml:space="preserve"> ‘</w:t>
      </w:r>
      <w:proofErr w:type="spellStart"/>
      <w:r w:rsidR="004020A2" w:rsidRPr="00DC2F15">
        <w:rPr>
          <w:rFonts w:ascii="Segoe UI" w:hAnsi="Segoe UI" w:cs="Segoe UI"/>
          <w:sz w:val="22"/>
          <w:szCs w:val="22"/>
        </w:rPr>
        <w:t>project_o</w:t>
      </w:r>
      <w:r w:rsidR="00CB1199" w:rsidRPr="00DC2F15">
        <w:rPr>
          <w:rFonts w:ascii="Segoe UI" w:hAnsi="Segoe UI" w:cs="Segoe UI"/>
          <w:sz w:val="22"/>
          <w:szCs w:val="22"/>
        </w:rPr>
        <w:t>verv</w:t>
      </w:r>
      <w:r w:rsidR="004020A2" w:rsidRPr="00DC2F15">
        <w:rPr>
          <w:rFonts w:ascii="Segoe UI" w:hAnsi="Segoe UI" w:cs="Segoe UI"/>
          <w:sz w:val="22"/>
          <w:szCs w:val="22"/>
        </w:rPr>
        <w:t>iew</w:t>
      </w:r>
      <w:proofErr w:type="spellEnd"/>
      <w:r w:rsidR="004020A2" w:rsidRPr="00DC2F15">
        <w:rPr>
          <w:rFonts w:ascii="Segoe UI" w:hAnsi="Segoe UI" w:cs="Segoe UI"/>
          <w:sz w:val="22"/>
          <w:szCs w:val="22"/>
        </w:rPr>
        <w:t>’</w:t>
      </w:r>
      <w:r w:rsidR="00CB1199" w:rsidRPr="00DC2F15">
        <w:rPr>
          <w:rFonts w:ascii="Segoe UI" w:hAnsi="Segoe UI" w:cs="Segoe UI"/>
          <w:sz w:val="22"/>
          <w:szCs w:val="22"/>
        </w:rPr>
        <w:t>, ‘plan’, ‘implementation’, ‘research’</w:t>
      </w:r>
      <w:r w:rsidR="009C377B" w:rsidRPr="00DC2F15">
        <w:rPr>
          <w:rFonts w:ascii="Segoe UI" w:hAnsi="Segoe UI" w:cs="Segoe UI"/>
          <w:sz w:val="22"/>
          <w:szCs w:val="22"/>
        </w:rPr>
        <w:t>. The Claude code skills generated during the article preparation are stored in the</w:t>
      </w:r>
      <w:r w:rsidR="001A4330" w:rsidRPr="00DC2F15">
        <w:rPr>
          <w:rFonts w:ascii="Segoe UI" w:hAnsi="Segoe UI" w:cs="Segoe UI"/>
          <w:sz w:val="22"/>
          <w:szCs w:val="22"/>
        </w:rPr>
        <w:t xml:space="preserve"> repository root directory in the path </w:t>
      </w:r>
      <w:proofErr w:type="gramStart"/>
      <w:r w:rsidR="001A4330" w:rsidRPr="00DC2F15">
        <w:rPr>
          <w:rFonts w:ascii="Segoe UI" w:hAnsi="Segoe UI" w:cs="Segoe UI"/>
          <w:sz w:val="22"/>
          <w:szCs w:val="22"/>
        </w:rPr>
        <w:t>‘.</w:t>
      </w:r>
      <w:proofErr w:type="spellStart"/>
      <w:r w:rsidR="001A4330" w:rsidRPr="00DC2F15">
        <w:rPr>
          <w:rFonts w:ascii="Segoe UI" w:hAnsi="Segoe UI" w:cs="Segoe UI"/>
          <w:sz w:val="22"/>
          <w:szCs w:val="22"/>
        </w:rPr>
        <w:t>claude</w:t>
      </w:r>
      <w:proofErr w:type="spellEnd"/>
      <w:proofErr w:type="gramEnd"/>
      <w:r w:rsidR="001A4330" w:rsidRPr="00DC2F15">
        <w:rPr>
          <w:rFonts w:ascii="Segoe UI" w:hAnsi="Segoe UI" w:cs="Segoe UI"/>
          <w:sz w:val="22"/>
          <w:szCs w:val="22"/>
        </w:rPr>
        <w:t>/skills/’</w:t>
      </w:r>
      <w:r w:rsidR="00AC1E87" w:rsidRPr="00DC2F15">
        <w:rPr>
          <w:rFonts w:ascii="Segoe UI" w:hAnsi="Segoe UI" w:cs="Segoe UI"/>
          <w:sz w:val="22"/>
          <w:szCs w:val="22"/>
        </w:rPr>
        <w:t xml:space="preserve"> as markdown files with human readable instructions.</w:t>
      </w:r>
    </w:p>
    <w:p w14:paraId="6851FC19" w14:textId="77777777" w:rsidR="006E6148" w:rsidRPr="00DC2F15" w:rsidRDefault="006E6148" w:rsidP="00DC2F15">
      <w:pPr>
        <w:spacing w:line="276" w:lineRule="auto"/>
        <w:rPr>
          <w:rFonts w:ascii="Segoe UI" w:hAnsi="Segoe UI" w:cs="Segoe UI"/>
          <w:sz w:val="22"/>
          <w:szCs w:val="22"/>
        </w:rPr>
      </w:pPr>
    </w:p>
    <w:p w14:paraId="31981B88" w14:textId="6D8FE7A5" w:rsidR="00E82D7C" w:rsidRPr="00DC2F15" w:rsidRDefault="00E82D7C" w:rsidP="00DC2F15">
      <w:pPr>
        <w:spacing w:line="276" w:lineRule="auto"/>
        <w:rPr>
          <w:rFonts w:ascii="Segoe UI" w:hAnsi="Segoe UI" w:cs="Segoe UI"/>
          <w:sz w:val="22"/>
          <w:szCs w:val="22"/>
        </w:rPr>
      </w:pPr>
      <w:r w:rsidRPr="00DC2F15">
        <w:rPr>
          <w:rFonts w:ascii="Segoe UI" w:hAnsi="Segoe UI" w:cs="Segoe UI"/>
          <w:sz w:val="22"/>
          <w:szCs w:val="22"/>
        </w:rPr>
        <w:t>Iterative code refinement for complicated visuals was done using Google Gemini</w:t>
      </w:r>
      <w:r w:rsidR="001925FC">
        <w:rPr>
          <w:rFonts w:ascii="Segoe UI" w:hAnsi="Segoe UI" w:cs="Segoe UI"/>
          <w:sz w:val="22"/>
          <w:szCs w:val="22"/>
        </w:rPr>
        <w:t xml:space="preserve"> 3.1 Pro</w:t>
      </w:r>
      <w:r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"/>
          <w:id w:val="-1413925780"/>
          <w:placeholder>
            <w:docPart w:val="DefaultPlaceholder_-1854013440"/>
          </w:placeholder>
        </w:sdtPr>
        <w:sdtEndPr/>
        <w:sdtContent>
          <w:r w:rsidR="0064131E" w:rsidRPr="0064131E">
            <w:rPr>
              <w:rFonts w:ascii="Segoe UI" w:hAnsi="Segoe UI" w:cs="Segoe UI"/>
              <w:color w:val="000000"/>
              <w:sz w:val="22"/>
              <w:szCs w:val="22"/>
            </w:rPr>
            <w:t>(80)</w:t>
          </w:r>
        </w:sdtContent>
      </w:sdt>
      <w:r w:rsidR="006C524E" w:rsidRPr="00DC2F15">
        <w:rPr>
          <w:rFonts w:ascii="Segoe UI" w:hAnsi="Segoe UI" w:cs="Segoe UI"/>
          <w:sz w:val="22"/>
          <w:szCs w:val="22"/>
        </w:rPr>
        <w:t>.</w:t>
      </w:r>
    </w:p>
    <w:p w14:paraId="3895572A" w14:textId="395164C5" w:rsidR="00156350" w:rsidRPr="00DC2F15" w:rsidRDefault="00011096" w:rsidP="00DC2F15">
      <w:pPr>
        <w:spacing w:line="276" w:lineRule="auto"/>
        <w:rPr>
          <w:rFonts w:ascii="Segoe UI" w:hAnsi="Segoe UI" w:cs="Segoe UI"/>
          <w:b/>
          <w:i/>
          <w:color w:val="C00000"/>
          <w:sz w:val="22"/>
          <w:szCs w:val="22"/>
        </w:rPr>
      </w:pPr>
      <w:r w:rsidRPr="00DC2F15">
        <w:rPr>
          <w:rFonts w:ascii="Segoe UI" w:hAnsi="Segoe UI" w:cs="Segoe UI"/>
          <w:sz w:val="22"/>
          <w:szCs w:val="22"/>
        </w:rPr>
        <w:t>The r</w:t>
      </w:r>
      <w:r w:rsidR="00156350" w:rsidRPr="00DC2F15">
        <w:rPr>
          <w:rFonts w:ascii="Segoe UI" w:hAnsi="Segoe UI" w:cs="Segoe UI"/>
          <w:sz w:val="22"/>
          <w:szCs w:val="22"/>
        </w:rPr>
        <w:t xml:space="preserve">esearch study </w:t>
      </w:r>
      <w:r w:rsidRPr="00DC2F15">
        <w:rPr>
          <w:rFonts w:ascii="Segoe UI" w:hAnsi="Segoe UI" w:cs="Segoe UI"/>
          <w:sz w:val="22"/>
          <w:szCs w:val="22"/>
        </w:rPr>
        <w:t xml:space="preserve">purpose, objectives and </w:t>
      </w:r>
      <w:r w:rsidR="00156350" w:rsidRPr="00DC2F15">
        <w:rPr>
          <w:rFonts w:ascii="Segoe UI" w:hAnsi="Segoe UI" w:cs="Segoe UI"/>
          <w:sz w:val="22"/>
          <w:szCs w:val="22"/>
        </w:rPr>
        <w:t>design</w:t>
      </w:r>
      <w:r w:rsidRPr="00DC2F15">
        <w:rPr>
          <w:rFonts w:ascii="Segoe UI" w:hAnsi="Segoe UI" w:cs="Segoe UI"/>
          <w:sz w:val="22"/>
          <w:szCs w:val="22"/>
        </w:rPr>
        <w:t xml:space="preserve">, 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architecture, </w:t>
      </w:r>
      <w:r w:rsidR="00AC1D55" w:rsidRPr="00DC2F15">
        <w:rPr>
          <w:rFonts w:ascii="Segoe UI" w:hAnsi="Segoe UI" w:cs="Segoe UI"/>
          <w:sz w:val="22"/>
          <w:szCs w:val="22"/>
        </w:rPr>
        <w:t>text writing and figures assembly were done manually by authors.</w:t>
      </w:r>
    </w:p>
    <w:p w14:paraId="073FFCC9" w14:textId="77777777" w:rsidR="00C837CE"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RESULTS</w:t>
      </w:r>
    </w:p>
    <w:p w14:paraId="3CD16BAF" w14:textId="77777777" w:rsidR="00C837CE"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Application of batch removal strategies, harmonization methods, imputation</w:t>
      </w:r>
      <w:r w:rsidR="00C837CE" w:rsidRPr="00DC2F15">
        <w:rPr>
          <w:rFonts w:ascii="Segoe UI" w:eastAsia="Times New Roman" w:hAnsi="Segoe UI" w:cs="Segoe UI"/>
          <w:b/>
          <w:bCs/>
          <w:color w:val="000000" w:themeColor="text1"/>
          <w:sz w:val="22"/>
          <w:szCs w:val="22"/>
        </w:rPr>
        <w:t xml:space="preserve"> </w:t>
      </w:r>
      <w:r w:rsidRPr="00DC2F15">
        <w:rPr>
          <w:rFonts w:ascii="Segoe UI" w:eastAsia="Times New Roman" w:hAnsi="Segoe UI" w:cs="Segoe UI"/>
          <w:b/>
          <w:bCs/>
          <w:color w:val="000000" w:themeColor="text1"/>
          <w:sz w:val="22"/>
          <w:szCs w:val="22"/>
        </w:rPr>
        <w:t>methods and post-removal to the FL dataset</w:t>
      </w:r>
    </w:p>
    <w:p w14:paraId="491CE90C" w14:textId="77777777" w:rsidR="00FA6AFC" w:rsidRPr="00DC2F15" w:rsidRDefault="00FA6AFC" w:rsidP="00DC2F15">
      <w:pPr>
        <w:spacing w:line="276" w:lineRule="auto"/>
        <w:rPr>
          <w:rFonts w:ascii="Segoe UI" w:hAnsi="Segoe UI" w:cs="Segoe UI"/>
          <w:sz w:val="22"/>
          <w:szCs w:val="22"/>
        </w:rPr>
      </w:pPr>
    </w:p>
    <w:p w14:paraId="0A3B9E54" w14:textId="5F5C5924" w:rsidR="0091484B" w:rsidRDefault="00FA3104" w:rsidP="00DC2F15">
      <w:pPr>
        <w:spacing w:line="276" w:lineRule="auto"/>
        <w:rPr>
          <w:rFonts w:ascii="Segoe UI" w:hAnsi="Segoe UI" w:cs="Segoe UI"/>
          <w:sz w:val="22"/>
          <w:szCs w:val="22"/>
        </w:rPr>
      </w:pPr>
      <w:r w:rsidRPr="00DC2F15">
        <w:rPr>
          <w:rFonts w:ascii="Segoe UI" w:hAnsi="Segoe UI" w:cs="Segoe UI"/>
          <w:sz w:val="22"/>
          <w:szCs w:val="22"/>
        </w:rPr>
        <w:t>We assembled a multi-platform dataset of 7,174 bulk transcriptomic profiles from 88 cohorts spanning RNA-seq, Affymetrix, Illumina, and Agilent microarray platforms (Figure 1A). With a focus on GC B-cell malignancies, the dataset comprised 4,466 DLBCL, 1,697 FL, and 8</w:t>
      </w:r>
      <w:r w:rsidR="00B609A9">
        <w:rPr>
          <w:rFonts w:ascii="Segoe UI" w:hAnsi="Segoe UI" w:cs="Segoe UI"/>
          <w:sz w:val="22"/>
          <w:szCs w:val="22"/>
        </w:rPr>
        <w:t>89</w:t>
      </w:r>
      <w:r w:rsidRPr="00DC2F15">
        <w:rPr>
          <w:rFonts w:ascii="Segoe UI" w:hAnsi="Segoe UI" w:cs="Segoe UI"/>
          <w:sz w:val="22"/>
          <w:szCs w:val="22"/>
        </w:rPr>
        <w:t xml:space="preserve"> normal B-cell samples (Figure 1B), together with 88 Burkitt lymphoma and 34 high-grade B-cell </w:t>
      </w:r>
      <w:r w:rsidRPr="00DC2F15">
        <w:rPr>
          <w:rFonts w:ascii="Segoe UI" w:hAnsi="Segoe UI" w:cs="Segoe UI"/>
          <w:sz w:val="22"/>
          <w:szCs w:val="22"/>
        </w:rPr>
        <w:lastRenderedPageBreak/>
        <w:t xml:space="preserve">lymphoma samples from overlapping cohorts serving as additional reference biology groups. Complete sample annotation is provided in Supplementary </w:t>
      </w:r>
      <w:r w:rsidR="00DC6E88" w:rsidRPr="00DC2F15">
        <w:rPr>
          <w:rFonts w:ascii="Segoe UI" w:hAnsi="Segoe UI" w:cs="Segoe UI"/>
          <w:sz w:val="22"/>
          <w:szCs w:val="22"/>
        </w:rPr>
        <w:t>File</w:t>
      </w:r>
      <w:r w:rsidRPr="00DC2F15">
        <w:rPr>
          <w:rFonts w:ascii="Segoe UI" w:hAnsi="Segoe UI" w:cs="Segoe UI"/>
          <w:sz w:val="22"/>
          <w:szCs w:val="22"/>
        </w:rPr>
        <w:t xml:space="preserve"> 1.</w:t>
      </w:r>
    </w:p>
    <w:p w14:paraId="10109A89" w14:textId="77777777" w:rsidR="00914AEF" w:rsidRPr="00DC2F15" w:rsidRDefault="00914AEF" w:rsidP="00DC2F15">
      <w:pPr>
        <w:spacing w:line="276" w:lineRule="auto"/>
        <w:rPr>
          <w:rFonts w:ascii="Segoe UI" w:hAnsi="Segoe UI" w:cs="Segoe UI"/>
          <w:sz w:val="22"/>
          <w:szCs w:val="22"/>
        </w:rPr>
      </w:pPr>
    </w:p>
    <w:p w14:paraId="2C35B41D" w14:textId="5F443380" w:rsidR="0091484B" w:rsidRPr="00DC2F15" w:rsidRDefault="00187411" w:rsidP="00DC2F15">
      <w:pPr>
        <w:spacing w:line="276" w:lineRule="auto"/>
        <w:rPr>
          <w:rFonts w:ascii="Segoe UI" w:hAnsi="Segoe UI" w:cs="Segoe UI"/>
          <w:sz w:val="22"/>
          <w:szCs w:val="22"/>
        </w:rPr>
      </w:pPr>
      <w:r w:rsidRPr="00DC2F15">
        <w:rPr>
          <w:rFonts w:ascii="Segoe UI" w:hAnsi="Segoe UI" w:cs="Segoe UI"/>
          <w:sz w:val="22"/>
          <w:szCs w:val="22"/>
        </w:rPr>
        <w:t xml:space="preserve">To benchmark publicly available harmonization tools in an unbiased manner and identify the optimal approach for a dataset with subtle biological and pronounced technical differences, we designed a nine-step computational pipeline named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(Figure 1C). Starting from the full multi-platform dataset,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applied one of 14 prior batch removal strategies — retaining sample subsets defined by platform or biomaterial </w:t>
      </w:r>
      <w:r w:rsidR="001550C3" w:rsidRPr="00DC2F15">
        <w:rPr>
          <w:rFonts w:ascii="Segoe UI" w:hAnsi="Segoe UI" w:cs="Segoe UI"/>
          <w:sz w:val="22"/>
          <w:szCs w:val="22"/>
        </w:rPr>
        <w:t>type or</w:t>
      </w:r>
      <w:r w:rsidRPr="00DC2F15">
        <w:rPr>
          <w:rFonts w:ascii="Segoe UI" w:hAnsi="Segoe UI" w:cs="Segoe UI"/>
          <w:sz w:val="22"/>
          <w:szCs w:val="22"/>
        </w:rPr>
        <w:t xml:space="preserve"> excluding outlier batches identified by annotation or unsupervised screening — followed by imputation of missing expression values using KNN or </w:t>
      </w:r>
      <w:proofErr w:type="spellStart"/>
      <w:r w:rsidR="00162392" w:rsidRPr="00DC2F15">
        <w:rPr>
          <w:rFonts w:ascii="Segoe UI" w:hAnsi="Segoe UI" w:cs="Segoe UI"/>
          <w:sz w:val="22"/>
          <w:szCs w:val="22"/>
        </w:rPr>
        <w:t>S</w:t>
      </w:r>
      <w:r w:rsidRPr="00DC2F15">
        <w:rPr>
          <w:rFonts w:ascii="Segoe UI" w:hAnsi="Segoe UI" w:cs="Segoe UI"/>
          <w:sz w:val="22"/>
          <w:szCs w:val="22"/>
        </w:rPr>
        <w:t>oftimpute</w:t>
      </w:r>
      <w:proofErr w:type="spellEnd"/>
      <w:r>
        <w:rPr>
          <w:rFonts w:ascii="Segoe UI" w:hAnsi="Segoe UI" w:cs="Segoe UI"/>
          <w:sz w:val="22"/>
          <w:szCs w:val="22"/>
        </w:rPr>
        <w:t xml:space="preserve"> (or strict exclusion of genes with any NA), log2-transformation per cohort, and </w:t>
      </w:r>
      <w:del w:id="2374" w:author="Claude (NAR review, 2nd iteration 2026-08-02)" w:date="2026-08-02T12:00:00Z">
        <w:r>
          <w:rPr>
            <w:rFonts w:ascii="Segoe UI" w:hAnsi="Segoe UI" w:cs="Segoe UI"/>
            <w:sz w:val="22"/>
            <w:szCs w:val="22"/>
          </w:rPr>
          <w:delText xml:space="preserve">one of 33 harmonization methods (Table 3)</w:delText>
        </w:r>
      </w:del>
      <w:ins w:id="2375" w:author="Claude (NAR review, 2nd iteration 2026-08-02)" w:date="2026-08-02T12:00:00Z">
        <w:r>
          <w:rPr>
            <w:rFonts w:ascii="Segoe UI" w:hAnsi="Segoe UI" w:cs="Segoe UI"/>
            <w:sz w:val="22"/>
            <w:szCs w:val="22"/>
          </w:rPr>
          <w:t xml:space="preserve">one of 33 harmonization methods (Supplementary Table S1)</w:t>
        </w:r>
      </w:ins>
      <w:r w:rsidRPr="00DC2F15">
        <w:rPr>
          <w:rFonts w:ascii="Segoe UI" w:hAnsi="Segoe UI" w:cs="Segoe UI"/>
          <w:sz w:val="22"/>
          <w:szCs w:val="22"/>
        </w:rPr>
        <w:t xml:space="preserve">. Optionally, the pipeline excluded a single PCA-outlier batch after harmonization as a fine-tuning step. The pipeline then computed 87 polarity-defined scoring metrics and assembled an integrated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across all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 each defined as a unique combination of prior batch removal strategy, imputation method, harmonization algorithm, and post-removal status. The full cross-product of these four factors yielded 2,234 successfully completed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that had fewer than 5% of samples with entirely missing gene expression values</w:t>
      </w:r>
      <w:r w:rsidR="004C3F55">
        <w:rPr>
          <w:rFonts w:ascii="Segoe UI" w:hAnsi="Segoe UI" w:cs="Segoe UI"/>
          <w:sz w:val="22"/>
          <w:szCs w:val="22"/>
        </w:rPr>
        <w:t xml:space="preserve"> (by the </w:t>
      </w:r>
      <w:r w:rsidR="00B5569E">
        <w:rPr>
          <w:rFonts w:ascii="Segoe UI" w:hAnsi="Segoe UI" w:cs="Segoe UI"/>
          <w:sz w:val="22"/>
          <w:szCs w:val="22"/>
        </w:rPr>
        <w:t>condition</w:t>
      </w:r>
      <w:r w:rsidR="004C3F55">
        <w:rPr>
          <w:rFonts w:ascii="Segoe UI" w:hAnsi="Segoe UI" w:cs="Segoe UI"/>
          <w:sz w:val="22"/>
          <w:szCs w:val="22"/>
        </w:rPr>
        <w:t xml:space="preserve"> </w:t>
      </w:r>
      <w:proofErr w:type="spellStart"/>
      <w:r w:rsidR="004C3F55" w:rsidRPr="004C3F55">
        <w:rPr>
          <w:rFonts w:ascii="Segoe UI" w:hAnsi="Segoe UI" w:cs="Segoe UI"/>
          <w:sz w:val="22"/>
          <w:szCs w:val="22"/>
        </w:rPr>
        <w:t>pct_samples_allNA</w:t>
      </w:r>
      <w:proofErr w:type="spellEnd"/>
      <w:r w:rsidR="00B5569E">
        <w:rPr>
          <w:rFonts w:ascii="Segoe UI" w:hAnsi="Segoe UI" w:cs="Segoe UI"/>
          <w:sz w:val="22"/>
          <w:szCs w:val="22"/>
        </w:rPr>
        <w:t xml:space="preserve"> &lt; 5</w:t>
      </w:r>
      <w:r w:rsidR="004C3F55">
        <w:rPr>
          <w:rFonts w:ascii="Segoe UI" w:hAnsi="Segoe UI" w:cs="Segoe UI"/>
          <w:sz w:val="22"/>
          <w:szCs w:val="22"/>
        </w:rPr>
        <w:t>)</w:t>
      </w:r>
      <w:r w:rsidRPr="00DC2F15">
        <w:rPr>
          <w:rFonts w:ascii="Segoe UI" w:hAnsi="Segoe UI" w:cs="Segoe UI"/>
          <w:sz w:val="22"/>
          <w:szCs w:val="22"/>
        </w:rPr>
        <w:t>, out of 2,407 approaches</w:t>
      </w:r>
      <w:r w:rsidR="00C442ED">
        <w:rPr>
          <w:rFonts w:ascii="Segoe UI" w:hAnsi="Segoe UI" w:cs="Segoe UI"/>
          <w:sz w:val="22"/>
          <w:szCs w:val="22"/>
        </w:rPr>
        <w:t xml:space="preserve"> with harmonization completed</w:t>
      </w:r>
      <w:r w:rsidR="000161BB">
        <w:rPr>
          <w:rFonts w:ascii="Segoe UI" w:hAnsi="Segoe UI" w:cs="Segoe UI"/>
          <w:sz w:val="22"/>
          <w:szCs w:val="22"/>
        </w:rPr>
        <w:t xml:space="preserve"> with any result</w:t>
      </w:r>
      <w:r w:rsidR="00D25C76">
        <w:rPr>
          <w:rFonts w:ascii="Segoe UI" w:hAnsi="Segoe UI" w:cs="Segoe UI"/>
          <w:sz w:val="22"/>
          <w:szCs w:val="22"/>
        </w:rPr>
        <w:t xml:space="preserve">ing gene expression matrix and out of </w:t>
      </w:r>
      <w:r w:rsidR="009175D8">
        <w:rPr>
          <w:rFonts w:ascii="Segoe UI" w:hAnsi="Segoe UI" w:cs="Segoe UI"/>
          <w:sz w:val="22"/>
          <w:szCs w:val="22"/>
        </w:rPr>
        <w:t xml:space="preserve">2,772 </w:t>
      </w:r>
      <w:r w:rsidR="00D25C76">
        <w:rPr>
          <w:rFonts w:ascii="Segoe UI" w:hAnsi="Segoe UI" w:cs="Segoe UI"/>
          <w:sz w:val="22"/>
          <w:szCs w:val="22"/>
        </w:rPr>
        <w:t xml:space="preserve">theoretically possible </w:t>
      </w:r>
      <w:r w:rsidR="009175D8">
        <w:rPr>
          <w:rFonts w:ascii="Segoe UI" w:hAnsi="Segoe UI" w:cs="Segoe UI"/>
          <w:sz w:val="22"/>
          <w:szCs w:val="22"/>
        </w:rPr>
        <w:t>approaches</w:t>
      </w:r>
      <w:r w:rsidRPr="00DC2F15">
        <w:rPr>
          <w:rFonts w:ascii="Segoe UI" w:hAnsi="Segoe UI" w:cs="Segoe UI"/>
          <w:sz w:val="22"/>
          <w:szCs w:val="22"/>
        </w:rPr>
        <w:t xml:space="preserve">. </w:t>
      </w:r>
      <w:r w:rsidR="00DA209F">
        <w:rPr>
          <w:rFonts w:ascii="Segoe UI" w:hAnsi="Segoe UI" w:cs="Segoe UI"/>
          <w:sz w:val="22"/>
          <w:szCs w:val="22"/>
        </w:rPr>
        <w:t xml:space="preserve">The methods </w:t>
      </w:r>
      <w:r w:rsidR="00DA209F" w:rsidRPr="003D446E">
        <w:rPr>
          <w:rFonts w:ascii="Segoe UI" w:hAnsi="Segoe UI" w:cs="Segoe UI"/>
          <w:sz w:val="22"/>
          <w:szCs w:val="22"/>
        </w:rPr>
        <w:t>34_arsyn and 38_harman</w:t>
      </w:r>
      <w:r w:rsidR="00DA209F">
        <w:rPr>
          <w:rFonts w:ascii="Segoe UI" w:hAnsi="Segoe UI" w:cs="Segoe UI"/>
          <w:sz w:val="22"/>
          <w:szCs w:val="22"/>
        </w:rPr>
        <w:t xml:space="preserve"> had all the harmonization approaches with more than 5% samples with NA only expression, so we excluded them from the downstream analysis and studied the final set of 31 methods. </w:t>
      </w:r>
      <w:r w:rsidRPr="00DC2F15">
        <w:rPr>
          <w:rFonts w:ascii="Segoe UI" w:hAnsi="Segoe UI" w:cs="Segoe UI"/>
          <w:sz w:val="22"/>
          <w:szCs w:val="22"/>
        </w:rPr>
        <w:t>The metrics by all approaches can be accessed in Supplementary File 3.</w:t>
      </w:r>
    </w:p>
    <w:p w14:paraId="234B8DD6" w14:textId="77777777" w:rsidR="00B96DFB" w:rsidRPr="00DC2F15" w:rsidRDefault="00B96DFB" w:rsidP="00DC2F15">
      <w:pPr>
        <w:spacing w:line="276" w:lineRule="auto"/>
        <w:rPr>
          <w:rFonts w:ascii="Segoe UI" w:hAnsi="Segoe UI" w:cs="Segoe UI"/>
          <w:sz w:val="22"/>
          <w:szCs w:val="22"/>
        </w:rPr>
      </w:pPr>
    </w:p>
    <w:p w14:paraId="248D014B" w14:textId="2C03606A" w:rsidR="00947092" w:rsidRPr="00DC2F15" w:rsidRDefault="00B96DFB" w:rsidP="00DC2F15">
      <w:pPr>
        <w:spacing w:line="276" w:lineRule="auto"/>
        <w:rPr>
          <w:rFonts w:ascii="Segoe UI" w:hAnsi="Segoe UI" w:cs="Segoe UI"/>
          <w:sz w:val="22"/>
          <w:szCs w:val="22"/>
        </w:rPr>
      </w:pPr>
      <w:r w:rsidRPr="00DC2F15">
        <w:rPr>
          <w:rFonts w:ascii="Segoe UI" w:hAnsi="Segoe UI" w:cs="Segoe UI"/>
          <w:sz w:val="22"/>
          <w:szCs w:val="22"/>
        </w:rPr>
        <w:t xml:space="preserve">The dataset was markedly imbalanced with respect to both batch and biology group composition. Among the six largest RNA batches by sample count, the fifth (GPL14951_FFPE, 810 samples) and sixth (GPL570_FFPE) contained DLBCL exclusively, while the </w:t>
      </w:r>
      <w:r w:rsidR="003D14D8" w:rsidRPr="00DC2F15">
        <w:rPr>
          <w:rFonts w:ascii="Segoe UI" w:hAnsi="Segoe UI" w:cs="Segoe UI"/>
          <w:sz w:val="22"/>
          <w:szCs w:val="22"/>
        </w:rPr>
        <w:t>second largest</w:t>
      </w:r>
      <w:r w:rsidRPr="00DC2F15">
        <w:rPr>
          <w:rFonts w:ascii="Segoe UI" w:hAnsi="Segoe UI" w:cs="Segoe UI"/>
          <w:sz w:val="22"/>
          <w:szCs w:val="22"/>
        </w:rPr>
        <w:t xml:space="preserve"> (GPL570_Unknown, 1,007 samples) comprised only four biological groups: FL, DLBCL, Burkitt lymphoma, and normal B cells (Figure 1D). The distribution of biological groups across batches was more uniform (Figure 1E): DLBCL and FL were represented in 12 and 15 batches, respectively, whereas rare groups showed extreme batch skew — high-grade B-cell lymphoma was confined to a single batch (</w:t>
      </w:r>
      <w:proofErr w:type="spellStart"/>
      <w:r w:rsidRPr="00DC2F15">
        <w:rPr>
          <w:rFonts w:ascii="Segoe UI" w:hAnsi="Segoe UI" w:cs="Segoe UI"/>
          <w:sz w:val="22"/>
          <w:szCs w:val="22"/>
        </w:rPr>
        <w:t>RNASeq_FFPE_Exome_capture</w:t>
      </w:r>
      <w:proofErr w:type="spellEnd"/>
      <w:r w:rsidRPr="00DC2F15">
        <w:rPr>
          <w:rFonts w:ascii="Segoe UI" w:hAnsi="Segoe UI" w:cs="Segoe UI"/>
          <w:sz w:val="22"/>
          <w:szCs w:val="22"/>
        </w:rPr>
        <w:t xml:space="preserve">), and plasmablasts and Burkitt lymphoma were each represented by two batches. Analogous composition skew was observed at the cohort level (Supplementary Figure 1): the five largest cohorts by sample count were exclusively DLBCL (Supplementary Figure 1A), </w:t>
      </w:r>
      <w:proofErr w:type="gramStart"/>
      <w:r w:rsidRPr="00DC2F15">
        <w:rPr>
          <w:rFonts w:ascii="Segoe UI" w:hAnsi="Segoe UI" w:cs="Segoe UI"/>
          <w:sz w:val="22"/>
          <w:szCs w:val="22"/>
        </w:rPr>
        <w:t>with the exception of</w:t>
      </w:r>
      <w:proofErr w:type="gramEnd"/>
      <w:r w:rsidRPr="00DC2F15">
        <w:rPr>
          <w:rFonts w:ascii="Segoe UI" w:hAnsi="Segoe UI" w:cs="Segoe UI"/>
          <w:sz w:val="22"/>
          <w:szCs w:val="22"/>
        </w:rPr>
        <w:t xml:space="preserve"> the SOM cohort </w:t>
      </w:r>
      <w:sdt>
        <w:sdtPr>
          <w:rPr>
            <w:rFonts w:ascii="Segoe UI" w:hAnsi="Segoe UI" w:cs="Segoe UI"/>
            <w:color w:val="000000"/>
            <w:sz w:val="22"/>
            <w:szCs w:val="22"/>
          </w:rPr>
          <w:tag w:val="MENDELEY_CITATION_v3_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"/>
          <w:id w:val="1767659277"/>
          <w:placeholder>
            <w:docPart w:val="DefaultPlaceholder_-1854013440"/>
          </w:placeholder>
        </w:sdtPr>
        <w:sdtEndPr/>
        <w:sdtContent>
          <w:r w:rsidR="0064131E" w:rsidRPr="0064131E">
            <w:rPr>
              <w:rFonts w:ascii="Segoe UI" w:hAnsi="Segoe UI" w:cs="Segoe UI"/>
              <w:color w:val="000000"/>
              <w:sz w:val="22"/>
              <w:szCs w:val="22"/>
            </w:rPr>
            <w:t>(81)</w:t>
          </w:r>
        </w:sdtContent>
      </w:sdt>
      <w:r w:rsidRPr="00DC2F15">
        <w:rPr>
          <w:rFonts w:ascii="Segoe UI" w:hAnsi="Segoe UI" w:cs="Segoe UI"/>
          <w:sz w:val="22"/>
          <w:szCs w:val="22"/>
        </w:rPr>
        <w:t>. Normal B cells were profiled predominantly in smaller cohorts. With two exceptions (Kassandra and PUB_FL_NCISTAUDT), each cohort contributed samples to a single RNA batch (Supplementary Figure 1B).</w:t>
      </w:r>
    </w:p>
    <w:p w14:paraId="59052603" w14:textId="6915C960" w:rsidR="007525CC" w:rsidRPr="00DC2F15" w:rsidRDefault="007525CC" w:rsidP="00DC2F15">
      <w:pPr>
        <w:spacing w:line="276" w:lineRule="auto"/>
        <w:rPr>
          <w:rFonts w:ascii="Segoe UI" w:hAnsi="Segoe UI" w:cs="Segoe UI"/>
          <w:sz w:val="22"/>
          <w:szCs w:val="22"/>
        </w:rPr>
      </w:pPr>
    </w:p>
    <w:p w14:paraId="3590220C" w14:textId="55ED2C0E" w:rsidR="00FA6AFC" w:rsidRPr="00DC2F15" w:rsidRDefault="00FA6AFC" w:rsidP="00DC2F15">
      <w:pPr>
        <w:spacing w:line="276" w:lineRule="auto"/>
        <w:rPr>
          <w:rFonts w:ascii="Segoe UI" w:hAnsi="Segoe UI" w:cs="Segoe UI"/>
          <w:sz w:val="22"/>
          <w:szCs w:val="22"/>
        </w:rPr>
      </w:pPr>
      <w:r w:rsidRPr="00DC2F15">
        <w:rPr>
          <w:rFonts w:ascii="Segoe UI" w:hAnsi="Segoe UI" w:cs="Segoe UI"/>
          <w:b/>
          <w:bCs/>
          <w:sz w:val="22"/>
          <w:szCs w:val="22"/>
        </w:rPr>
        <w:t>Figure 1. Dataset composition and computational pipeline.</w:t>
      </w:r>
      <w:r w:rsidRPr="00DC2F15">
        <w:rPr>
          <w:rFonts w:ascii="Segoe UI" w:hAnsi="Segoe UI" w:cs="Segoe UI"/>
          <w:sz w:val="22"/>
          <w:szCs w:val="22"/>
        </w:rPr>
        <w:t xml:space="preserve"> </w:t>
      </w:r>
      <w:r w:rsidR="001D59CB" w:rsidRPr="00DC2F15">
        <w:rPr>
          <w:rFonts w:ascii="Segoe UI" w:hAnsi="Segoe UI" w:cs="Segoe UI"/>
          <w:b/>
          <w:bCs/>
          <w:sz w:val="22"/>
          <w:szCs w:val="22"/>
        </w:rPr>
        <w:t>(</w:t>
      </w:r>
      <w:r w:rsidRPr="00DC2F15">
        <w:rPr>
          <w:rFonts w:ascii="Segoe UI" w:hAnsi="Segoe UI" w:cs="Segoe UI"/>
          <w:b/>
          <w:bCs/>
          <w:sz w:val="22"/>
          <w:szCs w:val="22"/>
        </w:rPr>
        <w:t>A</w:t>
      </w:r>
      <w:r w:rsidR="001D59CB" w:rsidRPr="00DC2F15">
        <w:rPr>
          <w:rFonts w:ascii="Segoe UI" w:hAnsi="Segoe UI" w:cs="Segoe UI"/>
          <w:b/>
          <w:bCs/>
          <w:sz w:val="22"/>
          <w:szCs w:val="22"/>
        </w:rPr>
        <w:t>)</w:t>
      </w:r>
      <w:r w:rsidRPr="00DC2F15">
        <w:rPr>
          <w:rFonts w:ascii="Segoe UI" w:hAnsi="Segoe UI" w:cs="Segoe UI"/>
          <w:sz w:val="22"/>
          <w:szCs w:val="22"/>
        </w:rPr>
        <w:t xml:space="preserve"> </w:t>
      </w:r>
      <w:r w:rsidR="001D59CB" w:rsidRPr="00DC2F15">
        <w:rPr>
          <w:rFonts w:ascii="Segoe UI" w:hAnsi="Segoe UI" w:cs="Segoe UI"/>
          <w:sz w:val="22"/>
          <w:szCs w:val="22"/>
        </w:rPr>
        <w:t>D</w:t>
      </w:r>
      <w:r w:rsidRPr="00DC2F15">
        <w:rPr>
          <w:rFonts w:ascii="Segoe UI" w:hAnsi="Segoe UI" w:cs="Segoe UI"/>
          <w:sz w:val="22"/>
          <w:szCs w:val="22"/>
        </w:rPr>
        <w:t xml:space="preserve">ataset composition by </w:t>
      </w:r>
      <w:r w:rsidR="001D59CB" w:rsidRPr="00DC2F15">
        <w:rPr>
          <w:rFonts w:ascii="Segoe UI" w:hAnsi="Segoe UI" w:cs="Segoe UI"/>
          <w:sz w:val="22"/>
          <w:szCs w:val="22"/>
        </w:rPr>
        <w:t>batches</w:t>
      </w:r>
      <w:r w:rsidR="008D3E5A" w:rsidRPr="00DC2F15">
        <w:rPr>
          <w:rFonts w:ascii="Segoe UI" w:hAnsi="Segoe UI" w:cs="Segoe UI"/>
          <w:sz w:val="22"/>
          <w:szCs w:val="22"/>
        </w:rPr>
        <w:t>.</w:t>
      </w:r>
      <w:r w:rsidR="001D59CB" w:rsidRPr="00DC2F15">
        <w:rPr>
          <w:rFonts w:ascii="Segoe UI" w:hAnsi="Segoe UI" w:cs="Segoe UI"/>
          <w:sz w:val="22"/>
          <w:szCs w:val="22"/>
        </w:rPr>
        <w:t xml:space="preserve"> </w:t>
      </w:r>
      <w:r w:rsidR="001D59CB" w:rsidRPr="00DC2F15">
        <w:rPr>
          <w:rFonts w:ascii="Segoe UI" w:hAnsi="Segoe UI" w:cs="Segoe UI"/>
          <w:b/>
          <w:bCs/>
          <w:sz w:val="22"/>
          <w:szCs w:val="22"/>
        </w:rPr>
        <w:t>(B)</w:t>
      </w:r>
      <w:r w:rsidR="001D59CB" w:rsidRPr="00DC2F15">
        <w:rPr>
          <w:rFonts w:ascii="Segoe UI" w:hAnsi="Segoe UI" w:cs="Segoe UI"/>
          <w:sz w:val="22"/>
          <w:szCs w:val="22"/>
        </w:rPr>
        <w:t xml:space="preserve"> Dataset composition by biology groups</w:t>
      </w:r>
      <w:r w:rsidR="008D3E5A" w:rsidRPr="00DC2F15">
        <w:rPr>
          <w:rFonts w:ascii="Segoe UI" w:hAnsi="Segoe UI" w:cs="Segoe UI"/>
          <w:sz w:val="22"/>
          <w:szCs w:val="22"/>
        </w:rPr>
        <w:t>, each point represents one sample here and in the panel A</w:t>
      </w:r>
      <w:r w:rsidR="001D59CB" w:rsidRPr="00DC2F15">
        <w:rPr>
          <w:rFonts w:ascii="Segoe UI" w:hAnsi="Segoe UI" w:cs="Segoe UI"/>
          <w:sz w:val="22"/>
          <w:szCs w:val="22"/>
        </w:rPr>
        <w:t xml:space="preserve">. </w:t>
      </w:r>
      <w:r w:rsidR="001D59CB" w:rsidRPr="00DC2F15">
        <w:rPr>
          <w:rFonts w:ascii="Segoe UI" w:hAnsi="Segoe UI" w:cs="Segoe UI"/>
          <w:b/>
          <w:bCs/>
          <w:sz w:val="22"/>
          <w:szCs w:val="22"/>
        </w:rPr>
        <w:t xml:space="preserve">(C) </w:t>
      </w:r>
      <w:r w:rsidR="001D59CB" w:rsidRPr="00DC2F15">
        <w:rPr>
          <w:rFonts w:ascii="Segoe UI" w:hAnsi="Segoe UI" w:cs="Segoe UI"/>
          <w:sz w:val="22"/>
          <w:szCs w:val="22"/>
        </w:rPr>
        <w:t xml:space="preserve">Scheme of the </w:t>
      </w:r>
      <w:proofErr w:type="spellStart"/>
      <w:r w:rsidR="00700D91" w:rsidRPr="00DC2F15">
        <w:rPr>
          <w:rFonts w:ascii="Segoe UI" w:hAnsi="Segoe UI" w:cs="Segoe UI"/>
          <w:sz w:val="22"/>
          <w:szCs w:val="22"/>
        </w:rPr>
        <w:t>ComboBatch</w:t>
      </w:r>
      <w:proofErr w:type="spellEnd"/>
      <w:r w:rsidR="00700D91" w:rsidRPr="00DC2F15">
        <w:rPr>
          <w:rFonts w:ascii="Segoe UI" w:hAnsi="Segoe UI" w:cs="Segoe UI"/>
          <w:sz w:val="22"/>
          <w:szCs w:val="22"/>
        </w:rPr>
        <w:t xml:space="preserve"> </w:t>
      </w:r>
      <w:r w:rsidR="001D59CB" w:rsidRPr="00DC2F15">
        <w:rPr>
          <w:rFonts w:ascii="Segoe UI" w:hAnsi="Segoe UI" w:cs="Segoe UI"/>
          <w:sz w:val="22"/>
          <w:szCs w:val="22"/>
        </w:rPr>
        <w:t xml:space="preserve">computational pipeline. </w:t>
      </w:r>
      <w:r w:rsidR="001D59CB" w:rsidRPr="00DC2F15">
        <w:rPr>
          <w:rFonts w:ascii="Segoe UI" w:hAnsi="Segoe UI" w:cs="Segoe UI"/>
          <w:b/>
          <w:bCs/>
          <w:sz w:val="22"/>
          <w:szCs w:val="22"/>
        </w:rPr>
        <w:t>(D)</w:t>
      </w:r>
      <w:r w:rsidR="001D59CB" w:rsidRPr="00DC2F15">
        <w:rPr>
          <w:rFonts w:ascii="Segoe UI" w:hAnsi="Segoe UI" w:cs="Segoe UI"/>
          <w:sz w:val="22"/>
          <w:szCs w:val="22"/>
        </w:rPr>
        <w:t xml:space="preserve"> Bar plot of sample counts by batches and biology, ordered by batches. Biology groups are color coded according to the B panel color legend. </w:t>
      </w:r>
      <w:r w:rsidR="001D59CB" w:rsidRPr="00DC2F15">
        <w:rPr>
          <w:rFonts w:ascii="Segoe UI" w:hAnsi="Segoe UI" w:cs="Segoe UI"/>
          <w:b/>
          <w:bCs/>
          <w:sz w:val="22"/>
          <w:szCs w:val="22"/>
        </w:rPr>
        <w:t>(E)</w:t>
      </w:r>
      <w:r w:rsidR="001D59CB" w:rsidRPr="00DC2F15">
        <w:rPr>
          <w:rFonts w:ascii="Segoe UI" w:hAnsi="Segoe UI" w:cs="Segoe UI"/>
          <w:sz w:val="22"/>
          <w:szCs w:val="22"/>
        </w:rPr>
        <w:t xml:space="preserve"> Bar plot of sample counts by biology and batches, ordered by biology groups. Batches are color coded according to the A panel color legend.</w:t>
      </w:r>
    </w:p>
    <w:p w14:paraId="5417BB77"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Multi-panel overview of the dataset and pipeline: bubble plots of sample composition by batch and by biological group, a schematic of the nine-step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pipeline, and stacked bar plots of sample counts by batch and by biology.</w:t>
      </w:r>
    </w:p>
    <w:p w14:paraId="64F5281D" w14:textId="28EF285F" w:rsidR="00925CC9" w:rsidRPr="00DC2F15" w:rsidRDefault="007F18B4" w:rsidP="00DC2F15">
      <w:pPr>
        <w:spacing w:line="276" w:lineRule="auto"/>
        <w:rPr>
          <w:rFonts w:ascii="Segoe UI" w:hAnsi="Segoe UI" w:cs="Segoe UI"/>
          <w:sz w:val="22"/>
          <w:szCs w:val="22"/>
          <w:lang w:val="ru-RU"/>
        </w:rPr>
      </w:pPr>
      <w:r w:rsidRPr="007F18B4">
        <w:rPr>
          <w:rFonts w:ascii="Segoe UI" w:hAnsi="Segoe UI" w:cs="Segoe UI"/>
          <w:sz w:val="22"/>
          <w:szCs w:val="22"/>
          <w:lang w:val="ru-RU"/>
        </w:rPr>
        <w:lastRenderedPageBreak/>
        <w:drawing>
          <wp:inline distT="0" distB="0" distL="0" distR="0" wp14:anchorId="79EC82C6" wp14:editId="0161E3F7">
            <wp:extent cx="5672455" cy="8229600"/>
            <wp:effectExtent l="0" t="0" r="4445" b="0"/>
            <wp:docPr id="7221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2593" name=""/>
                    <pic:cNvPicPr/>
                  </pic:nvPicPr>
                  <pic:blipFill>
                    <a:blip r:embed="rId13"/>
                    <a:stretch>
                      <a:fillRect/>
                    </a:stretch>
                  </pic:blipFill>
                  <pic:spPr>
                    <a:xfrm>
                      <a:off x="0" y="0"/>
                      <a:ext cx="5672455" cy="8229600"/>
                    </a:xfrm>
                    <a:prstGeom prst="rect">
                      <a:avLst/>
                    </a:prstGeom>
                  </pic:spPr>
                </pic:pic>
              </a:graphicData>
            </a:graphic>
          </wp:inline>
        </w:drawing>
      </w:r>
    </w:p>
    <w:p w14:paraId="4F5E7244" w14:textId="77777777" w:rsidR="00E0719E" w:rsidRDefault="005571C1" w:rsidP="00DC2F15">
      <w:pPr>
        <w:spacing w:line="276" w:lineRule="auto"/>
        <w:rPr>
          <w:rFonts w:ascii="Segoe UI" w:hAnsi="Segoe UI" w:cs="Segoe UI"/>
          <w:sz w:val="22"/>
          <w:szCs w:val="22"/>
        </w:rPr>
      </w:pPr>
      <w:r w:rsidRPr="00DC2F15">
        <w:rPr>
          <w:rFonts w:ascii="Segoe UI" w:hAnsi="Segoe UI" w:cs="Segoe UI"/>
          <w:sz w:val="22"/>
          <w:szCs w:val="22"/>
        </w:rPr>
        <w:lastRenderedPageBreak/>
        <w:t xml:space="preserve">The initial step of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was prior batch removal, implemented across 14 distinct strategies (Figure 2A), grouped by selection criterion: platform type (RNA-seq only; Affymetrix-only microarrays, all microarrays), biomaterial (FF-only; FFPE-only), tumor biology (malignant only), and outlier batch exclusion (rare batches and those performing poorly in initial FSQN screening; Supplementary Figure </w:t>
      </w:r>
      <w:r w:rsidR="00155AD6" w:rsidRPr="00DC2F15">
        <w:rPr>
          <w:rFonts w:ascii="Segoe UI" w:hAnsi="Segoe UI" w:cs="Segoe UI"/>
          <w:sz w:val="22"/>
          <w:szCs w:val="22"/>
        </w:rPr>
        <w:t>1C</w:t>
      </w:r>
      <w:r w:rsidRPr="00DC2F15">
        <w:rPr>
          <w:rFonts w:ascii="Segoe UI" w:hAnsi="Segoe UI" w:cs="Segoe UI"/>
          <w:sz w:val="22"/>
          <w:szCs w:val="22"/>
        </w:rPr>
        <w:t xml:space="preserve">). Imputation substantially increased the number of genes available for downstream analysis (Figure 2B): strict NA exclusion yielded between 3,447 genes (S0 and D strategies) and 6,797 genes (C strategy), whereas KNN and </w:t>
      </w:r>
      <w:proofErr w:type="spellStart"/>
      <w:r w:rsidR="00E9335A"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imputation extended this range </w:t>
      </w:r>
      <w:r w:rsidR="00912A91">
        <w:rPr>
          <w:rFonts w:ascii="Segoe UI" w:hAnsi="Segoe UI" w:cs="Segoe UI"/>
          <w:sz w:val="22"/>
          <w:szCs w:val="22"/>
        </w:rPr>
        <w:t xml:space="preserve">up to </w:t>
      </w:r>
      <w:r w:rsidRPr="00DC2F15">
        <w:rPr>
          <w:rFonts w:ascii="Segoe UI" w:hAnsi="Segoe UI" w:cs="Segoe UI"/>
          <w:sz w:val="22"/>
          <w:szCs w:val="22"/>
        </w:rPr>
        <w:t xml:space="preserve">15,885 (C strategy) genes. KNN and </w:t>
      </w:r>
      <w:proofErr w:type="spellStart"/>
      <w:r w:rsidR="009A739F" w:rsidRPr="00DC2F15">
        <w:rPr>
          <w:rFonts w:ascii="Segoe UI" w:hAnsi="Segoe UI" w:cs="Segoe UI"/>
          <w:sz w:val="22"/>
          <w:szCs w:val="22"/>
        </w:rPr>
        <w:t>Softimpute</w:t>
      </w:r>
      <w:proofErr w:type="spellEnd"/>
      <w:r w:rsidR="009A739F" w:rsidRPr="00DC2F15">
        <w:rPr>
          <w:rFonts w:ascii="Segoe UI" w:hAnsi="Segoe UI" w:cs="Segoe UI"/>
          <w:sz w:val="22"/>
          <w:szCs w:val="22"/>
        </w:rPr>
        <w:t xml:space="preserve"> </w:t>
      </w:r>
      <w:r w:rsidRPr="00DC2F15">
        <w:rPr>
          <w:rFonts w:ascii="Segoe UI" w:hAnsi="Segoe UI" w:cs="Segoe UI"/>
          <w:sz w:val="22"/>
          <w:szCs w:val="22"/>
        </w:rPr>
        <w:t>produced identical gene sets because both were applied exclusively to genes with fewer than 20% NA values per strategy subset.</w:t>
      </w:r>
    </w:p>
    <w:p w14:paraId="055C2F2F" w14:textId="77777777" w:rsidR="00E0719E" w:rsidRDefault="00E0719E" w:rsidP="00DC2F15">
      <w:pPr>
        <w:spacing w:line="276" w:lineRule="auto"/>
        <w:rPr>
          <w:rFonts w:ascii="Segoe UI" w:hAnsi="Segoe UI" w:cs="Segoe UI"/>
          <w:sz w:val="22"/>
          <w:szCs w:val="22"/>
        </w:rPr>
      </w:pPr>
    </w:p>
    <w:p w14:paraId="2D7F93BB" w14:textId="741132A5" w:rsidR="006D1C97" w:rsidRPr="00DC2F15" w:rsidRDefault="005571C1" w:rsidP="00DC2F15">
      <w:pPr>
        <w:spacing w:line="276" w:lineRule="auto"/>
        <w:rPr>
          <w:ins w:id="4" w:author="Claude (NAR reformat)" w:date="2026-07-17T00:00:00Z"/>
          <w:rFonts w:ascii="Segoe UI" w:hAnsi="Segoe UI" w:cs="Segoe UI"/>
          <w:sz w:val="22"/>
          <w:szCs w:val="22"/>
        </w:rPr>
      </w:pPr>
      <w:r w:rsidRPr="00DC2F15">
        <w:rPr>
          <w:rFonts w:ascii="Segoe UI" w:hAnsi="Segoe UI" w:cs="Segoe UI"/>
          <w:sz w:val="22"/>
          <w:szCs w:val="22"/>
        </w:rPr>
        <w:t xml:space="preserve">Strict NA exclusion produced predominantly </w:t>
      </w:r>
      <w:r w:rsidR="0078543B" w:rsidRPr="00DC2F15">
        <w:rPr>
          <w:rFonts w:ascii="Segoe UI" w:hAnsi="Segoe UI" w:cs="Segoe UI"/>
          <w:sz w:val="22"/>
          <w:szCs w:val="22"/>
        </w:rPr>
        <w:t>bimodal (72 of 88; Supplementary Figure 2)</w:t>
      </w:r>
      <w:r w:rsidR="0078543B">
        <w:rPr>
          <w:rFonts w:ascii="Segoe UI" w:hAnsi="Segoe UI" w:cs="Segoe UI"/>
          <w:sz w:val="22"/>
          <w:szCs w:val="22"/>
        </w:rPr>
        <w:t xml:space="preserve"> and </w:t>
      </w:r>
      <w:r w:rsidRPr="00DC2F15">
        <w:rPr>
          <w:rFonts w:ascii="Segoe UI" w:hAnsi="Segoe UI" w:cs="Segoe UI"/>
          <w:sz w:val="22"/>
          <w:szCs w:val="22"/>
        </w:rPr>
        <w:t>unimodal expression distributions (16 of 88),</w:t>
      </w:r>
      <w:r w:rsidR="00E33C39">
        <w:rPr>
          <w:rFonts w:ascii="Segoe UI" w:hAnsi="Segoe UI" w:cs="Segoe UI"/>
          <w:sz w:val="22"/>
          <w:szCs w:val="22"/>
        </w:rPr>
        <w:t xml:space="preserve"> the former tending </w:t>
      </w:r>
      <w:r w:rsidR="002234EC">
        <w:rPr>
          <w:rFonts w:ascii="Segoe UI" w:hAnsi="Segoe UI" w:cs="Segoe UI"/>
          <w:sz w:val="22"/>
          <w:szCs w:val="22"/>
        </w:rPr>
        <w:t>to associate with RNA-seq cohorts and the latter being connected</w:t>
      </w:r>
      <w:r w:rsidRPr="00DC2F15">
        <w:rPr>
          <w:rFonts w:ascii="Segoe UI" w:hAnsi="Segoe UI" w:cs="Segoe UI"/>
          <w:sz w:val="22"/>
          <w:szCs w:val="22"/>
        </w:rPr>
        <w:t xml:space="preserve"> </w:t>
      </w:r>
      <w:r w:rsidR="005B1E43">
        <w:rPr>
          <w:rFonts w:ascii="Segoe UI" w:hAnsi="Segoe UI" w:cs="Segoe UI"/>
          <w:sz w:val="22"/>
          <w:szCs w:val="22"/>
        </w:rPr>
        <w:t xml:space="preserve">with the microarray’s ones (Supplementary Figure 2). </w:t>
      </w:r>
      <w:r w:rsidRPr="00DC2F15">
        <w:rPr>
          <w:rFonts w:ascii="Segoe UI" w:hAnsi="Segoe UI" w:cs="Segoe UI"/>
          <w:sz w:val="22"/>
          <w:szCs w:val="22"/>
        </w:rPr>
        <w:t xml:space="preserve">KNN and </w:t>
      </w:r>
      <w:proofErr w:type="spellStart"/>
      <w:r w:rsidR="008372E3" w:rsidRPr="00DC2F15">
        <w:rPr>
          <w:rFonts w:ascii="Segoe UI" w:hAnsi="Segoe UI" w:cs="Segoe UI"/>
          <w:sz w:val="22"/>
          <w:szCs w:val="22"/>
        </w:rPr>
        <w:t>Softimpute</w:t>
      </w:r>
      <w:proofErr w:type="spellEnd"/>
      <w:r w:rsidR="008372E3" w:rsidRPr="00DC2F15">
        <w:rPr>
          <w:rFonts w:ascii="Segoe UI" w:hAnsi="Segoe UI" w:cs="Segoe UI"/>
          <w:sz w:val="22"/>
          <w:szCs w:val="22"/>
        </w:rPr>
        <w:t xml:space="preserve"> </w:t>
      </w:r>
      <w:r w:rsidRPr="00DC2F15">
        <w:rPr>
          <w:rFonts w:ascii="Segoe UI" w:hAnsi="Segoe UI" w:cs="Segoe UI"/>
          <w:sz w:val="22"/>
          <w:szCs w:val="22"/>
        </w:rPr>
        <w:t>yielded more homogeneous per-cohort distributions, reducing the number of cohorts with unimodal distributions to 5 (KNN, Supplementary Figure 3) and 3 (</w:t>
      </w:r>
      <w:proofErr w:type="spellStart"/>
      <w:r w:rsidR="008372E3" w:rsidRPr="00DC2F15">
        <w:rPr>
          <w:rFonts w:ascii="Segoe UI" w:hAnsi="Segoe UI" w:cs="Segoe UI"/>
          <w:sz w:val="22"/>
          <w:szCs w:val="22"/>
        </w:rPr>
        <w:t>Softimpute</w:t>
      </w:r>
      <w:proofErr w:type="spellEnd"/>
      <w:r w:rsidRPr="00DC2F15">
        <w:rPr>
          <w:rFonts w:ascii="Segoe UI" w:hAnsi="Segoe UI" w:cs="Segoe UI"/>
          <w:sz w:val="22"/>
          <w:szCs w:val="22"/>
        </w:rPr>
        <w:t xml:space="preserve">, Supplementary Figure 4), respectively. Notably, </w:t>
      </w:r>
      <w:proofErr w:type="spellStart"/>
      <w:r w:rsidR="003D1450"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also introduced spurious trimodal expression distributions in 14 cohorts (Supplementary Figure 4), an imputation art</w:t>
      </w:r>
      <w:r w:rsidR="00552FD8">
        <w:rPr>
          <w:rFonts w:ascii="Segoe UI" w:hAnsi="Segoe UI" w:cs="Segoe UI"/>
          <w:sz w:val="22"/>
          <w:szCs w:val="22"/>
        </w:rPr>
        <w:t>e</w:t>
      </w:r>
      <w:r w:rsidRPr="00DC2F15">
        <w:rPr>
          <w:rFonts w:ascii="Segoe UI" w:hAnsi="Segoe UI" w:cs="Segoe UI"/>
          <w:sz w:val="22"/>
          <w:szCs w:val="22"/>
        </w:rPr>
        <w:t xml:space="preserve">fact consistent with the low-rank approximation underlying the algorithm and its sensitivity to heterogeneous missingness patterns </w:t>
      </w:r>
      <w:sdt>
        <w:sdtPr>
          <w:rPr>
            <w:rFonts w:ascii="Segoe UI" w:hAnsi="Segoe UI" w:cs="Segoe UI"/>
            <w:color w:val="000000"/>
            <w:sz w:val="22"/>
            <w:szCs w:val="22"/>
          </w:rPr>
          <w:tag w:val="MENDELEY_CITATION_v3_eyJjaXRhdGlvbklEIjoiTUVOREVMRVlfQ0lUQVRJT05fN2ZjNGY5MTAtYzY5Zi00ZTI2LWI1NTgtYjg2Y2MzMTU3ZTZi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
          <w:id w:val="22060251"/>
          <w:placeholder>
            <w:docPart w:val="DefaultPlaceholder_-1854013440"/>
          </w:placeholder>
        </w:sdtPr>
        <w:sdtEndPr/>
        <w:sdtContent>
          <w:r w:rsidR="0064131E" w:rsidRPr="0064131E">
            <w:rPr>
              <w:rFonts w:ascii="Segoe UI" w:hAnsi="Segoe UI" w:cs="Segoe UI"/>
              <w:color w:val="000000"/>
              <w:sz w:val="22"/>
              <w:szCs w:val="22"/>
            </w:rPr>
            <w:t>(19)</w:t>
          </w:r>
        </w:sdtContent>
      </w:sdt>
      <w:r w:rsidRPr="00DC2F15">
        <w:rPr>
          <w:rFonts w:ascii="Segoe UI" w:hAnsi="Segoe UI" w:cs="Segoe UI"/>
          <w:sz w:val="22"/>
          <w:szCs w:val="22"/>
        </w:rPr>
        <w:t xml:space="preserve">. </w:t>
      </w:r>
    </w:p>
    <w:p w14:paraId="0A837584" w14:textId="77777777" w:rsidR="005571C1" w:rsidRPr="00DC2F15" w:rsidRDefault="005571C1" w:rsidP="00DC2F15">
      <w:pPr>
        <w:spacing w:line="276" w:lineRule="auto"/>
        <w:rPr>
          <w:rFonts w:ascii="Segoe UI" w:hAnsi="Segoe UI" w:cs="Segoe UI"/>
          <w:sz w:val="22"/>
          <w:szCs w:val="22"/>
        </w:rPr>
      </w:pPr>
    </w:p>
    <w:p w14:paraId="703FF921" w14:textId="595FD88A" w:rsidR="005571C1" w:rsidRPr="00DC2F15" w:rsidRDefault="005571C1" w:rsidP="00DC2F15">
      <w:pPr>
        <w:spacing w:line="276" w:lineRule="auto"/>
        <w:rPr>
          <w:rFonts w:ascii="Segoe UI" w:hAnsi="Segoe UI" w:cs="Segoe UI"/>
          <w:sz w:val="22"/>
          <w:szCs w:val="22"/>
        </w:rPr>
      </w:pPr>
      <w:r w:rsidRPr="00DC2F15">
        <w:rPr>
          <w:rFonts w:ascii="Segoe UI" w:hAnsi="Segoe UI" w:cs="Segoe UI"/>
          <w:sz w:val="22"/>
          <w:szCs w:val="22"/>
        </w:rPr>
        <w:t>The initial dataset exhibited substantial heterogeneity in gene coverage before any NA handling (Figure 2C): RNA-seq, GPL570, and GPL14951 batches provided expression values for more than 15,000 genes, whereas rare platform batches (GPL20188_FF, GPL13158_FF, and GPL16686_FF) contained only 6,000-7,000 genes with defined expression. This inter-platform heterogeneity was the primary driver of the restricted gene numbers obtained under strict NA exclusion (3,447-6,797 genes), a limitation largely overcome by imputation (6,797-15,885 genes).</w:t>
      </w:r>
    </w:p>
    <w:p w14:paraId="61455F52" w14:textId="77777777" w:rsidR="005571C1" w:rsidRPr="00DC2F15" w:rsidRDefault="005571C1" w:rsidP="00DC2F15">
      <w:pPr>
        <w:spacing w:line="276" w:lineRule="auto"/>
        <w:rPr>
          <w:rFonts w:ascii="Segoe UI" w:hAnsi="Segoe UI" w:cs="Segoe UI"/>
          <w:sz w:val="22"/>
          <w:szCs w:val="22"/>
        </w:rPr>
      </w:pPr>
    </w:p>
    <w:p w14:paraId="3D66C20D" w14:textId="047E6C49" w:rsidR="00E13F94" w:rsidRPr="00DC2F15" w:rsidRDefault="005571C1" w:rsidP="00DC2F15">
      <w:pPr>
        <w:spacing w:line="276" w:lineRule="auto"/>
        <w:rPr>
          <w:rFonts w:ascii="Segoe UI" w:hAnsi="Segoe UI" w:cs="Segoe UI"/>
          <w:sz w:val="22"/>
          <w:szCs w:val="22"/>
        </w:rPr>
      </w:pPr>
      <w:r w:rsidRPr="00DC2F15">
        <w:rPr>
          <w:rFonts w:ascii="Segoe UI" w:hAnsi="Segoe UI" w:cs="Segoe UI"/>
          <w:sz w:val="22"/>
          <w:szCs w:val="22"/>
        </w:rPr>
        <w:t xml:space="preserve">We visualized gene set overlaps across imputation and strict NA-exclusion approaches using a </w:t>
      </w:r>
      <w:proofErr w:type="spellStart"/>
      <w:r w:rsidR="00226628" w:rsidRPr="00DC2F15">
        <w:rPr>
          <w:rFonts w:ascii="Segoe UI" w:hAnsi="Segoe UI" w:cs="Segoe UI"/>
          <w:sz w:val="22"/>
          <w:szCs w:val="22"/>
        </w:rPr>
        <w:t>C</w:t>
      </w:r>
      <w:r w:rsidRPr="00DC2F15">
        <w:rPr>
          <w:rFonts w:ascii="Segoe UI" w:hAnsi="Segoe UI" w:cs="Segoe UI"/>
          <w:sz w:val="22"/>
          <w:szCs w:val="22"/>
        </w:rPr>
        <w:t>ircos</w:t>
      </w:r>
      <w:proofErr w:type="spellEnd"/>
      <w:r w:rsidRPr="00DC2F15">
        <w:rPr>
          <w:rFonts w:ascii="Segoe UI" w:hAnsi="Segoe UI" w:cs="Segoe UI"/>
          <w:sz w:val="22"/>
          <w:szCs w:val="22"/>
        </w:rPr>
        <w:t xml:space="preserve">-Sankey plot (Figure 2D). Iterative batch removal — in PCA space (strategies A to E1 to E2 to E3) or restricted to microarrays (strategies F to H to G) — did not substantially increase post-imputation gene counts, although strict gene numbers rose from 3,447 (strategy F) to 6,133 (strategy H), and from 3,520 (A) to 5,658 (B) and 5,175 (E1). By contrast, imputation yielded a 3.4-fold gene count increase for the unrestricted S0 strategy (3,447 to 11,768 genes). The strategies with the highest post-imputation gene numbers (A, E1-E3, B, D, K, C) shared near-identical gene sets, with pairwise Jaccard indices of 95-100% (Supplementary Figure 5), indicating that imputation is most effective when the contributing platforms and biomaterials have broadly </w:t>
      </w:r>
      <w:proofErr w:type="gramStart"/>
      <w:r w:rsidRPr="00DC2F15">
        <w:rPr>
          <w:rFonts w:ascii="Segoe UI" w:hAnsi="Segoe UI" w:cs="Segoe UI"/>
          <w:sz w:val="22"/>
          <w:szCs w:val="22"/>
        </w:rPr>
        <w:t>overlapping</w:t>
      </w:r>
      <w:proofErr w:type="gramEnd"/>
      <w:r w:rsidRPr="00DC2F15">
        <w:rPr>
          <w:rFonts w:ascii="Segoe UI" w:hAnsi="Segoe UI" w:cs="Segoe UI"/>
          <w:sz w:val="22"/>
          <w:szCs w:val="22"/>
        </w:rPr>
        <w:t xml:space="preserve"> transcriptome coverage.</w:t>
      </w:r>
    </w:p>
    <w:p w14:paraId="2A2F50D4" w14:textId="77777777" w:rsidR="00633721" w:rsidRPr="00DC2F15" w:rsidRDefault="00633721" w:rsidP="00DC2F15">
      <w:pPr>
        <w:spacing w:line="276" w:lineRule="auto"/>
        <w:rPr>
          <w:rFonts w:ascii="Segoe UI" w:hAnsi="Segoe UI" w:cs="Segoe UI"/>
          <w:sz w:val="22"/>
          <w:szCs w:val="22"/>
        </w:rPr>
      </w:pPr>
    </w:p>
    <w:p w14:paraId="743CA244" w14:textId="77777777" w:rsidR="00633721" w:rsidRPr="00DC2F15" w:rsidRDefault="00633721" w:rsidP="00DC2F15">
      <w:pPr>
        <w:spacing w:line="276" w:lineRule="auto"/>
        <w:rPr>
          <w:rFonts w:ascii="Segoe UI" w:hAnsi="Segoe UI" w:cs="Segoe UI"/>
          <w:sz w:val="22"/>
          <w:szCs w:val="22"/>
        </w:rPr>
      </w:pPr>
      <w:r w:rsidRPr="00DC2F15">
        <w:rPr>
          <w:rFonts w:ascii="Segoe UI" w:hAnsi="Segoe UI" w:cs="Segoe UI"/>
          <w:b/>
          <w:bCs/>
          <w:sz w:val="22"/>
          <w:szCs w:val="22"/>
        </w:rPr>
        <w:t>Figure 2.</w:t>
      </w:r>
      <w:r w:rsidR="005B4F09" w:rsidRPr="00DC2F15">
        <w:rPr>
          <w:rFonts w:ascii="Segoe UI" w:hAnsi="Segoe UI" w:cs="Segoe UI"/>
          <w:b/>
          <w:bCs/>
          <w:sz w:val="22"/>
          <w:szCs w:val="22"/>
        </w:rPr>
        <w:t xml:space="preserve"> Batch removal strategies, NA genes and imputation.</w:t>
      </w:r>
      <w:r w:rsidR="00D919DB" w:rsidRPr="00DC2F15">
        <w:rPr>
          <w:rFonts w:ascii="Segoe UI" w:hAnsi="Segoe UI" w:cs="Segoe UI"/>
          <w:sz w:val="22"/>
          <w:szCs w:val="22"/>
        </w:rPr>
        <w:t xml:space="preserve"> </w:t>
      </w:r>
      <w:r w:rsidR="00D919DB" w:rsidRPr="00DC2F15">
        <w:rPr>
          <w:rFonts w:ascii="Segoe UI" w:hAnsi="Segoe UI" w:cs="Segoe UI"/>
          <w:b/>
          <w:bCs/>
          <w:sz w:val="22"/>
          <w:szCs w:val="22"/>
        </w:rPr>
        <w:t xml:space="preserve">(A) </w:t>
      </w:r>
      <w:proofErr w:type="spellStart"/>
      <w:r w:rsidR="00D919DB" w:rsidRPr="00DC2F15">
        <w:rPr>
          <w:rFonts w:ascii="Segoe UI" w:hAnsi="Segoe UI" w:cs="Segoe UI"/>
          <w:sz w:val="22"/>
          <w:szCs w:val="22"/>
        </w:rPr>
        <w:t>Circos</w:t>
      </w:r>
      <w:proofErr w:type="spellEnd"/>
      <w:r w:rsidR="00D919DB" w:rsidRPr="00DC2F15">
        <w:rPr>
          <w:rFonts w:ascii="Segoe UI" w:hAnsi="Segoe UI" w:cs="Segoe UI"/>
          <w:sz w:val="22"/>
          <w:szCs w:val="22"/>
        </w:rPr>
        <w:t xml:space="preserve">-Sankey plot </w:t>
      </w:r>
      <w:r w:rsidR="00225961" w:rsidRPr="00DC2F15">
        <w:rPr>
          <w:rFonts w:ascii="Segoe UI" w:hAnsi="Segoe UI" w:cs="Segoe UI"/>
          <w:sz w:val="22"/>
          <w:szCs w:val="22"/>
        </w:rPr>
        <w:t xml:space="preserve">showing batch removal strategies and number of samples remaining after each strategy being applied. The strategies extend from the central </w:t>
      </w:r>
      <w:r w:rsidR="00453D04" w:rsidRPr="00DC2F15">
        <w:rPr>
          <w:rFonts w:ascii="Segoe UI" w:hAnsi="Segoe UI" w:cs="Segoe UI"/>
          <w:sz w:val="22"/>
          <w:szCs w:val="22"/>
        </w:rPr>
        <w:t xml:space="preserve">blue circle symbolizing the S0 strategy, and logically they are divided into the four groups (arcs in the blue circle): by </w:t>
      </w:r>
      <w:r w:rsidR="00651DD7" w:rsidRPr="00DC2F15">
        <w:rPr>
          <w:rFonts w:ascii="Segoe UI" w:hAnsi="Segoe UI" w:cs="Segoe UI"/>
          <w:sz w:val="22"/>
          <w:szCs w:val="22"/>
        </w:rPr>
        <w:t>platform</w:t>
      </w:r>
      <w:r w:rsidR="00453D04" w:rsidRPr="00DC2F15">
        <w:rPr>
          <w:rFonts w:ascii="Segoe UI" w:hAnsi="Segoe UI" w:cs="Segoe UI"/>
          <w:sz w:val="22"/>
          <w:szCs w:val="22"/>
        </w:rPr>
        <w:t xml:space="preserve">, by biology, </w:t>
      </w:r>
      <w:r w:rsidR="00651DD7" w:rsidRPr="00DC2F15">
        <w:rPr>
          <w:rFonts w:ascii="Segoe UI" w:hAnsi="Segoe UI" w:cs="Segoe UI"/>
          <w:sz w:val="22"/>
          <w:szCs w:val="22"/>
        </w:rPr>
        <w:t xml:space="preserve">by biomaterial, bad batches removal. </w:t>
      </w:r>
      <w:r w:rsidR="00651DD7" w:rsidRPr="00DC2F15">
        <w:rPr>
          <w:rFonts w:ascii="Segoe UI" w:hAnsi="Segoe UI" w:cs="Segoe UI"/>
          <w:b/>
          <w:bCs/>
          <w:sz w:val="22"/>
          <w:szCs w:val="22"/>
        </w:rPr>
        <w:t>(B)</w:t>
      </w:r>
      <w:r w:rsidR="00C5772E" w:rsidRPr="00DC2F15">
        <w:rPr>
          <w:rFonts w:ascii="Segoe UI" w:hAnsi="Segoe UI" w:cs="Segoe UI"/>
          <w:b/>
          <w:bCs/>
          <w:sz w:val="22"/>
          <w:szCs w:val="22"/>
        </w:rPr>
        <w:t xml:space="preserve"> </w:t>
      </w:r>
      <w:r w:rsidR="001F3B98" w:rsidRPr="00DC2F15">
        <w:rPr>
          <w:rFonts w:ascii="Segoe UI" w:hAnsi="Segoe UI" w:cs="Segoe UI"/>
          <w:sz w:val="22"/>
          <w:szCs w:val="22"/>
        </w:rPr>
        <w:t xml:space="preserve">Bar plots showing gene number under the strict approach (bottom plot, all genes with at least one NA in a dataset removed) and </w:t>
      </w:r>
      <w:r w:rsidR="004176FB" w:rsidRPr="00DC2F15">
        <w:rPr>
          <w:rFonts w:ascii="Segoe UI" w:hAnsi="Segoe UI" w:cs="Segoe UI"/>
          <w:sz w:val="22"/>
          <w:szCs w:val="22"/>
        </w:rPr>
        <w:t xml:space="preserve">after the imputation procedures (top plot, KNN or </w:t>
      </w:r>
      <w:proofErr w:type="spellStart"/>
      <w:r w:rsidR="004176FB" w:rsidRPr="00DC2F15">
        <w:rPr>
          <w:rFonts w:ascii="Segoe UI" w:hAnsi="Segoe UI" w:cs="Segoe UI"/>
          <w:sz w:val="22"/>
          <w:szCs w:val="22"/>
        </w:rPr>
        <w:t>Softimpute</w:t>
      </w:r>
      <w:proofErr w:type="spellEnd"/>
      <w:r w:rsidR="004176FB" w:rsidRPr="00DC2F15">
        <w:rPr>
          <w:rFonts w:ascii="Segoe UI" w:hAnsi="Segoe UI" w:cs="Segoe UI"/>
          <w:sz w:val="22"/>
          <w:szCs w:val="22"/>
        </w:rPr>
        <w:t>)</w:t>
      </w:r>
      <w:r w:rsidR="00C36CE0" w:rsidRPr="00DC2F15">
        <w:rPr>
          <w:rFonts w:ascii="Segoe UI" w:hAnsi="Segoe UI" w:cs="Segoe UI"/>
          <w:sz w:val="22"/>
          <w:szCs w:val="22"/>
        </w:rPr>
        <w:t>. Gene number counted as number of genes having non-NA expressions in at least one sample in the dataset.</w:t>
      </w:r>
      <w:r w:rsidR="004F7771" w:rsidRPr="00DC2F15">
        <w:rPr>
          <w:rFonts w:ascii="Segoe UI" w:hAnsi="Segoe UI" w:cs="Segoe UI"/>
          <w:sz w:val="22"/>
          <w:szCs w:val="22"/>
        </w:rPr>
        <w:t xml:space="preserve"> </w:t>
      </w:r>
      <w:r w:rsidR="004F7771" w:rsidRPr="00DC2F15">
        <w:rPr>
          <w:rFonts w:ascii="Segoe UI" w:hAnsi="Segoe UI" w:cs="Segoe UI"/>
          <w:b/>
          <w:bCs/>
          <w:sz w:val="22"/>
          <w:szCs w:val="22"/>
        </w:rPr>
        <w:t>(C)</w:t>
      </w:r>
      <w:r w:rsidR="004F7771" w:rsidRPr="00DC2F15">
        <w:rPr>
          <w:rFonts w:ascii="Segoe UI" w:hAnsi="Segoe UI" w:cs="Segoe UI"/>
          <w:sz w:val="22"/>
          <w:szCs w:val="22"/>
        </w:rPr>
        <w:t xml:space="preserve"> </w:t>
      </w:r>
      <w:r w:rsidR="008343C2" w:rsidRPr="00DC2F15">
        <w:rPr>
          <w:rFonts w:ascii="Segoe UI" w:hAnsi="Segoe UI" w:cs="Segoe UI"/>
          <w:sz w:val="22"/>
          <w:szCs w:val="22"/>
        </w:rPr>
        <w:t>Heat m</w:t>
      </w:r>
      <w:r w:rsidR="004F7771" w:rsidRPr="00DC2F15">
        <w:rPr>
          <w:rFonts w:ascii="Segoe UI" w:hAnsi="Segoe UI" w:cs="Segoe UI"/>
          <w:sz w:val="22"/>
          <w:szCs w:val="22"/>
        </w:rPr>
        <w:t>ap of NA/defined expression by genes and samples in the dataset</w:t>
      </w:r>
      <w:r w:rsidR="000D4F59" w:rsidRPr="00DC2F15">
        <w:rPr>
          <w:rFonts w:ascii="Segoe UI" w:hAnsi="Segoe UI" w:cs="Segoe UI"/>
          <w:sz w:val="22"/>
          <w:szCs w:val="22"/>
        </w:rPr>
        <w:t>. Samples and genes are ordered</w:t>
      </w:r>
      <w:r w:rsidR="008E582E" w:rsidRPr="00DC2F15">
        <w:rPr>
          <w:rFonts w:ascii="Segoe UI" w:hAnsi="Segoe UI" w:cs="Segoe UI"/>
          <w:sz w:val="22"/>
          <w:szCs w:val="22"/>
        </w:rPr>
        <w:t xml:space="preserve"> by ascending NA count from left to right and from top to bottom. Palettes for color annotation in the top of the </w:t>
      </w:r>
      <w:r w:rsidR="008343C2" w:rsidRPr="00DC2F15">
        <w:rPr>
          <w:rFonts w:ascii="Segoe UI" w:hAnsi="Segoe UI" w:cs="Segoe UI"/>
          <w:sz w:val="22"/>
          <w:szCs w:val="22"/>
        </w:rPr>
        <w:t xml:space="preserve">heat </w:t>
      </w:r>
      <w:r w:rsidR="008E582E" w:rsidRPr="00DC2F15">
        <w:rPr>
          <w:rFonts w:ascii="Segoe UI" w:hAnsi="Segoe UI" w:cs="Segoe UI"/>
          <w:sz w:val="22"/>
          <w:szCs w:val="22"/>
        </w:rPr>
        <w:t>map can be found in</w:t>
      </w:r>
      <w:r w:rsidR="008343C2" w:rsidRPr="00DC2F15">
        <w:rPr>
          <w:rFonts w:ascii="Segoe UI" w:hAnsi="Segoe UI" w:cs="Segoe UI"/>
          <w:sz w:val="22"/>
          <w:szCs w:val="22"/>
        </w:rPr>
        <w:t xml:space="preserve"> Figure 1A, 1B. </w:t>
      </w:r>
      <w:r w:rsidR="008343C2" w:rsidRPr="00DC2F15">
        <w:rPr>
          <w:rFonts w:ascii="Segoe UI" w:hAnsi="Segoe UI" w:cs="Segoe UI"/>
          <w:b/>
          <w:bCs/>
          <w:sz w:val="22"/>
          <w:szCs w:val="22"/>
        </w:rPr>
        <w:t>(D)</w:t>
      </w:r>
      <w:r w:rsidR="00F1736E" w:rsidRPr="00DC2F15">
        <w:rPr>
          <w:rFonts w:ascii="Segoe UI" w:hAnsi="Segoe UI" w:cs="Segoe UI"/>
          <w:sz w:val="22"/>
          <w:szCs w:val="22"/>
        </w:rPr>
        <w:t xml:space="preserve"> </w:t>
      </w:r>
      <w:proofErr w:type="spellStart"/>
      <w:r w:rsidR="00F1736E" w:rsidRPr="00DC2F15">
        <w:rPr>
          <w:rFonts w:ascii="Segoe UI" w:hAnsi="Segoe UI" w:cs="Segoe UI"/>
          <w:sz w:val="22"/>
          <w:szCs w:val="22"/>
        </w:rPr>
        <w:t>Circos</w:t>
      </w:r>
      <w:proofErr w:type="spellEnd"/>
      <w:r w:rsidR="00F1736E" w:rsidRPr="00DC2F15">
        <w:rPr>
          <w:rFonts w:ascii="Segoe UI" w:hAnsi="Segoe UI" w:cs="Segoe UI"/>
          <w:sz w:val="22"/>
          <w:szCs w:val="22"/>
        </w:rPr>
        <w:t>-Sankey plot</w:t>
      </w:r>
      <w:r w:rsidR="00A1549C" w:rsidRPr="00DC2F15">
        <w:rPr>
          <w:rFonts w:ascii="Segoe UI" w:hAnsi="Segoe UI" w:cs="Segoe UI"/>
          <w:sz w:val="22"/>
          <w:szCs w:val="22"/>
        </w:rPr>
        <w:t xml:space="preserve"> showing gene numbers and </w:t>
      </w:r>
      <w:r w:rsidR="00346DCD" w:rsidRPr="00DC2F15">
        <w:rPr>
          <w:rFonts w:ascii="Segoe UI" w:hAnsi="Segoe UI" w:cs="Segoe UI"/>
          <w:sz w:val="22"/>
          <w:szCs w:val="22"/>
        </w:rPr>
        <w:t>overlapping</w:t>
      </w:r>
      <w:r w:rsidR="00A1549C" w:rsidRPr="00DC2F15">
        <w:rPr>
          <w:rFonts w:ascii="Segoe UI" w:hAnsi="Segoe UI" w:cs="Segoe UI"/>
          <w:sz w:val="22"/>
          <w:szCs w:val="22"/>
        </w:rPr>
        <w:t xml:space="preserve"> of </w:t>
      </w:r>
      <w:r w:rsidR="000E0DD4" w:rsidRPr="00DC2F15">
        <w:rPr>
          <w:rFonts w:ascii="Segoe UI" w:hAnsi="Segoe UI" w:cs="Segoe UI"/>
          <w:sz w:val="22"/>
          <w:szCs w:val="22"/>
        </w:rPr>
        <w:t>gene sets for batch removal strategies under the strict NA handling and gene imputation.</w:t>
      </w:r>
      <w:r w:rsidR="00DA0870" w:rsidRPr="00DC2F15">
        <w:rPr>
          <w:rFonts w:ascii="Segoe UI" w:hAnsi="Segoe UI" w:cs="Segoe UI"/>
          <w:sz w:val="22"/>
          <w:szCs w:val="22"/>
        </w:rPr>
        <w:t xml:space="preserve"> Batch removal strategies are structured by the</w:t>
      </w:r>
      <w:r w:rsidR="004A76AF" w:rsidRPr="00DC2F15">
        <w:rPr>
          <w:rFonts w:ascii="Segoe UI" w:hAnsi="Segoe UI" w:cs="Segoe UI"/>
          <w:sz w:val="22"/>
          <w:szCs w:val="22"/>
        </w:rPr>
        <w:t xml:space="preserve"> same four groups as in the panel A.</w:t>
      </w:r>
    </w:p>
    <w:p w14:paraId="12533C10"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Four panels on batch-removal strategies and missing data: a </w:t>
      </w:r>
      <w:proofErr w:type="spellStart"/>
      <w:r w:rsidRPr="00DC2F15">
        <w:rPr>
          <w:rFonts w:ascii="Segoe UI" w:hAnsi="Segoe UI" w:cs="Segoe UI"/>
          <w:sz w:val="22"/>
          <w:szCs w:val="22"/>
        </w:rPr>
        <w:t>Circos</w:t>
      </w:r>
      <w:proofErr w:type="spellEnd"/>
      <w:r w:rsidRPr="00DC2F15">
        <w:rPr>
          <w:rFonts w:ascii="Segoe UI" w:hAnsi="Segoe UI" w:cs="Segoe UI"/>
          <w:sz w:val="22"/>
          <w:szCs w:val="22"/>
        </w:rPr>
        <w:t xml:space="preserve">–Sankey plot of the 14 strategies with remaining sample counts, bar plots of gene numbers before and after imputation, a heat map of defined versus missing expression across genes and samples, and a </w:t>
      </w:r>
      <w:proofErr w:type="spellStart"/>
      <w:r w:rsidRPr="00DC2F15">
        <w:rPr>
          <w:rFonts w:ascii="Segoe UI" w:hAnsi="Segoe UI" w:cs="Segoe UI"/>
          <w:sz w:val="22"/>
          <w:szCs w:val="22"/>
        </w:rPr>
        <w:t>Circos</w:t>
      </w:r>
      <w:proofErr w:type="spellEnd"/>
      <w:r w:rsidRPr="00DC2F15">
        <w:rPr>
          <w:rFonts w:ascii="Segoe UI" w:hAnsi="Segoe UI" w:cs="Segoe UI"/>
          <w:sz w:val="22"/>
          <w:szCs w:val="22"/>
        </w:rPr>
        <w:t>–Sankey plot of gene-set overlap between strict and imputed strategies.</w:t>
      </w:r>
    </w:p>
    <w:p w14:paraId="4AE35690" w14:textId="0001B6D2" w:rsidR="00B8340A" w:rsidRPr="00DC2F15" w:rsidRDefault="00C816C9" w:rsidP="00DC2F15">
      <w:pPr>
        <w:spacing w:line="276" w:lineRule="auto"/>
        <w:rPr>
          <w:rFonts w:ascii="Segoe UI" w:hAnsi="Segoe UI" w:cs="Segoe UI"/>
          <w:sz w:val="22"/>
          <w:szCs w:val="22"/>
        </w:rPr>
      </w:pPr>
      <w:r w:rsidRPr="00C816C9">
        <w:rPr>
          <w:rFonts w:ascii="Segoe UI" w:hAnsi="Segoe UI" w:cs="Segoe UI"/>
          <w:sz w:val="22"/>
          <w:szCs w:val="22"/>
        </w:rPr>
        <w:lastRenderedPageBreak/>
        <w:drawing>
          <wp:inline distT="0" distB="0" distL="0" distR="0" wp14:anchorId="5CCF36E2" wp14:editId="14795678">
            <wp:extent cx="5434330" cy="8229600"/>
            <wp:effectExtent l="0" t="0" r="1270" b="0"/>
            <wp:docPr id="128917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75223" name=""/>
                    <pic:cNvPicPr/>
                  </pic:nvPicPr>
                  <pic:blipFill>
                    <a:blip r:embed="rId14"/>
                    <a:stretch>
                      <a:fillRect/>
                    </a:stretch>
                  </pic:blipFill>
                  <pic:spPr>
                    <a:xfrm>
                      <a:off x="0" y="0"/>
                      <a:ext cx="5434330" cy="8229600"/>
                    </a:xfrm>
                    <a:prstGeom prst="rect">
                      <a:avLst/>
                    </a:prstGeom>
                  </pic:spPr>
                </pic:pic>
              </a:graphicData>
            </a:graphic>
          </wp:inline>
        </w:drawing>
      </w:r>
    </w:p>
    <w:p w14:paraId="44C10831" w14:textId="77777777" w:rsidR="00E13F94"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Best approaches selection</w:t>
      </w:r>
    </w:p>
    <w:p w14:paraId="3C641BD0" w14:textId="6BCD40E2" w:rsidR="009B7397" w:rsidRPr="00DC2F15" w:rsidRDefault="005822A4" w:rsidP="00DC2F15">
      <w:pPr>
        <w:spacing w:line="276" w:lineRule="auto"/>
        <w:rPr>
          <w:rFonts w:ascii="Segoe UI" w:hAnsi="Segoe UI" w:cs="Segoe UI"/>
          <w:sz w:val="22"/>
          <w:szCs w:val="22"/>
        </w:rPr>
      </w:pPr>
      <w:r w:rsidRPr="00DC2F15">
        <w:rPr>
          <w:rFonts w:ascii="Segoe UI" w:hAnsi="Segoe UI" w:cs="Segoe UI"/>
          <w:sz w:val="22"/>
          <w:szCs w:val="22"/>
        </w:rPr>
        <w:t xml:space="preserve">For each </w:t>
      </w:r>
      <w:r w:rsidR="00A85A0A">
        <w:rPr>
          <w:rFonts w:ascii="Segoe UI" w:hAnsi="Segoe UI" w:cs="Segoe UI"/>
          <w:sz w:val="22"/>
          <w:szCs w:val="22"/>
        </w:rPr>
        <w:t xml:space="preserve">of the </w:t>
      </w:r>
      <w:r w:rsidRPr="00DC2F15">
        <w:rPr>
          <w:rFonts w:ascii="Segoe UI" w:hAnsi="Segoe UI" w:cs="Segoe UI"/>
          <w:sz w:val="22"/>
          <w:szCs w:val="22"/>
        </w:rPr>
        <w:t>2,234</w:t>
      </w:r>
      <w:r w:rsidR="00A85A0A">
        <w:rPr>
          <w:rFonts w:ascii="Segoe UI" w:hAnsi="Segoe UI" w:cs="Segoe UI"/>
          <w:sz w:val="22"/>
          <w:szCs w:val="22"/>
        </w:rPr>
        <w:t xml:space="preserve"> successful harmonization approaches, w</w:t>
      </w:r>
      <w:r w:rsidRPr="00DC2F15">
        <w:rPr>
          <w:rFonts w:ascii="Segoe UI" w:hAnsi="Segoe UI" w:cs="Segoe UI"/>
          <w:sz w:val="22"/>
          <w:szCs w:val="22"/>
        </w:rPr>
        <w:t>e computed up to 2</w:t>
      </w:r>
      <w:r w:rsidR="00D41886">
        <w:rPr>
          <w:rFonts w:ascii="Segoe UI" w:hAnsi="Segoe UI" w:cs="Segoe UI"/>
          <w:sz w:val="22"/>
          <w:szCs w:val="22"/>
        </w:rPr>
        <w:t>29</w:t>
      </w:r>
      <w:r w:rsidRPr="00DC2F15">
        <w:rPr>
          <w:rFonts w:ascii="Segoe UI" w:hAnsi="Segoe UI" w:cs="Segoe UI"/>
          <w:sz w:val="22"/>
          <w:szCs w:val="22"/>
        </w:rPr>
        <w:t xml:space="preserve"> harmonization metrics per </w:t>
      </w:r>
      <w:r w:rsidR="00361E91" w:rsidRPr="00DC2F15">
        <w:rPr>
          <w:rFonts w:ascii="Segoe UI" w:hAnsi="Segoe UI" w:cs="Segoe UI"/>
          <w:sz w:val="22"/>
          <w:szCs w:val="22"/>
        </w:rPr>
        <w:t>approach</w:t>
      </w:r>
      <w:r>
        <w:rPr>
          <w:rFonts w:ascii="Segoe UI" w:hAnsi="Segoe UI" w:cs="Segoe UI"/>
          <w:sz w:val="22"/>
          <w:szCs w:val="22"/>
        </w:rPr>
        <w:t xml:space="preserve">, selected from the published literature to span all dimensions of cross-platform harmonization quality </w:t>
      </w:r>
      <w:del w:id="2380" w:author="Claude (NAR review, 2nd iteration 2026-08-02)" w:date="2026-08-02T12:00:00Z">
        <w:r>
          <w:rPr>
            <w:rFonts w:ascii="Segoe UI" w:hAnsi="Segoe UI" w:cs="Segoe UI"/>
            <w:sz w:val="22"/>
            <w:szCs w:val="22"/>
          </w:rPr>
          <w:delText xml:space="preserve">(Supplementary File 3; Table 4 in Methods)</w:delText>
        </w:r>
      </w:del>
      <w:ins w:id="2381" w:author="Claude (NAR review, 2nd iteration 2026-08-02)" w:date="2026-08-02T12:00:00Z">
        <w:r>
          <w:rPr>
            <w:rFonts w:ascii="Segoe UI" w:hAnsi="Segoe UI" w:cs="Segoe UI"/>
            <w:sz w:val="22"/>
            <w:szCs w:val="22"/>
          </w:rPr>
          <w:t xml:space="preserve">(Supplementary File 3; Supplementary Table S2)</w:t>
        </w:r>
      </w:ins>
      <w:r>
        <w:rPr>
          <w:rFonts w:ascii="Segoe UI" w:hAnsi="Segoe UI" w:cs="Segoe UI"/>
          <w:sz w:val="22"/>
          <w:szCs w:val="22"/>
        </w:rPr>
        <w:t xml:space="preserve">. For strategies restricting samples to a single platform or biomaterial (strategies C, G, J, and K), a subset of annotation-dependent metrics was </w:t>
      </w:r>
      <w:r w:rsidR="003C749B" w:rsidRPr="00DC2F15">
        <w:rPr>
          <w:rFonts w:ascii="Segoe UI" w:hAnsi="Segoe UI" w:cs="Segoe UI"/>
          <w:sz w:val="22"/>
          <w:szCs w:val="22"/>
        </w:rPr>
        <w:t xml:space="preserve">not </w:t>
      </w:r>
      <w:r w:rsidRPr="00DC2F15">
        <w:rPr>
          <w:rFonts w:ascii="Segoe UI" w:hAnsi="Segoe UI" w:cs="Segoe UI"/>
          <w:sz w:val="22"/>
          <w:szCs w:val="22"/>
        </w:rPr>
        <w:t>defined: for example, in strategy J (FF only), the column RNASEQ_SOURCE was invariant, rendering all metrics conditioned on that column inapplicable.</w:t>
      </w:r>
      <w:r w:rsidR="009B7B13" w:rsidRPr="00DC2F15">
        <w:rPr>
          <w:rFonts w:ascii="Segoe UI" w:hAnsi="Segoe UI" w:cs="Segoe UI"/>
          <w:sz w:val="22"/>
          <w:szCs w:val="22"/>
        </w:rPr>
        <w:t xml:space="preserve"> This resulted in decreased non-NA metrics for strategies </w:t>
      </w:r>
      <w:r w:rsidR="00E76474" w:rsidRPr="00DC2F15">
        <w:rPr>
          <w:rFonts w:ascii="Segoe UI" w:hAnsi="Segoe UI" w:cs="Segoe UI"/>
          <w:sz w:val="22"/>
          <w:szCs w:val="22"/>
        </w:rPr>
        <w:t xml:space="preserve">C, G, J, and K (Supplementary Figure 6). </w:t>
      </w:r>
      <w:r w:rsidRPr="00DC2F15">
        <w:rPr>
          <w:rFonts w:ascii="Segoe UI" w:hAnsi="Segoe UI" w:cs="Segoe UI"/>
          <w:sz w:val="22"/>
          <w:szCs w:val="22"/>
        </w:rPr>
        <w:t xml:space="preserve">Additionally, some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were terminated by a 3-hour CPU-time limit imposed by the job scheduler – these approaches are marked as red in </w:t>
      </w:r>
      <w:r w:rsidR="00463F56" w:rsidRPr="00DC2F15">
        <w:rPr>
          <w:rFonts w:ascii="Segoe UI" w:hAnsi="Segoe UI" w:cs="Segoe UI"/>
          <w:sz w:val="22"/>
          <w:szCs w:val="22"/>
        </w:rPr>
        <w:t>Supplementary Figure 6</w:t>
      </w:r>
      <w:r w:rsidRPr="00DC2F15">
        <w:rPr>
          <w:rFonts w:ascii="Segoe UI" w:hAnsi="Segoe UI" w:cs="Segoe UI"/>
          <w:sz w:val="22"/>
          <w:szCs w:val="22"/>
        </w:rPr>
        <w:t>.</w:t>
      </w:r>
    </w:p>
    <w:p w14:paraId="678BD67F" w14:textId="77777777" w:rsidR="00C80E74" w:rsidRPr="00DC2F15" w:rsidRDefault="00C80E74" w:rsidP="00DC2F15">
      <w:pPr>
        <w:spacing w:line="276" w:lineRule="auto"/>
        <w:rPr>
          <w:rFonts w:ascii="Segoe UI" w:hAnsi="Segoe UI" w:cs="Segoe UI"/>
          <w:sz w:val="22"/>
          <w:szCs w:val="22"/>
        </w:rPr>
      </w:pPr>
    </w:p>
    <w:p w14:paraId="7AB0C177" w14:textId="2896F88E" w:rsidR="00C80E74" w:rsidRPr="00DC2F15" w:rsidRDefault="00C80E74" w:rsidP="00DC2F15">
      <w:pPr>
        <w:spacing w:line="276" w:lineRule="auto"/>
        <w:rPr>
          <w:rFonts w:ascii="Segoe UI" w:hAnsi="Segoe UI" w:cs="Segoe UI"/>
          <w:sz w:val="22"/>
          <w:szCs w:val="22"/>
        </w:rPr>
      </w:pPr>
      <w:r w:rsidRPr="00DC2F15">
        <w:rPr>
          <w:rFonts w:ascii="Segoe UI" w:hAnsi="Segoe UI" w:cs="Segoe UI"/>
          <w:sz w:val="22"/>
          <w:szCs w:val="22"/>
        </w:rPr>
        <w:t>For 87 of the 2</w:t>
      </w:r>
      <w:r w:rsidR="00967CA5">
        <w:rPr>
          <w:rFonts w:ascii="Segoe UI" w:hAnsi="Segoe UI" w:cs="Segoe UI"/>
          <w:sz w:val="22"/>
          <w:szCs w:val="22"/>
        </w:rPr>
        <w:t>29</w:t>
      </w:r>
      <w:r w:rsidRPr="00DC2F15">
        <w:rPr>
          <w:rFonts w:ascii="Segoe UI" w:hAnsi="Segoe UI" w:cs="Segoe UI"/>
          <w:sz w:val="22"/>
          <w:szCs w:val="22"/>
        </w:rPr>
        <w:t xml:space="preserve"> computed metrics, we manually assigned polarity values of +1 (higher is better) or -1 (lower is better), based on the principle that high-quality harmonization should maximize batch mixing and preserve biological group structure: metrics quantifying the homogeneity of batch-class distribution in expression space were assigned positive polarity, whereas metrics quantifying biological group </w:t>
      </w:r>
      <w:r w:rsidR="009425EE" w:rsidRPr="00DC2F15">
        <w:rPr>
          <w:rFonts w:ascii="Segoe UI" w:hAnsi="Segoe UI" w:cs="Segoe UI"/>
          <w:sz w:val="22"/>
          <w:szCs w:val="22"/>
        </w:rPr>
        <w:t>mixing</w:t>
      </w:r>
      <w:r w:rsidRPr="00DC2F15">
        <w:rPr>
          <w:rFonts w:ascii="Segoe UI" w:hAnsi="Segoe UI" w:cs="Segoe UI"/>
          <w:sz w:val="22"/>
          <w:szCs w:val="22"/>
        </w:rPr>
        <w:t xml:space="preserve"> were assigned negative polarity. </w:t>
      </w:r>
      <w:r w:rsidR="004253C7">
        <w:rPr>
          <w:rFonts w:ascii="Segoe UI" w:hAnsi="Segoe UI" w:cs="Segoe UI"/>
          <w:sz w:val="22"/>
          <w:szCs w:val="22"/>
        </w:rPr>
        <w:t xml:space="preserve">For the rest 142 additional metrics polarity was set as 0 </w:t>
      </w:r>
      <w:r w:rsidR="00CB063F">
        <w:rPr>
          <w:rFonts w:ascii="Segoe UI" w:hAnsi="Segoe UI" w:cs="Segoe UI"/>
          <w:sz w:val="22"/>
          <w:szCs w:val="22"/>
        </w:rPr>
        <w:t xml:space="preserve">as they did not participate in the final scoring. </w:t>
      </w:r>
      <w:del w:id="1017" w:author="Claude (NAR referee report 2026-08-02)" w:date="2026-08-02T00:00:00Z">
        <w:r>
          <w:rPr>
            <w:rFonts w:ascii="Segoe UI" w:hAnsi="Segoe UI" w:cs="Segoe UI"/>
            <w:sz w:val="22"/>
            <w:szCs w:val="22"/>
          </w:rPr>
          <w:delText xml:space="preserve">Polarity assignments for all the 229 metrics are listed in Supplementary File 4.</w:delText>
        </w:r>
      </w:del>
      <w:ins w:id="1018" w:author="Claude (NAR referee report 2026-08-02)" w:date="2026-08-02T00:00:00Z">
        <w:r>
          <w:rPr>
            <w:rFonts w:ascii="Segoe UI" w:hAnsi="Segoe UI" w:cs="Segoe UI"/>
            <w:sz w:val="22"/>
            <w:szCs w:val="22"/>
          </w:rPr>
          <w:t xml:space="preserve">Polarity assignments for all the 229 metrics are listed in Supplementary File 2, sheet ‘Metric_polarity’; the metric names there match the column names of Supplementary File 3 exactly.</w:t>
        </w:r>
      </w:ins>
    </w:p>
    <w:p w14:paraId="69FAF1AE" w14:textId="77777777" w:rsidR="001F5261" w:rsidRPr="00DC2F15" w:rsidRDefault="001F5261" w:rsidP="00DC2F15">
      <w:pPr>
        <w:spacing w:line="276" w:lineRule="auto"/>
        <w:rPr>
          <w:rFonts w:ascii="Segoe UI" w:hAnsi="Segoe UI" w:cs="Segoe UI"/>
          <w:sz w:val="22"/>
          <w:szCs w:val="22"/>
        </w:rPr>
      </w:pPr>
    </w:p>
    <w:p w14:paraId="5B169F5D" w14:textId="13356BF1" w:rsidR="001F5261" w:rsidRPr="00DC2F15" w:rsidRDefault="001F5261" w:rsidP="00DC2F15">
      <w:pPr>
        <w:spacing w:line="276" w:lineRule="auto"/>
        <w:rPr>
          <w:rFonts w:ascii="Segoe UI" w:hAnsi="Segoe UI" w:cs="Segoe UI"/>
          <w:sz w:val="22"/>
          <w:szCs w:val="22"/>
        </w:rPr>
      </w:pPr>
      <w:r w:rsidRPr="00DC2F15">
        <w:rPr>
          <w:rFonts w:ascii="Segoe UI" w:hAnsi="Segoe UI" w:cs="Segoe UI"/>
          <w:sz w:val="22"/>
          <w:szCs w:val="22"/>
        </w:rPr>
        <w:t xml:space="preserve">Using the 87 polarity-defined metrics and 2,234 qualifying harmonization </w:t>
      </w:r>
      <w:r w:rsidR="00361E91" w:rsidRPr="00DC2F15">
        <w:rPr>
          <w:rFonts w:ascii="Segoe UI" w:hAnsi="Segoe UI" w:cs="Segoe UI"/>
          <w:sz w:val="22"/>
          <w:szCs w:val="22"/>
        </w:rPr>
        <w:t>approaches</w:t>
      </w:r>
      <w:r w:rsidRPr="00DC2F15">
        <w:rPr>
          <w:rFonts w:ascii="Segoe UI" w:hAnsi="Segoe UI" w:cs="Segoe UI"/>
          <w:sz w:val="22"/>
          <w:szCs w:val="22"/>
        </w:rPr>
        <w:t xml:space="preserve">, we constructed a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to characterize the overall quality landscape of the harmonization </w:t>
      </w:r>
      <w:r w:rsidR="00361E91" w:rsidRPr="00DC2F15">
        <w:rPr>
          <w:rFonts w:ascii="Segoe UI" w:hAnsi="Segoe UI" w:cs="Segoe UI"/>
          <w:sz w:val="22"/>
          <w:szCs w:val="22"/>
        </w:rPr>
        <w:t xml:space="preserve">approach </w:t>
      </w:r>
      <w:r w:rsidRPr="00DC2F15">
        <w:rPr>
          <w:rFonts w:ascii="Segoe UI" w:hAnsi="Segoe UI" w:cs="Segoe UI"/>
          <w:sz w:val="22"/>
          <w:szCs w:val="22"/>
        </w:rPr>
        <w:t xml:space="preserve">space (Figure 3). At the level of metric structure, the 87 metrics resolved into six co-clustering groups: three comprising global metrics, and three comprising distributional similarity, NA-percentage, and local mixing metrics, respectively. To characterize the relationship between local and global metric performance, we constructed a separate Spearman cross-correlation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among all 87 metric vectors computed across the 2,234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(Supplementary Figure </w:t>
      </w:r>
      <w:r w:rsidR="00596530" w:rsidRPr="00DC2F15">
        <w:rPr>
          <w:rFonts w:ascii="Segoe UI" w:hAnsi="Segoe UI" w:cs="Segoe UI"/>
          <w:sz w:val="22"/>
          <w:szCs w:val="22"/>
        </w:rPr>
        <w:t>7</w:t>
      </w:r>
      <w:r w:rsidRPr="00DC2F15">
        <w:rPr>
          <w:rFonts w:ascii="Segoe UI" w:hAnsi="Segoe UI" w:cs="Segoe UI"/>
          <w:sz w:val="22"/>
          <w:szCs w:val="22"/>
        </w:rPr>
        <w:t xml:space="preserve">). This analysis revealed an isolated cluster of 33 metrics — 22 of which were local mixing metrics — that negatively correlated with a second cluster of global metrics (10 global, 6 distributional, and 1 other). </w:t>
      </w:r>
      <w:r w:rsidR="00E012E3">
        <w:rPr>
          <w:rFonts w:ascii="Segoe UI" w:hAnsi="Segoe UI" w:cs="Segoe UI"/>
          <w:sz w:val="22"/>
          <w:szCs w:val="22"/>
        </w:rPr>
        <w:t xml:space="preserve">This could point at a fundamental trade-off between the global batch separation and local </w:t>
      </w:r>
      <w:r w:rsidR="00345A24">
        <w:rPr>
          <w:rFonts w:ascii="Segoe UI" w:hAnsi="Segoe UI" w:cs="Segoe UI"/>
          <w:sz w:val="22"/>
          <w:szCs w:val="22"/>
        </w:rPr>
        <w:t xml:space="preserve">neighborhood batch mixing. </w:t>
      </w:r>
      <w:r w:rsidRPr="00DC2F15">
        <w:rPr>
          <w:rFonts w:ascii="Segoe UI" w:hAnsi="Segoe UI" w:cs="Segoe UI"/>
          <w:sz w:val="22"/>
          <w:szCs w:val="22"/>
        </w:rPr>
        <w:t xml:space="preserve">A third cluster showed no dominant correlation direction with the other two and consisted of global, other and distributional metrics. Within the larger metric-type clusters, smaller sub-clusters formed around shared annotation columns (primarily PLATFORM_RNA and RNASEQ_SOURCE), with no systematic grouping by metric group. PCA, UMAP,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embeddings of metric vectors (Supplementary Figure </w:t>
      </w:r>
      <w:r w:rsidR="00DB4847" w:rsidRPr="00DC2F15">
        <w:rPr>
          <w:rFonts w:ascii="Segoe UI" w:hAnsi="Segoe UI" w:cs="Segoe UI"/>
          <w:sz w:val="22"/>
          <w:szCs w:val="22"/>
        </w:rPr>
        <w:t>8</w:t>
      </w:r>
      <w:r w:rsidRPr="00DC2F15">
        <w:rPr>
          <w:rFonts w:ascii="Segoe UI" w:hAnsi="Segoe UI" w:cs="Segoe UI"/>
          <w:sz w:val="22"/>
          <w:szCs w:val="22"/>
        </w:rPr>
        <w:t>) confirmed large-scale co-localization by metric type and finer-scale grouping by annotation column, with no pattern by metric group.</w:t>
      </w:r>
    </w:p>
    <w:p w14:paraId="0DEC95FE" w14:textId="77777777" w:rsidR="00E058C9" w:rsidRPr="00DC2F15" w:rsidRDefault="00E058C9" w:rsidP="00DC2F15">
      <w:pPr>
        <w:spacing w:line="276" w:lineRule="auto"/>
        <w:rPr>
          <w:rFonts w:ascii="Segoe UI" w:hAnsi="Segoe UI" w:cs="Segoe UI"/>
          <w:sz w:val="22"/>
          <w:szCs w:val="22"/>
        </w:rPr>
      </w:pPr>
    </w:p>
    <w:p w14:paraId="4842F7A2" w14:textId="1EE270C7" w:rsidR="00E058C9" w:rsidRPr="00DC2F15" w:rsidRDefault="00E058C9" w:rsidP="00DC2F15">
      <w:pPr>
        <w:spacing w:line="276" w:lineRule="auto"/>
        <w:rPr>
          <w:rFonts w:ascii="Segoe UI" w:hAnsi="Segoe UI" w:cs="Segoe UI"/>
          <w:sz w:val="22"/>
          <w:szCs w:val="22"/>
        </w:rPr>
      </w:pPr>
      <w:r w:rsidRPr="00DC2F15">
        <w:rPr>
          <w:rFonts w:ascii="Segoe UI" w:hAnsi="Segoe UI" w:cs="Segoe UI"/>
          <w:sz w:val="22"/>
          <w:szCs w:val="22"/>
        </w:rPr>
        <w:lastRenderedPageBreak/>
        <w:t xml:space="preserve">At the level of harmonization </w:t>
      </w:r>
      <w:r w:rsidR="00361E91" w:rsidRPr="00DC2F15">
        <w:rPr>
          <w:rFonts w:ascii="Segoe UI" w:hAnsi="Segoe UI" w:cs="Segoe UI"/>
          <w:sz w:val="22"/>
          <w:szCs w:val="22"/>
        </w:rPr>
        <w:t>approaches</w:t>
      </w:r>
      <w:r w:rsidRPr="00DC2F15">
        <w:rPr>
          <w:rFonts w:ascii="Segoe UI" w:hAnsi="Segoe UI" w:cs="Segoe UI"/>
          <w:sz w:val="22"/>
          <w:szCs w:val="22"/>
        </w:rPr>
        <w:t xml:space="preserve">,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revealed four major clusters (Figure 3). Based on relative metric performance and the co-clustering patterns of batch removal strategies, we designated these clusters: 'good cross-platform', 'bad cross-platform', 'same sample type', and 'same platform'. The 'same sample type' and 'same platform' clusters each contained a good and a bad sub-cluster, separated primarily by local mixing metrics — specifically LISI values and UMAP/</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entropy. The 'good cross-platform' cluster correspondingly showed higher local metric values than its 'bad' counterpart</w:t>
      </w:r>
      <w:r w:rsidR="00BD740C">
        <w:rPr>
          <w:rFonts w:ascii="Segoe UI" w:hAnsi="Segoe UI" w:cs="Segoe UI"/>
          <w:sz w:val="22"/>
          <w:szCs w:val="22"/>
        </w:rPr>
        <w:t xml:space="preserve">, with </w:t>
      </w:r>
      <w:r w:rsidR="008218F4" w:rsidRPr="00DC2F15">
        <w:rPr>
          <w:rFonts w:ascii="Segoe UI" w:hAnsi="Segoe UI" w:cs="Segoe UI"/>
          <w:sz w:val="22"/>
          <w:szCs w:val="22"/>
        </w:rPr>
        <w:t xml:space="preserve">two-sided </w:t>
      </w:r>
      <w:r w:rsidR="000437D0" w:rsidRPr="00DC2F15">
        <w:rPr>
          <w:rFonts w:ascii="Segoe UI" w:hAnsi="Segoe UI" w:cs="Segoe UI"/>
          <w:sz w:val="22"/>
          <w:szCs w:val="22"/>
        </w:rPr>
        <w:t xml:space="preserve">Mann-Whitney </w:t>
      </w:r>
      <w:r w:rsidR="00631A06" w:rsidRPr="00DC2F15">
        <w:rPr>
          <w:rFonts w:ascii="Segoe UI" w:hAnsi="Segoe UI" w:cs="Segoe UI"/>
          <w:sz w:val="22"/>
          <w:szCs w:val="22"/>
        </w:rPr>
        <w:t xml:space="preserve">FDR-corrected </w:t>
      </w:r>
      <w:r w:rsidR="000437D0" w:rsidRPr="00DC2F15">
        <w:rPr>
          <w:rFonts w:ascii="Segoe UI" w:hAnsi="Segoe UI" w:cs="Segoe UI"/>
          <w:sz w:val="22"/>
          <w:szCs w:val="22"/>
        </w:rPr>
        <w:t xml:space="preserve">p </w:t>
      </w:r>
      <w:r w:rsidR="00631A06" w:rsidRPr="00DC2F15">
        <w:rPr>
          <w:rFonts w:ascii="Segoe UI" w:hAnsi="Segoe UI" w:cs="Segoe UI"/>
          <w:sz w:val="22"/>
          <w:szCs w:val="22"/>
        </w:rPr>
        <w:t>&lt; 0.05</w:t>
      </w:r>
      <w:r w:rsidR="000437D0" w:rsidRPr="00DC2F15">
        <w:rPr>
          <w:rFonts w:ascii="Segoe UI" w:hAnsi="Segoe UI" w:cs="Segoe UI"/>
          <w:sz w:val="22"/>
          <w:szCs w:val="22"/>
        </w:rPr>
        <w:t xml:space="preserve"> for </w:t>
      </w:r>
      <w:r w:rsidR="003D70DA" w:rsidRPr="00DC2F15">
        <w:rPr>
          <w:rFonts w:ascii="Segoe UI" w:hAnsi="Segoe UI" w:cs="Segoe UI"/>
          <w:sz w:val="22"/>
          <w:szCs w:val="22"/>
        </w:rPr>
        <w:t>20 / 22 local metrics investigated between the two clusters</w:t>
      </w:r>
      <w:r w:rsidR="00BD740C">
        <w:rPr>
          <w:rFonts w:ascii="Segoe UI" w:hAnsi="Segoe UI" w:cs="Segoe UI"/>
          <w:sz w:val="22"/>
          <w:szCs w:val="22"/>
        </w:rPr>
        <w:t xml:space="preserve"> </w:t>
      </w:r>
      <w:r w:rsidR="00F3754F">
        <w:rPr>
          <w:rFonts w:ascii="Segoe UI" w:hAnsi="Segoe UI" w:cs="Segoe UI"/>
          <w:sz w:val="22"/>
          <w:szCs w:val="22"/>
        </w:rPr>
        <w:t>and log</w:t>
      </w:r>
      <w:r w:rsidR="00F3754F" w:rsidRPr="00F3754F">
        <w:rPr>
          <w:rFonts w:ascii="Segoe UI" w:hAnsi="Segoe UI" w:cs="Segoe UI"/>
          <w:sz w:val="22"/>
          <w:szCs w:val="22"/>
          <w:vertAlign w:val="subscript"/>
        </w:rPr>
        <w:t>2</w:t>
      </w:r>
      <w:r w:rsidR="00F3754F">
        <w:rPr>
          <w:rFonts w:ascii="Segoe UI" w:hAnsi="Segoe UI" w:cs="Segoe UI"/>
          <w:sz w:val="22"/>
          <w:szCs w:val="22"/>
        </w:rPr>
        <w:t>(fold change of the medians</w:t>
      </w:r>
      <w:r w:rsidR="00C43D97">
        <w:rPr>
          <w:rFonts w:ascii="Segoe UI" w:hAnsi="Segoe UI" w:cs="Segoe UI"/>
          <w:sz w:val="22"/>
          <w:szCs w:val="22"/>
        </w:rPr>
        <w:t xml:space="preserve"> in two clusters</w:t>
      </w:r>
      <w:r w:rsidR="00F3754F">
        <w:rPr>
          <w:rFonts w:ascii="Segoe UI" w:hAnsi="Segoe UI" w:cs="Segoe UI"/>
          <w:sz w:val="22"/>
          <w:szCs w:val="22"/>
        </w:rPr>
        <w:t xml:space="preserve">) being in the interval </w:t>
      </w:r>
      <w:r w:rsidR="007E5B21">
        <w:rPr>
          <w:rFonts w:ascii="Segoe UI" w:hAnsi="Segoe UI" w:cs="Segoe UI"/>
          <w:sz w:val="22"/>
          <w:szCs w:val="22"/>
        </w:rPr>
        <w:t xml:space="preserve">0.26 </w:t>
      </w:r>
      <w:r w:rsidR="00E14FE8">
        <w:rPr>
          <w:rFonts w:ascii="Segoe UI" w:hAnsi="Segoe UI" w:cs="Segoe UI"/>
          <w:sz w:val="22"/>
          <w:szCs w:val="22"/>
        </w:rPr>
        <w:t>–</w:t>
      </w:r>
      <w:r w:rsidR="007E5B21">
        <w:rPr>
          <w:rFonts w:ascii="Segoe UI" w:hAnsi="Segoe UI" w:cs="Segoe UI"/>
          <w:sz w:val="22"/>
          <w:szCs w:val="22"/>
        </w:rPr>
        <w:t xml:space="preserve"> </w:t>
      </w:r>
      <w:r w:rsidR="00E14FE8">
        <w:rPr>
          <w:rFonts w:ascii="Segoe UI" w:hAnsi="Segoe UI" w:cs="Segoe UI"/>
          <w:sz w:val="22"/>
          <w:szCs w:val="22"/>
        </w:rPr>
        <w:t>3.7</w:t>
      </w:r>
      <w:r w:rsidR="00BD740C">
        <w:rPr>
          <w:rFonts w:ascii="Segoe UI" w:hAnsi="Segoe UI" w:cs="Segoe UI"/>
          <w:sz w:val="22"/>
          <w:szCs w:val="22"/>
        </w:rPr>
        <w:t>.</w:t>
      </w:r>
      <w:r w:rsidRPr="00DC2F15">
        <w:rPr>
          <w:rFonts w:ascii="Segoe UI" w:hAnsi="Segoe UI" w:cs="Segoe UI"/>
          <w:sz w:val="22"/>
          <w:szCs w:val="22"/>
        </w:rPr>
        <w:t xml:space="preserve"> Across all harmonization </w:t>
      </w:r>
      <w:r w:rsidR="00361E91" w:rsidRPr="00DC2F15">
        <w:rPr>
          <w:rFonts w:ascii="Segoe UI" w:hAnsi="Segoe UI" w:cs="Segoe UI"/>
          <w:sz w:val="22"/>
          <w:szCs w:val="22"/>
        </w:rPr>
        <w:t>approaches</w:t>
      </w:r>
      <w:r w:rsidRPr="00DC2F15">
        <w:rPr>
          <w:rFonts w:ascii="Segoe UI" w:hAnsi="Segoe UI" w:cs="Segoe UI"/>
          <w:sz w:val="22"/>
          <w:szCs w:val="22"/>
        </w:rPr>
        <w:t xml:space="preserve">, </w:t>
      </w:r>
      <w:proofErr w:type="spellStart"/>
      <w:r w:rsidRPr="00DC2F15">
        <w:rPr>
          <w:rFonts w:ascii="Segoe UI" w:hAnsi="Segoe UI" w:cs="Segoe UI"/>
          <w:sz w:val="22"/>
          <w:szCs w:val="22"/>
        </w:rPr>
        <w:t>kBET</w:t>
      </w:r>
      <w:proofErr w:type="spellEnd"/>
      <w:r w:rsidRPr="00DC2F15">
        <w:rPr>
          <w:rFonts w:ascii="Segoe UI" w:hAnsi="Segoe UI" w:cs="Segoe UI"/>
          <w:sz w:val="22"/>
          <w:szCs w:val="22"/>
        </w:rPr>
        <w:t xml:space="preserve"> acceptance rate was the only local mixing metric that remained near-zero universally</w:t>
      </w:r>
      <w:r w:rsidR="00D669FD" w:rsidRPr="00DC2F15">
        <w:rPr>
          <w:rFonts w:ascii="Segoe UI" w:hAnsi="Segoe UI" w:cs="Segoe UI"/>
          <w:sz w:val="22"/>
          <w:szCs w:val="22"/>
        </w:rPr>
        <w:t xml:space="preserve"> </w:t>
      </w:r>
      <w:r w:rsidR="00B30544" w:rsidRPr="00DC2F15">
        <w:rPr>
          <w:rFonts w:ascii="Segoe UI" w:hAnsi="Segoe UI" w:cs="Segoe UI"/>
          <w:sz w:val="22"/>
          <w:szCs w:val="22"/>
        </w:rPr>
        <w:t xml:space="preserve">(RNA_BATCH median 0.0022 in 'good cross-platform' cluster and 0 in the </w:t>
      </w:r>
      <w:r w:rsidR="001D05B4" w:rsidRPr="00DC2F15">
        <w:rPr>
          <w:rFonts w:ascii="Segoe UI" w:hAnsi="Segoe UI" w:cs="Segoe UI"/>
          <w:sz w:val="22"/>
          <w:szCs w:val="22"/>
        </w:rPr>
        <w:t>‘</w:t>
      </w:r>
      <w:r w:rsidR="00B30544" w:rsidRPr="00DC2F15">
        <w:rPr>
          <w:rFonts w:ascii="Segoe UI" w:hAnsi="Segoe UI" w:cs="Segoe UI"/>
          <w:sz w:val="22"/>
          <w:szCs w:val="22"/>
        </w:rPr>
        <w:t>bad</w:t>
      </w:r>
      <w:r w:rsidR="001D05B4" w:rsidRPr="00DC2F15">
        <w:rPr>
          <w:rFonts w:ascii="Segoe UI" w:hAnsi="Segoe UI" w:cs="Segoe UI"/>
          <w:sz w:val="22"/>
          <w:szCs w:val="22"/>
        </w:rPr>
        <w:t>’</w:t>
      </w:r>
      <w:r w:rsidR="00B30544" w:rsidRPr="00DC2F15">
        <w:rPr>
          <w:rFonts w:ascii="Segoe UI" w:hAnsi="Segoe UI" w:cs="Segoe UI"/>
          <w:sz w:val="22"/>
          <w:szCs w:val="22"/>
        </w:rPr>
        <w:t xml:space="preserve"> one)</w:t>
      </w:r>
      <w:r w:rsidRPr="00DC2F15">
        <w:rPr>
          <w:rFonts w:ascii="Segoe UI" w:hAnsi="Segoe UI" w:cs="Segoe UI"/>
          <w:sz w:val="22"/>
          <w:szCs w:val="22"/>
        </w:rPr>
        <w:t>, with the sole exception of RNA-seq-only configurations with post-removal applied.</w:t>
      </w:r>
    </w:p>
    <w:p w14:paraId="4C22CAD5" w14:textId="77777777" w:rsidR="00EE0A4F" w:rsidRPr="00DC2F15" w:rsidRDefault="00EE0A4F" w:rsidP="00DC2F15">
      <w:pPr>
        <w:spacing w:line="276" w:lineRule="auto"/>
        <w:rPr>
          <w:rFonts w:ascii="Segoe UI" w:hAnsi="Segoe UI" w:cs="Segoe UI"/>
          <w:sz w:val="22"/>
          <w:szCs w:val="22"/>
        </w:rPr>
      </w:pPr>
    </w:p>
    <w:p w14:paraId="6DCC2412" w14:textId="3758BB28" w:rsidR="00EE0A4F" w:rsidRPr="00DC2F15" w:rsidRDefault="00EE0A4F" w:rsidP="00DC2F15">
      <w:pPr>
        <w:spacing w:line="276" w:lineRule="auto"/>
        <w:rPr>
          <w:rFonts w:ascii="Segoe UI" w:hAnsi="Segoe UI" w:cs="Segoe UI"/>
          <w:sz w:val="22"/>
          <w:szCs w:val="22"/>
        </w:rPr>
      </w:pPr>
      <w:r w:rsidRPr="00DC2F15">
        <w:rPr>
          <w:rFonts w:ascii="Segoe UI" w:hAnsi="Segoe UI" w:cs="Segoe UI"/>
          <w:sz w:val="22"/>
          <w:szCs w:val="22"/>
        </w:rPr>
        <w:t xml:space="preserve">Metrics in the 'NA percentage' cluster showed uniformly high performance across all </w:t>
      </w:r>
      <w:r w:rsidR="00361E91" w:rsidRPr="00DC2F15">
        <w:rPr>
          <w:rFonts w:ascii="Segoe UI" w:hAnsi="Segoe UI" w:cs="Segoe UI"/>
          <w:sz w:val="22"/>
          <w:szCs w:val="22"/>
        </w:rPr>
        <w:t>approaches</w:t>
      </w:r>
      <w:r w:rsidRPr="00DC2F15">
        <w:rPr>
          <w:rFonts w:ascii="Segoe UI" w:hAnsi="Segoe UI" w:cs="Segoe UI"/>
          <w:sz w:val="22"/>
          <w:szCs w:val="22"/>
        </w:rPr>
        <w:t xml:space="preserve">; the sole exception was </w:t>
      </w:r>
      <w:proofErr w:type="spellStart"/>
      <w:r w:rsidRPr="00DC2F15">
        <w:rPr>
          <w:rFonts w:ascii="Segoe UI" w:hAnsi="Segoe UI" w:cs="Segoe UI"/>
          <w:sz w:val="22"/>
          <w:szCs w:val="22"/>
        </w:rPr>
        <w:t>pct_genes_noNA</w:t>
      </w:r>
      <w:proofErr w:type="spellEnd"/>
      <w:r w:rsidRPr="00DC2F15">
        <w:rPr>
          <w:rFonts w:ascii="Segoe UI" w:hAnsi="Segoe UI" w:cs="Segoe UI"/>
          <w:sz w:val="22"/>
          <w:szCs w:val="22"/>
        </w:rPr>
        <w:t xml:space="preserve">, which recorded poor performance exclusively for the </w:t>
      </w:r>
      <w:r w:rsidR="003D66D4" w:rsidRPr="00DC2F15">
        <w:rPr>
          <w:rFonts w:ascii="Segoe UI" w:hAnsi="Segoe UI" w:cs="Segoe UI"/>
          <w:sz w:val="22"/>
          <w:szCs w:val="22"/>
        </w:rPr>
        <w:t xml:space="preserve">21_harmonizr </w:t>
      </w:r>
      <w:r w:rsidRPr="00DC2F15">
        <w:rPr>
          <w:rFonts w:ascii="Segoe UI" w:hAnsi="Segoe UI" w:cs="Segoe UI"/>
          <w:sz w:val="22"/>
          <w:szCs w:val="22"/>
        </w:rPr>
        <w:t>harmonizer</w:t>
      </w:r>
      <w:r w:rsidR="00AA0BC6" w:rsidRPr="00DC2F15">
        <w:rPr>
          <w:rFonts w:ascii="Segoe UI" w:hAnsi="Segoe UI" w:cs="Segoe UI"/>
          <w:sz w:val="22"/>
          <w:szCs w:val="22"/>
        </w:rPr>
        <w:t>: 0</w:t>
      </w:r>
      <w:r w:rsidR="00156D25" w:rsidRPr="00DC2F15">
        <w:rPr>
          <w:rFonts w:ascii="Segoe UI" w:hAnsi="Segoe UI" w:cs="Segoe UI"/>
          <w:sz w:val="22"/>
          <w:szCs w:val="22"/>
        </w:rPr>
        <w:t>%</w:t>
      </w:r>
      <w:r w:rsidR="00AA0BC6" w:rsidRPr="00DC2F15">
        <w:rPr>
          <w:rFonts w:ascii="Segoe UI" w:hAnsi="Segoe UI" w:cs="Segoe UI"/>
          <w:sz w:val="22"/>
          <w:szCs w:val="22"/>
        </w:rPr>
        <w:t xml:space="preserve"> for </w:t>
      </w:r>
      <w:r w:rsidR="002A4E62" w:rsidRPr="00DC2F15">
        <w:rPr>
          <w:rFonts w:ascii="Segoe UI" w:hAnsi="Segoe UI" w:cs="Segoe UI"/>
          <w:sz w:val="22"/>
          <w:szCs w:val="22"/>
        </w:rPr>
        <w:t xml:space="preserve">the strategies A, B, C, </w:t>
      </w:r>
      <w:r w:rsidRPr="00DC2F15">
        <w:rPr>
          <w:rFonts w:ascii="Segoe UI" w:hAnsi="Segoe UI" w:cs="Segoe UI"/>
          <w:sz w:val="22"/>
          <w:szCs w:val="22"/>
        </w:rPr>
        <w:t>E1-E3, J and S0, and 87.2–100% for the remaining strategies. Metrics conditioned on the RNASEQ_SOURCE and PLATFORM_RNA annotation columns were undefined for strategies restricted to a single sample type (J, K) or a single platform (</w:t>
      </w:r>
      <w:r w:rsidR="00E0779D">
        <w:rPr>
          <w:rFonts w:ascii="Segoe UI" w:hAnsi="Segoe UI" w:cs="Segoe UI"/>
          <w:sz w:val="22"/>
          <w:szCs w:val="22"/>
        </w:rPr>
        <w:t>G</w:t>
      </w:r>
      <w:r w:rsidRPr="00DC2F15">
        <w:rPr>
          <w:rFonts w:ascii="Segoe UI" w:hAnsi="Segoe UI" w:cs="Segoe UI"/>
          <w:sz w:val="22"/>
          <w:szCs w:val="22"/>
        </w:rPr>
        <w:t xml:space="preserve">, C), respectively, because these columns were invariant within those strategy subsets. Global cluster B metrics (primarily </w:t>
      </w:r>
      <w:proofErr w:type="spellStart"/>
      <w:r w:rsidRPr="00DC2F15">
        <w:rPr>
          <w:rFonts w:ascii="Segoe UI" w:hAnsi="Segoe UI" w:cs="Segoe UI"/>
          <w:sz w:val="22"/>
          <w:szCs w:val="22"/>
        </w:rPr>
        <w:t>tSNE</w:t>
      </w:r>
      <w:proofErr w:type="spellEnd"/>
      <w:r w:rsidRPr="00DC2F15">
        <w:rPr>
          <w:rFonts w:ascii="Segoe UI" w:hAnsi="Segoe UI" w:cs="Segoe UI"/>
          <w:sz w:val="22"/>
          <w:szCs w:val="22"/>
        </w:rPr>
        <w:t>/UMAP centroid-based measures) showed highest performance within the 'good cross-platform' cluster</w:t>
      </w:r>
      <w:r w:rsidR="00F922DE" w:rsidRPr="00DC2F15">
        <w:rPr>
          <w:rFonts w:ascii="Segoe UI" w:hAnsi="Segoe UI" w:cs="Segoe UI"/>
          <w:sz w:val="22"/>
          <w:szCs w:val="22"/>
        </w:rPr>
        <w:t xml:space="preserve">, </w:t>
      </w:r>
      <w:r w:rsidRPr="00DC2F15">
        <w:rPr>
          <w:rFonts w:ascii="Segoe UI" w:hAnsi="Segoe UI" w:cs="Segoe UI"/>
          <w:sz w:val="22"/>
          <w:szCs w:val="22"/>
        </w:rPr>
        <w:t>the good sub-cluster of the ‘same sample type’ cluster and the entire ‘same platform’ cluster</w:t>
      </w:r>
      <w:r w:rsidR="0059587D">
        <w:rPr>
          <w:rFonts w:ascii="Segoe UI" w:hAnsi="Segoe UI" w:cs="Segoe UI"/>
          <w:sz w:val="22"/>
          <w:szCs w:val="22"/>
        </w:rPr>
        <w:t xml:space="preserve">: </w:t>
      </w:r>
      <w:r w:rsidR="005455A6" w:rsidRPr="00DC2F15">
        <w:rPr>
          <w:rFonts w:ascii="Segoe UI" w:hAnsi="Segoe UI" w:cs="Segoe UI"/>
          <w:sz w:val="22"/>
          <w:szCs w:val="22"/>
        </w:rPr>
        <w:t xml:space="preserve">two-sided </w:t>
      </w:r>
      <w:r w:rsidR="006B03A1" w:rsidRPr="00DC2F15">
        <w:rPr>
          <w:rFonts w:ascii="Segoe UI" w:hAnsi="Segoe UI" w:cs="Segoe UI"/>
          <w:sz w:val="22"/>
          <w:szCs w:val="22"/>
        </w:rPr>
        <w:t>Mann-Whitney FDR-corrected p &lt; 0.05 for 9 / 10 metrics between the ‘good’ and the ‘bad’ cross-platform cluster</w:t>
      </w:r>
      <w:r w:rsidR="00DB5B61">
        <w:rPr>
          <w:rFonts w:ascii="Segoe UI" w:hAnsi="Segoe UI" w:cs="Segoe UI"/>
          <w:sz w:val="22"/>
          <w:szCs w:val="22"/>
        </w:rPr>
        <w:t>, log</w:t>
      </w:r>
      <w:r w:rsidR="00DB5B61">
        <w:rPr>
          <w:rFonts w:ascii="Segoe UI" w:hAnsi="Segoe UI" w:cs="Segoe UI"/>
          <w:sz w:val="22"/>
          <w:szCs w:val="22"/>
          <w:vertAlign w:val="subscript"/>
        </w:rPr>
        <w:t>2</w:t>
      </w:r>
      <w:r w:rsidR="00DB5B61">
        <w:rPr>
          <w:rFonts w:ascii="Segoe UI" w:hAnsi="Segoe UI" w:cs="Segoe UI"/>
          <w:sz w:val="22"/>
          <w:szCs w:val="22"/>
        </w:rPr>
        <w:t xml:space="preserve">(fold change of medians) being in the interval </w:t>
      </w:r>
      <w:r w:rsidR="00292320">
        <w:rPr>
          <w:rFonts w:ascii="Segoe UI" w:hAnsi="Segoe UI" w:cs="Segoe UI"/>
          <w:sz w:val="22"/>
          <w:szCs w:val="22"/>
        </w:rPr>
        <w:t xml:space="preserve">0.51 </w:t>
      </w:r>
      <w:r w:rsidR="00AF4821">
        <w:rPr>
          <w:rFonts w:ascii="Segoe UI" w:hAnsi="Segoe UI" w:cs="Segoe UI"/>
          <w:sz w:val="22"/>
          <w:szCs w:val="22"/>
        </w:rPr>
        <w:t>–</w:t>
      </w:r>
      <w:r w:rsidR="00292320">
        <w:rPr>
          <w:rFonts w:ascii="Segoe UI" w:hAnsi="Segoe UI" w:cs="Segoe UI"/>
          <w:sz w:val="22"/>
          <w:szCs w:val="22"/>
        </w:rPr>
        <w:t xml:space="preserve"> </w:t>
      </w:r>
      <w:r w:rsidR="00AF4821">
        <w:rPr>
          <w:rFonts w:ascii="Segoe UI" w:hAnsi="Segoe UI" w:cs="Segoe UI"/>
          <w:sz w:val="22"/>
          <w:szCs w:val="22"/>
        </w:rPr>
        <w:t>2.0</w:t>
      </w:r>
      <w:r w:rsidRPr="00DC2F15">
        <w:rPr>
          <w:rFonts w:ascii="Segoe UI" w:hAnsi="Segoe UI" w:cs="Segoe UI"/>
          <w:sz w:val="22"/>
          <w:szCs w:val="22"/>
        </w:rPr>
        <w:t xml:space="preserve">. Distributional similarity metrics showed an analogous pattern, while global cluster C metrics showed intermediate performance across the full </w:t>
      </w:r>
      <w:r w:rsidR="00361E91" w:rsidRPr="00DC2F15">
        <w:rPr>
          <w:rFonts w:ascii="Segoe UI" w:hAnsi="Segoe UI" w:cs="Segoe UI"/>
          <w:sz w:val="22"/>
          <w:szCs w:val="22"/>
        </w:rPr>
        <w:t xml:space="preserve">approaches </w:t>
      </w:r>
      <w:r w:rsidRPr="00DC2F15">
        <w:rPr>
          <w:rFonts w:ascii="Segoe UI" w:hAnsi="Segoe UI" w:cs="Segoe UI"/>
          <w:sz w:val="22"/>
          <w:szCs w:val="22"/>
        </w:rPr>
        <w:t>set.</w:t>
      </w:r>
    </w:p>
    <w:p w14:paraId="4B90A672" w14:textId="77777777" w:rsidR="000A3B48" w:rsidRPr="00DC2F15" w:rsidRDefault="000A3B48" w:rsidP="00DC2F15">
      <w:pPr>
        <w:spacing w:line="276" w:lineRule="auto"/>
        <w:rPr>
          <w:rFonts w:ascii="Segoe UI" w:hAnsi="Segoe UI" w:cs="Segoe UI"/>
          <w:sz w:val="22"/>
          <w:szCs w:val="22"/>
        </w:rPr>
      </w:pPr>
    </w:p>
    <w:p w14:paraId="074E5070" w14:textId="49D1F963" w:rsidR="005A1286" w:rsidRPr="00DC2F15" w:rsidRDefault="00E54F74" w:rsidP="00DC2F15">
      <w:pPr>
        <w:spacing w:line="276" w:lineRule="auto"/>
        <w:rPr>
          <w:rFonts w:ascii="Segoe UI" w:hAnsi="Segoe UI" w:cs="Segoe UI"/>
          <w:sz w:val="22"/>
          <w:szCs w:val="22"/>
        </w:rPr>
      </w:pPr>
      <w:r w:rsidRPr="00DC2F15">
        <w:rPr>
          <w:rFonts w:ascii="Segoe UI" w:hAnsi="Segoe UI" w:cs="Segoe UI"/>
          <w:sz w:val="22"/>
          <w:szCs w:val="22"/>
        </w:rPr>
        <w:t xml:space="preserve">We calculated Spearman cross-correlations between all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in the 87-metric scoring space and constructed a </w:t>
      </w:r>
      <w:proofErr w:type="spellStart"/>
      <w:r w:rsidRPr="00DC2F15">
        <w:rPr>
          <w:rFonts w:ascii="Segoe UI" w:hAnsi="Segoe UI" w:cs="Segoe UI"/>
          <w:sz w:val="22"/>
          <w:szCs w:val="22"/>
        </w:rPr>
        <w:t>clustermap</w:t>
      </w:r>
      <w:proofErr w:type="spellEnd"/>
      <w:r>
        <w:rPr>
          <w:rFonts w:ascii="Segoe UI" w:hAnsi="Segoe UI" w:cs="Segoe UI"/>
          <w:sz w:val="22"/>
          <w:szCs w:val="22"/>
        </w:rPr>
        <w:t xml:space="preserve"> of these correlations (Supplementary </w:t>
      </w:r>
      <w:r>
        <w:rPr>
          <w:rFonts w:ascii="Segoe UI" w:hAnsi="Segoe UI" w:cs="Segoe UI"/>
          <w:sz w:val="22"/>
          <w:szCs w:val="22"/>
        </w:rPr>
        <w:t xml:space="preserve">Figure 9</w:t>
      </w:r>
      <w:r>
        <w:rPr>
          <w:rFonts w:ascii="Segoe UI" w:hAnsi="Segoe UI" w:cs="Segoe UI"/>
          <w:sz w:val="22"/>
          <w:szCs w:val="22"/>
        </w:rPr>
        <w:t xml:space="preserve">). The four clusters identified in the primary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 'same platform', 'same sample type', 'good cross-platform', and 'bad cross-platform' — were reproduced, confirming that cluster identity was not an artefact of the primary metric-space embedding. As in the primary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clustering was driven primarily by batch removal strategy and secondarily by harmonization method. Unlike the metric cross-correlation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(Supplementary Figure 7), no negatively correlating </w:t>
      </w:r>
      <w:r w:rsidR="00361E91" w:rsidRPr="00DC2F15">
        <w:rPr>
          <w:rFonts w:ascii="Segoe UI" w:hAnsi="Segoe UI" w:cs="Segoe UI"/>
          <w:sz w:val="22"/>
          <w:szCs w:val="22"/>
        </w:rPr>
        <w:t xml:space="preserve">approach </w:t>
      </w:r>
      <w:r w:rsidRPr="00DC2F15">
        <w:rPr>
          <w:rFonts w:ascii="Segoe UI" w:hAnsi="Segoe UI" w:cs="Segoe UI"/>
          <w:sz w:val="22"/>
          <w:szCs w:val="22"/>
        </w:rPr>
        <w:t>clusters were observed. The 'same sample type' cluster showed the strongest deviation from all other</w:t>
      </w:r>
      <w:r w:rsidR="00235A33" w:rsidRPr="00DC2F15">
        <w:rPr>
          <w:rFonts w:ascii="Segoe UI" w:hAnsi="Segoe UI" w:cs="Segoe UI"/>
          <w:sz w:val="22"/>
          <w:szCs w:val="22"/>
        </w:rPr>
        <w:t xml:space="preserve"> ones</w:t>
      </w:r>
      <w:r w:rsidRPr="00DC2F15">
        <w:rPr>
          <w:rFonts w:ascii="Segoe UI" w:hAnsi="Segoe UI" w:cs="Segoe UI"/>
          <w:sz w:val="22"/>
          <w:szCs w:val="22"/>
        </w:rPr>
        <w:t xml:space="preserve">, with </w:t>
      </w:r>
      <w:r w:rsidR="00A83C14" w:rsidRPr="00DC2F15">
        <w:rPr>
          <w:rFonts w:ascii="Segoe UI" w:hAnsi="Segoe UI" w:cs="Segoe UI"/>
          <w:sz w:val="22"/>
          <w:szCs w:val="22"/>
        </w:rPr>
        <w:t xml:space="preserve">median </w:t>
      </w:r>
      <w:r w:rsidRPr="00DC2F15">
        <w:rPr>
          <w:rFonts w:ascii="Segoe UI" w:hAnsi="Segoe UI" w:cs="Segoe UI"/>
          <w:sz w:val="22"/>
          <w:szCs w:val="22"/>
        </w:rPr>
        <w:t xml:space="preserve">Spearman correlation of </w:t>
      </w:r>
      <w:r w:rsidR="00A83C14" w:rsidRPr="00DC2F15">
        <w:rPr>
          <w:rFonts w:ascii="Segoe UI" w:hAnsi="Segoe UI" w:cs="Segoe UI"/>
          <w:sz w:val="22"/>
          <w:szCs w:val="22"/>
        </w:rPr>
        <w:t xml:space="preserve">0.554 </w:t>
      </w:r>
      <w:r w:rsidR="00AD5DA1" w:rsidRPr="00DC2F15">
        <w:rPr>
          <w:rFonts w:ascii="Segoe UI" w:hAnsi="Segoe UI" w:cs="Segoe UI"/>
          <w:sz w:val="22"/>
          <w:szCs w:val="22"/>
        </w:rPr>
        <w:t>(</w:t>
      </w:r>
      <w:r w:rsidR="007A6E59" w:rsidRPr="00DC2F15">
        <w:rPr>
          <w:rFonts w:ascii="Segoe UI" w:hAnsi="Segoe UI" w:cs="Segoe UI"/>
          <w:sz w:val="22"/>
          <w:szCs w:val="22"/>
        </w:rPr>
        <w:t xml:space="preserve">median absolute </w:t>
      </w:r>
      <w:r w:rsidR="00410299" w:rsidRPr="00DC2F15">
        <w:rPr>
          <w:rFonts w:ascii="Segoe UI" w:hAnsi="Segoe UI" w:cs="Segoe UI"/>
          <w:sz w:val="22"/>
          <w:szCs w:val="22"/>
        </w:rPr>
        <w:t>deviation</w:t>
      </w:r>
      <w:r w:rsidR="00AD5DA1" w:rsidRPr="00DC2F15">
        <w:rPr>
          <w:rFonts w:ascii="Segoe UI" w:hAnsi="Segoe UI" w:cs="Segoe UI"/>
          <w:sz w:val="22"/>
          <w:szCs w:val="22"/>
        </w:rPr>
        <w:t xml:space="preserve"> </w:t>
      </w:r>
      <w:r w:rsidR="0029468C" w:rsidRPr="00DC2F15">
        <w:rPr>
          <w:rFonts w:ascii="Segoe UI" w:hAnsi="Segoe UI" w:cs="Segoe UI"/>
          <w:sz w:val="22"/>
          <w:szCs w:val="22"/>
        </w:rPr>
        <w:t>(</w:t>
      </w:r>
      <w:r w:rsidR="00AD5DA1" w:rsidRPr="00DC2F15">
        <w:rPr>
          <w:rFonts w:ascii="Segoe UI" w:hAnsi="Segoe UI" w:cs="Segoe UI"/>
          <w:sz w:val="22"/>
          <w:szCs w:val="22"/>
        </w:rPr>
        <w:t>MAD</w:t>
      </w:r>
      <w:r w:rsidR="0029468C" w:rsidRPr="00DC2F15">
        <w:rPr>
          <w:rFonts w:ascii="Segoe UI" w:hAnsi="Segoe UI" w:cs="Segoe UI"/>
          <w:sz w:val="22"/>
          <w:szCs w:val="22"/>
        </w:rPr>
        <w:t>)</w:t>
      </w:r>
      <w:r w:rsidR="00410299" w:rsidRPr="00DC2F15">
        <w:rPr>
          <w:rFonts w:ascii="Segoe UI" w:hAnsi="Segoe UI" w:cs="Segoe UI"/>
          <w:sz w:val="22"/>
          <w:szCs w:val="22"/>
        </w:rPr>
        <w:t xml:space="preserve"> </w:t>
      </w:r>
      <w:r w:rsidR="00496451" w:rsidRPr="00DC2F15">
        <w:rPr>
          <w:rFonts w:ascii="Segoe UI" w:hAnsi="Segoe UI" w:cs="Segoe UI"/>
          <w:sz w:val="22"/>
          <w:szCs w:val="22"/>
        </w:rPr>
        <w:t>0.10</w:t>
      </w:r>
      <w:r w:rsidR="00491C18" w:rsidRPr="00DC2F15">
        <w:rPr>
          <w:rFonts w:ascii="Segoe UI" w:hAnsi="Segoe UI" w:cs="Segoe UI"/>
          <w:sz w:val="22"/>
          <w:szCs w:val="22"/>
        </w:rPr>
        <w:t>4</w:t>
      </w:r>
      <w:r w:rsidR="00355FA8" w:rsidRPr="00DC2F15">
        <w:rPr>
          <w:rFonts w:ascii="Segoe UI" w:hAnsi="Segoe UI" w:cs="Segoe UI"/>
          <w:sz w:val="22"/>
          <w:szCs w:val="22"/>
        </w:rPr>
        <w:t>)</w:t>
      </w:r>
      <w:r w:rsidR="003F1A9F" w:rsidRPr="00DC2F15">
        <w:rPr>
          <w:rFonts w:ascii="Segoe UI" w:hAnsi="Segoe UI" w:cs="Segoe UI"/>
          <w:sz w:val="22"/>
          <w:szCs w:val="22"/>
        </w:rPr>
        <w:t xml:space="preserve"> </w:t>
      </w:r>
      <w:r w:rsidRPr="00DC2F15">
        <w:rPr>
          <w:rFonts w:ascii="Segoe UI" w:hAnsi="Segoe UI" w:cs="Segoe UI"/>
          <w:sz w:val="22"/>
          <w:szCs w:val="22"/>
        </w:rPr>
        <w:t>relative to 'same platform' and 'good cross-platform' clusters, whereas the remaining correlations had a median of 0.730</w:t>
      </w:r>
      <w:r w:rsidR="00491C18" w:rsidRPr="00DC2F15">
        <w:rPr>
          <w:rFonts w:ascii="Segoe UI" w:hAnsi="Segoe UI" w:cs="Segoe UI"/>
          <w:sz w:val="22"/>
          <w:szCs w:val="22"/>
        </w:rPr>
        <w:t xml:space="preserve">, </w:t>
      </w:r>
      <w:r w:rsidR="00CA3BAF" w:rsidRPr="00DC2F15">
        <w:rPr>
          <w:rFonts w:ascii="Segoe UI" w:hAnsi="Segoe UI" w:cs="Segoe UI"/>
          <w:sz w:val="22"/>
          <w:szCs w:val="22"/>
        </w:rPr>
        <w:t>MAD</w:t>
      </w:r>
      <w:r w:rsidR="00491C18" w:rsidRPr="00DC2F15">
        <w:rPr>
          <w:rFonts w:ascii="Segoe UI" w:hAnsi="Segoe UI" w:cs="Segoe UI"/>
          <w:sz w:val="22"/>
          <w:szCs w:val="22"/>
        </w:rPr>
        <w:t xml:space="preserve"> 0.129</w:t>
      </w:r>
      <w:r w:rsidR="00037870" w:rsidRPr="00DC2F15">
        <w:rPr>
          <w:rFonts w:ascii="Segoe UI" w:hAnsi="Segoe UI" w:cs="Segoe UI"/>
          <w:sz w:val="22"/>
          <w:szCs w:val="22"/>
        </w:rPr>
        <w:t xml:space="preserve"> (</w:t>
      </w:r>
      <w:r w:rsidR="00700D79" w:rsidRPr="00DC2F15">
        <w:rPr>
          <w:rFonts w:ascii="Segoe UI" w:hAnsi="Segoe UI" w:cs="Segoe UI"/>
          <w:sz w:val="22"/>
          <w:szCs w:val="22"/>
        </w:rPr>
        <w:t xml:space="preserve">two-sided </w:t>
      </w:r>
      <w:r w:rsidR="00037870" w:rsidRPr="00DC2F15">
        <w:rPr>
          <w:rFonts w:ascii="Segoe UI" w:hAnsi="Segoe UI" w:cs="Segoe UI"/>
          <w:sz w:val="22"/>
          <w:szCs w:val="22"/>
        </w:rPr>
        <w:lastRenderedPageBreak/>
        <w:t>Mann-Whitney p-value &lt; 10</w:t>
      </w:r>
      <w:r w:rsidR="00037870" w:rsidRPr="00DC2F15">
        <w:rPr>
          <w:rFonts w:ascii="Segoe UI" w:hAnsi="Segoe UI" w:cs="Segoe UI"/>
          <w:sz w:val="22"/>
          <w:szCs w:val="22"/>
          <w:vertAlign w:val="superscript"/>
        </w:rPr>
        <w:t>-200</w:t>
      </w:r>
      <w:r w:rsidR="00901B3F" w:rsidRPr="00DC2F15">
        <w:rPr>
          <w:rFonts w:ascii="Segoe UI" w:hAnsi="Segoe UI" w:cs="Segoe UI"/>
          <w:sz w:val="22"/>
          <w:szCs w:val="22"/>
          <w:vertAlign w:val="superscript"/>
        </w:rPr>
        <w:t xml:space="preserve"> </w:t>
      </w:r>
      <w:r w:rsidR="00901B3F" w:rsidRPr="00DC2F15">
        <w:rPr>
          <w:rFonts w:ascii="Segoe UI" w:hAnsi="Segoe UI" w:cs="Segoe UI"/>
          <w:sz w:val="22"/>
          <w:szCs w:val="22"/>
        </w:rPr>
        <w:t>between the two groups</w:t>
      </w:r>
      <w:r w:rsidR="00D46036">
        <w:rPr>
          <w:rFonts w:ascii="Segoe UI" w:hAnsi="Segoe UI" w:cs="Segoe UI"/>
          <w:sz w:val="22"/>
          <w:szCs w:val="22"/>
        </w:rPr>
        <w:t>, log</w:t>
      </w:r>
      <w:r w:rsidR="00D46036">
        <w:rPr>
          <w:rFonts w:ascii="Segoe UI" w:hAnsi="Segoe UI" w:cs="Segoe UI"/>
          <w:sz w:val="22"/>
          <w:szCs w:val="22"/>
          <w:vertAlign w:val="subscript"/>
        </w:rPr>
        <w:t>2</w:t>
      </w:r>
      <w:r w:rsidR="00D46036">
        <w:rPr>
          <w:rFonts w:ascii="Segoe UI" w:hAnsi="Segoe UI" w:cs="Segoe UI"/>
          <w:sz w:val="22"/>
          <w:szCs w:val="22"/>
        </w:rPr>
        <w:t xml:space="preserve"> fold change of the medians </w:t>
      </w:r>
      <w:r w:rsidR="00A31A2C">
        <w:rPr>
          <w:rFonts w:ascii="Segoe UI" w:hAnsi="Segoe UI" w:cs="Segoe UI"/>
          <w:sz w:val="22"/>
          <w:szCs w:val="22"/>
        </w:rPr>
        <w:t>0.40</w:t>
      </w:r>
      <w:r w:rsidR="00037870" w:rsidRPr="00DC2F15">
        <w:rPr>
          <w:rFonts w:ascii="Segoe UI" w:hAnsi="Segoe UI" w:cs="Segoe UI"/>
          <w:sz w:val="22"/>
          <w:szCs w:val="22"/>
        </w:rPr>
        <w:t>)</w:t>
      </w:r>
      <w:r w:rsidRPr="00DC2F15">
        <w:rPr>
          <w:rFonts w:ascii="Segoe UI" w:hAnsi="Segoe UI" w:cs="Segoe UI"/>
          <w:sz w:val="22"/>
          <w:szCs w:val="22"/>
        </w:rPr>
        <w:t xml:space="preserve">. PCA, UMAP,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embeddings of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in the 87-metric space (Supplementary Figure 10) confirmed the dominant influence of batch removal strategy</w:t>
      </w:r>
      <w:r w:rsidR="00B4691B" w:rsidRPr="00DC2F15">
        <w:rPr>
          <w:rFonts w:ascii="Segoe UI" w:hAnsi="Segoe UI" w:cs="Segoe UI"/>
          <w:sz w:val="22"/>
          <w:szCs w:val="22"/>
        </w:rPr>
        <w:t xml:space="preserve">, </w:t>
      </w:r>
      <w:r w:rsidR="009B5311" w:rsidRPr="00DC2F15">
        <w:rPr>
          <w:rFonts w:ascii="Segoe UI" w:hAnsi="Segoe UI" w:cs="Segoe UI"/>
          <w:sz w:val="22"/>
          <w:szCs w:val="22"/>
        </w:rPr>
        <w:t xml:space="preserve">the </w:t>
      </w:r>
      <w:r w:rsidR="00B4691B" w:rsidRPr="00DC2F15">
        <w:rPr>
          <w:rFonts w:ascii="Segoe UI" w:hAnsi="Segoe UI" w:cs="Segoe UI"/>
          <w:sz w:val="22"/>
          <w:szCs w:val="22"/>
        </w:rPr>
        <w:t xml:space="preserve">lower importance of </w:t>
      </w:r>
      <w:r w:rsidRPr="00DC2F15">
        <w:rPr>
          <w:rFonts w:ascii="Segoe UI" w:hAnsi="Segoe UI" w:cs="Segoe UI"/>
          <w:sz w:val="22"/>
          <w:szCs w:val="22"/>
        </w:rPr>
        <w:t xml:space="preserve">harmonization </w:t>
      </w:r>
      <w:r w:rsidR="007939FC" w:rsidRPr="00DC2F15">
        <w:rPr>
          <w:rFonts w:ascii="Segoe UI" w:hAnsi="Segoe UI" w:cs="Segoe UI"/>
          <w:sz w:val="22"/>
          <w:szCs w:val="22"/>
        </w:rPr>
        <w:t>method and</w:t>
      </w:r>
      <w:r w:rsidRPr="00DC2F15">
        <w:rPr>
          <w:rFonts w:ascii="Segoe UI" w:hAnsi="Segoe UI" w:cs="Segoe UI"/>
          <w:sz w:val="22"/>
          <w:szCs w:val="22"/>
        </w:rPr>
        <w:t xml:space="preserve"> revealed no co-clustering by method harshness.</w:t>
      </w:r>
    </w:p>
    <w:p w14:paraId="1B6D0E88" w14:textId="3368DD2B" w:rsidR="004D287E" w:rsidRPr="00F83A10" w:rsidRDefault="004D287E" w:rsidP="00DC2F15">
      <w:pPr>
        <w:spacing w:line="276" w:lineRule="auto"/>
        <w:rPr>
          <w:rFonts w:ascii="Segoe UI" w:hAnsi="Segoe UI" w:cs="Segoe UI"/>
          <w:b/>
          <w:bCs/>
          <w:sz w:val="22"/>
          <w:szCs w:val="22"/>
        </w:rPr>
      </w:pPr>
    </w:p>
    <w:p w14:paraId="6270972D" w14:textId="741D4FE5" w:rsidR="007640BB" w:rsidRPr="00DC2F15" w:rsidRDefault="007640BB" w:rsidP="00DC2F15">
      <w:pPr>
        <w:spacing w:line="276" w:lineRule="auto"/>
        <w:rPr>
          <w:rFonts w:ascii="Segoe UI" w:hAnsi="Segoe UI" w:cs="Segoe UI"/>
          <w:sz w:val="22"/>
          <w:szCs w:val="22"/>
        </w:rPr>
      </w:pPr>
      <w:r w:rsidRPr="00DC2F15">
        <w:rPr>
          <w:rFonts w:ascii="Segoe UI" w:hAnsi="Segoe UI" w:cs="Segoe UI"/>
          <w:b/>
          <w:bCs/>
          <w:sz w:val="22"/>
          <w:szCs w:val="22"/>
        </w:rPr>
        <w:t>Figure 3.</w:t>
      </w:r>
      <w:r w:rsidRPr="00DC2F15">
        <w:rPr>
          <w:rFonts w:ascii="Segoe UI" w:hAnsi="Segoe UI" w:cs="Segoe UI"/>
          <w:sz w:val="22"/>
          <w:szCs w:val="22"/>
        </w:rPr>
        <w:t xml:space="preser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of 2,234 harmonization approaches (rows) in a space of 87 quality metrics (columns)</w:t>
      </w:r>
      <w:r w:rsidR="00815C85" w:rsidRPr="00DC2F15">
        <w:rPr>
          <w:rFonts w:ascii="Segoe UI" w:hAnsi="Segoe UI" w:cs="Segoe UI"/>
          <w:sz w:val="22"/>
          <w:szCs w:val="22"/>
        </w:rPr>
        <w:t>, polarity adjusted and min-max scaled</w:t>
      </w:r>
      <w:r w:rsidR="00657926" w:rsidRPr="00DC2F15">
        <w:rPr>
          <w:rFonts w:ascii="Segoe UI" w:hAnsi="Segoe UI" w:cs="Segoe UI"/>
          <w:sz w:val="22"/>
          <w:szCs w:val="22"/>
        </w:rPr>
        <w:t>.</w:t>
      </w:r>
      <w:r w:rsidR="00EE7223" w:rsidRPr="00DC2F15">
        <w:rPr>
          <w:rFonts w:ascii="Segoe UI" w:hAnsi="Segoe UI" w:cs="Segoe UI"/>
          <w:sz w:val="22"/>
          <w:szCs w:val="22"/>
        </w:rPr>
        <w:t xml:space="preserve"> </w:t>
      </w:r>
      <w:r w:rsidR="00010991" w:rsidRPr="00DC2F15">
        <w:rPr>
          <w:rFonts w:ascii="Segoe UI" w:hAnsi="Segoe UI" w:cs="Segoe UI"/>
          <w:sz w:val="22"/>
          <w:szCs w:val="22"/>
        </w:rPr>
        <w:t>Black cells represent NA metrics</w:t>
      </w:r>
      <w:r w:rsidRPr="00DC2F15">
        <w:rPr>
          <w:rFonts w:ascii="Segoe UI" w:hAnsi="Segoe UI" w:cs="Segoe UI"/>
          <w:sz w:val="22"/>
          <w:szCs w:val="22"/>
        </w:rPr>
        <w:t xml:space="preserve">. The best approaches identified from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are indicated beneath it by arrows, with a rectangle marking the MNN group.</w:t>
      </w:r>
      <w:r w:rsidR="00FB5C9C" w:rsidRPr="00DC2F15">
        <w:rPr>
          <w:rFonts w:ascii="Segoe UI" w:hAnsi="Segoe UI" w:cs="Segoe UI"/>
          <w:sz w:val="22"/>
          <w:szCs w:val="22"/>
        </w:rPr>
        <w:t xml:space="preserve"> </w:t>
      </w:r>
    </w:p>
    <w:p w14:paraId="1E33DE19" w14:textId="2022EE9E"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of 2,234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(columns) scored on 87 quality metrics (rows); black cells mark missing metrics, and the best-performing </w:t>
      </w:r>
      <w:r w:rsidR="00361E91" w:rsidRPr="00DC2F15">
        <w:rPr>
          <w:rFonts w:ascii="Segoe UI" w:hAnsi="Segoe UI" w:cs="Segoe UI"/>
          <w:sz w:val="22"/>
          <w:szCs w:val="22"/>
        </w:rPr>
        <w:t xml:space="preserve">approaches </w:t>
      </w:r>
      <w:r w:rsidRPr="00DC2F15">
        <w:rPr>
          <w:rFonts w:ascii="Segoe UI" w:hAnsi="Segoe UI" w:cs="Segoe UI"/>
          <w:sz w:val="22"/>
          <w:szCs w:val="22"/>
        </w:rPr>
        <w:t>are indicated beneath the map.</w:t>
      </w:r>
    </w:p>
    <w:p w14:paraId="6F7269C6" w14:textId="54A13E2E" w:rsidR="009B7397" w:rsidRPr="00DC2F15" w:rsidRDefault="009B7397" w:rsidP="00DC2F15">
      <w:pPr>
        <w:spacing w:line="276" w:lineRule="auto"/>
        <w:rPr>
          <w:rFonts w:ascii="Segoe UI" w:hAnsi="Segoe UI" w:cs="Segoe UI"/>
          <w:sz w:val="22"/>
          <w:szCs w:val="22"/>
        </w:rPr>
      </w:pPr>
    </w:p>
    <w:p w14:paraId="1350D63B" w14:textId="718DB4CF" w:rsidR="009B7397" w:rsidRPr="00DC2F15" w:rsidRDefault="002C1B99" w:rsidP="00DC2F15">
      <w:pPr>
        <w:spacing w:line="276" w:lineRule="auto"/>
        <w:rPr>
          <w:rFonts w:ascii="Segoe UI" w:hAnsi="Segoe UI" w:cs="Segoe UI"/>
          <w:sz w:val="22"/>
          <w:szCs w:val="22"/>
        </w:rPr>
      </w:pPr>
      <w:r w:rsidRPr="002C1B99">
        <w:rPr>
          <w:rFonts w:ascii="Segoe UI" w:hAnsi="Segoe UI" w:cs="Segoe UI"/>
          <w:sz w:val="22"/>
          <w:szCs w:val="22"/>
        </w:rPr>
        <w:lastRenderedPageBreak/>
        <w:drawing>
          <wp:inline distT="0" distB="0" distL="0" distR="0" wp14:anchorId="645E5505" wp14:editId="11F08958">
            <wp:extent cx="5569585" cy="8229600"/>
            <wp:effectExtent l="0" t="0" r="5715" b="0"/>
            <wp:docPr id="7429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46872" name=""/>
                    <pic:cNvPicPr/>
                  </pic:nvPicPr>
                  <pic:blipFill>
                    <a:blip r:embed="rId15"/>
                    <a:stretch>
                      <a:fillRect/>
                    </a:stretch>
                  </pic:blipFill>
                  <pic:spPr>
                    <a:xfrm>
                      <a:off x="0" y="0"/>
                      <a:ext cx="5569585" cy="8229600"/>
                    </a:xfrm>
                    <a:prstGeom prst="rect">
                      <a:avLst/>
                    </a:prstGeom>
                  </pic:spPr>
                </pic:pic>
              </a:graphicData>
            </a:graphic>
          </wp:inline>
        </w:drawing>
      </w:r>
    </w:p>
    <w:p w14:paraId="1F374E4E" w14:textId="77777777" w:rsidR="00E13F94" w:rsidRPr="00DC2F15" w:rsidRDefault="00E13F94" w:rsidP="00DC2F15">
      <w:pPr>
        <w:spacing w:line="276" w:lineRule="auto"/>
        <w:rPr>
          <w:rFonts w:ascii="Segoe UI" w:hAnsi="Segoe UI" w:cs="Segoe UI"/>
          <w:sz w:val="22"/>
          <w:szCs w:val="22"/>
        </w:rPr>
      </w:pPr>
    </w:p>
    <w:p w14:paraId="27C3DB02" w14:textId="77777777" w:rsidR="008D7B84" w:rsidRPr="00DC2F15" w:rsidRDefault="008D7B8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Best approaches</w:t>
      </w:r>
    </w:p>
    <w:p w14:paraId="14B93EC1" w14:textId="5DAA2FE4" w:rsidR="00B80107" w:rsidRPr="00DC2F15" w:rsidRDefault="00B80107" w:rsidP="00DC2F15">
      <w:pPr>
        <w:spacing w:line="276" w:lineRule="auto"/>
        <w:rPr>
          <w:rFonts w:ascii="Segoe UI" w:hAnsi="Segoe UI" w:cs="Segoe UI"/>
          <w:sz w:val="22"/>
          <w:szCs w:val="22"/>
        </w:rPr>
      </w:pPr>
      <w:r w:rsidRPr="00DC2F15">
        <w:rPr>
          <w:rFonts w:ascii="Segoe UI" w:hAnsi="Segoe UI" w:cs="Segoe UI"/>
          <w:sz w:val="22"/>
          <w:szCs w:val="22"/>
        </w:rPr>
        <w:t xml:space="preserve">Based on </w:t>
      </w:r>
      <w:r w:rsidR="008B74E6" w:rsidRPr="00DC2F15">
        <w:rPr>
          <w:rFonts w:ascii="Segoe UI" w:hAnsi="Segoe UI" w:cs="Segoe UI"/>
          <w:sz w:val="22"/>
          <w:szCs w:val="22"/>
        </w:rPr>
        <w:t xml:space="preserve">the </w:t>
      </w:r>
      <w:proofErr w:type="spellStart"/>
      <w:r w:rsidRPr="00DC2F15">
        <w:rPr>
          <w:rFonts w:ascii="Segoe UI" w:hAnsi="Segoe UI" w:cs="Segoe UI"/>
          <w:sz w:val="22"/>
          <w:szCs w:val="22"/>
        </w:rPr>
        <w:t>clustermap</w:t>
      </w:r>
      <w:proofErr w:type="spellEnd"/>
      <w:r>
        <w:rPr>
          <w:rFonts w:ascii="Segoe UI" w:hAnsi="Segoe UI" w:cs="Segoe UI"/>
          <w:sz w:val="22"/>
          <w:szCs w:val="22"/>
        </w:rPr>
        <w:t xml:space="preserve"> visual inspection combined with quantitative composite scoring, we identified eight best-performing harmonization approach groups </w:t>
      </w:r>
      <w:del w:id="1024" w:author="Claude (NAR referee report 2026-08-02)" w:date="2026-08-02T00:00:00Z">
        <w:r>
          <w:rPr>
            <w:rFonts w:ascii="Segoe UI" w:hAnsi="Segoe UI" w:cs="Segoe UI"/>
            <w:sz w:val="22"/>
            <w:szCs w:val="22"/>
          </w:rPr>
          <w:delText xml:space="preserve">(15 indiviual approaches, Table 5)</w:delText>
        </w:r>
      </w:del>
      <w:ins w:id="1025" w:author="Claude (NAR referee report 2026-08-02)" w:date="2026-08-02T00:00:00Z">
        <w:r>
          <w:rPr>
            <w:rFonts w:ascii="Segoe UI" w:hAnsi="Segoe UI" w:cs="Segoe UI"/>
            <w:sz w:val="22"/>
            <w:szCs w:val="22"/>
          </w:rPr>
          <w:t xml:space="preserve">(15 individual approaches, Table 3)</w:t>
        </w:r>
      </w:ins>
      <w:r>
        <w:rPr>
          <w:rFonts w:ascii="Segoe UI" w:hAnsi="Segoe UI" w:cs="Segoe UI"/>
          <w:sz w:val="22"/>
          <w:szCs w:val="22"/>
        </w:rPr>
        <w:t xml:space="preserve">, spanning multi-platform and single-platform strategies as well as FF-only and FFPE-only compositions. MNN and SVA emerged as the most versatile harmonization methods: MNN achieved top performance across multi-platform and FF-only strategies, while SVA showed highest performance in RNA-seq-only and FFPE-only contexts.</w:t>
      </w:r>
      <w:proofErr w:type="spellStart"/>
      <w:proofErr w:type="spellEnd"/>
    </w:p>
    <w:p w14:paraId="19F39F6A" w14:textId="77777777" w:rsidR="007E7610" w:rsidRPr="00DC2F15" w:rsidRDefault="007E7610" w:rsidP="00DC2F15">
      <w:pPr>
        <w:spacing w:line="276" w:lineRule="auto"/>
        <w:rPr>
          <w:rFonts w:ascii="Segoe UI" w:hAnsi="Segoe UI" w:cs="Segoe UI"/>
          <w:sz w:val="22"/>
          <w:szCs w:val="22"/>
        </w:rPr>
      </w:pPr>
    </w:p>
    <w:p w14:paraId="21A9267E" w14:textId="77FD72E5" w:rsidR="00B80107" w:rsidRPr="00DC2F15" w:rsidRDefault="00B80107" w:rsidP="00DC2F15">
      <w:pPr>
        <w:spacing w:line="276" w:lineRule="auto"/>
        <w:rPr>
          <w:rFonts w:ascii="Segoe UI" w:hAnsi="Segoe UI" w:cs="Segoe UI"/>
          <w:sz w:val="22"/>
          <w:szCs w:val="22"/>
        </w:rPr>
      </w:pPr>
      <w:del w:id="2382" w:author="Claude (NAR review, 2nd iteration 2026-08-02)" w:date="2026-08-02T12:00:00Z">
        <w:r>
          <w:rPr>
            <w:rFonts w:ascii="Segoe UI" w:hAnsi="Segoe UI" w:cs="Segoe UI"/>
            <w:sz w:val="22"/>
            <w:szCs w:val="22"/>
          </w:rPr>
          <w:delText xml:space="preserve">Table 5. 15 best harmonization approaches</w:delText>
        </w:r>
      </w:del>
      <w:ins w:id="2383" w:author="Claude (NAR review, 2nd iteration 2026-08-02)" w:date="2026-08-02T12:00:00Z">
        <w:r>
          <w:rPr>
            <w:rFonts w:ascii="Segoe UI" w:hAnsi="Segoe UI" w:cs="Segoe UI"/>
            <w:sz w:val="22"/>
            <w:szCs w:val="22"/>
          </w:rPr>
          <w:t xml:space="preserve">Table 3. The 15 best harmonization approaches</w:t>
        </w:r>
      </w:ins>
      <w:r>
        <w:rPr>
          <w:rFonts w:ascii="Segoe UI" w:hAnsi="Segoe UI" w:cs="Segoe UI"/>
          <w:sz w:val="22"/>
          <w:szCs w:val="22"/>
        </w:rPr>
        <w:t xml:space="preserve"> </w:t>
      </w:r>
      <w:r w:rsidR="001E614C">
        <w:rPr>
          <w:rFonts w:ascii="Segoe UI" w:hAnsi="Segoe UI" w:cs="Segoe UI"/>
          <w:sz w:val="22"/>
          <w:szCs w:val="22"/>
        </w:rPr>
        <w:t xml:space="preserve">(8 </w:t>
      </w:r>
      <w:r w:rsidRPr="00DC2F15">
        <w:rPr>
          <w:rFonts w:ascii="Segoe UI" w:hAnsi="Segoe UI" w:cs="Segoe UI"/>
          <w:sz w:val="22"/>
          <w:szCs w:val="22"/>
        </w:rPr>
        <w:t>groups</w:t>
      </w:r>
      <w:r w:rsidR="001E614C">
        <w:rPr>
          <w:rFonts w:ascii="Segoe UI" w:hAnsi="Segoe UI" w:cs="Segoe UI"/>
          <w:sz w:val="22"/>
          <w:szCs w:val="22"/>
        </w:rPr>
        <w:t xml:space="preserve">) </w:t>
      </w:r>
      <w:r w:rsidRPr="00DC2F15">
        <w:rPr>
          <w:rFonts w:ascii="Segoe UI" w:hAnsi="Segoe UI" w:cs="Segoe UI"/>
          <w:sz w:val="22"/>
          <w:szCs w:val="22"/>
        </w:rPr>
        <w:t xml:space="preserve">identified via the integrative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assessment</w:t>
      </w:r>
      <w:r w:rsidR="00345172" w:rsidRPr="00DC2F15">
        <w:rPr>
          <w:rFonts w:ascii="Segoe UI" w:hAnsi="Segoe UI" w:cs="Segoe UI"/>
          <w:sz w:val="22"/>
          <w:szCs w:val="22"/>
        </w:rPr>
        <w:t xml:space="preserve"> in Figure </w:t>
      </w:r>
      <w:r w:rsidR="00A95A8C" w:rsidRPr="00DC2F15">
        <w:rPr>
          <w:rFonts w:ascii="Segoe UI" w:hAnsi="Segoe UI" w:cs="Segoe UI"/>
          <w:sz w:val="22"/>
          <w:szCs w:val="22"/>
        </w:rPr>
        <w:t xml:space="preserve">3. </w:t>
      </w:r>
    </w:p>
    <w:tbl>
      <w:tblPr>
        <w:tblStyle w:val="TableGrid"/>
        <w:tblW w:w="10627" w:type="dxa"/>
        <w:tblLayout w:type="fixed"/>
        <w:tblLook w:val="04A0" w:firstRow="1" w:lastRow="0" w:firstColumn="1" w:lastColumn="0" w:noHBand="0" w:noVBand="1"/>
      </w:tblPr>
      <w:tblGrid>
        <w:gridCol w:w="1303"/>
        <w:gridCol w:w="1511"/>
        <w:gridCol w:w="1405"/>
        <w:gridCol w:w="1096"/>
        <w:gridCol w:w="2193"/>
        <w:gridCol w:w="3119"/>
      </w:tblGrid>
      <w:tr w:rsidR="00A73512" w:rsidRPr="00DC2F15" w14:paraId="079AB60D" w14:textId="6BBCE02F" w:rsidTr="00E50BFC">
        <w:tc>
          <w:tcPr>
            <w:tcW w:w="1303" w:type="dxa"/>
          </w:tcPr>
          <w:p w14:paraId="713661F9"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Group name</w:t>
            </w:r>
          </w:p>
        </w:tc>
        <w:tc>
          <w:tcPr>
            <w:tcW w:w="1511" w:type="dxa"/>
          </w:tcPr>
          <w:p w14:paraId="4E59821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Batch removal strategies</w:t>
            </w:r>
          </w:p>
        </w:tc>
        <w:tc>
          <w:tcPr>
            <w:tcW w:w="1405" w:type="dxa"/>
          </w:tcPr>
          <w:p w14:paraId="5AE1B20E"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Harmonization methods</w:t>
            </w:r>
          </w:p>
        </w:tc>
        <w:tc>
          <w:tcPr>
            <w:tcW w:w="1096" w:type="dxa"/>
          </w:tcPr>
          <w:p w14:paraId="1F78B847"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Imputation</w:t>
            </w:r>
          </w:p>
        </w:tc>
        <w:tc>
          <w:tcPr>
            <w:tcW w:w="2193" w:type="dxa"/>
          </w:tcPr>
          <w:p w14:paraId="75423290"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Reason to include</w:t>
            </w:r>
          </w:p>
        </w:tc>
        <w:tc>
          <w:tcPr>
            <w:tcW w:w="3119" w:type="dxa"/>
          </w:tcPr>
          <w:p w14:paraId="47F167D4" w14:textId="2649F57D" w:rsidR="00A73512" w:rsidRPr="00572995" w:rsidRDefault="00A73512" w:rsidP="00A73512">
            <w:pPr>
              <w:spacing w:line="276" w:lineRule="auto"/>
              <w:ind w:firstLine="720"/>
              <w:rPr>
                <w:rFonts w:ascii="Segoe UI" w:hAnsi="Segoe UI" w:cs="Segoe UI"/>
                <w:sz w:val="18"/>
                <w:szCs w:val="18"/>
              </w:rPr>
            </w:pPr>
            <w:r w:rsidRPr="00572995">
              <w:rPr>
                <w:rFonts w:ascii="Segoe UI" w:hAnsi="Segoe UI" w:cs="Segoe UI"/>
                <w:sz w:val="18"/>
                <w:szCs w:val="18"/>
              </w:rPr>
              <w:t>Approach names in the group (15 best approaches in total)</w:t>
            </w:r>
          </w:p>
        </w:tc>
      </w:tr>
      <w:tr w:rsidR="00A73512" w:rsidRPr="00DC2F15" w14:paraId="7B2611AE" w14:textId="6FC8CC8C" w:rsidTr="00E50BFC">
        <w:tc>
          <w:tcPr>
            <w:tcW w:w="1303" w:type="dxa"/>
          </w:tcPr>
          <w:p w14:paraId="5546CE3D"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 multiplatform</w:t>
            </w:r>
          </w:p>
        </w:tc>
        <w:tc>
          <w:tcPr>
            <w:tcW w:w="1511" w:type="dxa"/>
          </w:tcPr>
          <w:p w14:paraId="1862D8DF" w14:textId="3F14801C" w:rsidR="00A73512" w:rsidRPr="00572995" w:rsidRDefault="00AE0514" w:rsidP="00DC2F15">
            <w:pPr>
              <w:spacing w:line="276" w:lineRule="auto"/>
              <w:rPr>
                <w:rFonts w:ascii="Segoe UI" w:hAnsi="Segoe UI" w:cs="Segoe UI"/>
                <w:sz w:val="18"/>
                <w:szCs w:val="18"/>
              </w:rPr>
            </w:pPr>
            <w:r>
              <w:rPr>
                <w:rFonts w:ascii="Segoe UI" w:hAnsi="Segoe UI" w:cs="Segoe UI"/>
                <w:sz w:val="18"/>
                <w:szCs w:val="18"/>
              </w:rPr>
              <w:t>M</w:t>
            </w:r>
            <w:r w:rsidR="00A73512" w:rsidRPr="00572995">
              <w:rPr>
                <w:rFonts w:ascii="Segoe UI" w:hAnsi="Segoe UI" w:cs="Segoe UI"/>
                <w:sz w:val="18"/>
                <w:szCs w:val="18"/>
              </w:rPr>
              <w:t xml:space="preserve">ultiplatform strategies: S0, D, </w:t>
            </w:r>
            <w:r>
              <w:rPr>
                <w:rFonts w:ascii="Segoe UI" w:hAnsi="Segoe UI" w:cs="Segoe UI"/>
                <w:sz w:val="18"/>
                <w:szCs w:val="18"/>
              </w:rPr>
              <w:t>H</w:t>
            </w:r>
          </w:p>
        </w:tc>
        <w:tc>
          <w:tcPr>
            <w:tcW w:w="1405" w:type="dxa"/>
          </w:tcPr>
          <w:p w14:paraId="2326AD45"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w:t>
            </w:r>
          </w:p>
        </w:tc>
        <w:tc>
          <w:tcPr>
            <w:tcW w:w="1096" w:type="dxa"/>
          </w:tcPr>
          <w:p w14:paraId="1DD1E3C5"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181BBCC8" w14:textId="1ED6AE7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Superior local metrics performance compared to the rest approaches in the ‘good multiplatform cluster’</w:t>
            </w:r>
          </w:p>
        </w:tc>
        <w:tc>
          <w:tcPr>
            <w:tcW w:w="3119" w:type="dxa"/>
          </w:tcPr>
          <w:p w14:paraId="055C11E5" w14:textId="25991F07" w:rsidR="00A73512" w:rsidRPr="00572995" w:rsidRDefault="00181FCD" w:rsidP="00DC2F15">
            <w:pPr>
              <w:spacing w:line="276" w:lineRule="auto"/>
              <w:rPr>
                <w:rFonts w:ascii="Segoe UI" w:hAnsi="Segoe UI" w:cs="Segoe UI"/>
                <w:sz w:val="18"/>
                <w:szCs w:val="18"/>
              </w:rPr>
            </w:pPr>
            <w:r w:rsidRPr="00181FCD">
              <w:rPr>
                <w:rFonts w:ascii="Segoe UI" w:hAnsi="Segoe UI" w:cs="Segoe UI"/>
                <w:sz w:val="18"/>
                <w:szCs w:val="18"/>
              </w:rPr>
              <w:t>D_malignant_only__strict__10_mnn</w:t>
            </w:r>
            <w:r>
              <w:rPr>
                <w:rFonts w:ascii="Segoe UI" w:hAnsi="Segoe UI" w:cs="Segoe UI"/>
                <w:sz w:val="18"/>
                <w:szCs w:val="18"/>
              </w:rPr>
              <w:t xml:space="preserve">, </w:t>
            </w:r>
            <w:r w:rsidR="00677493" w:rsidRPr="00677493">
              <w:rPr>
                <w:rFonts w:ascii="Segoe UI" w:hAnsi="Segoe UI" w:cs="Segoe UI"/>
                <w:sz w:val="18"/>
                <w:szCs w:val="18"/>
              </w:rPr>
              <w:t>H_affymetrix_extended__strict__10_mnn</w:t>
            </w:r>
            <w:r w:rsidR="00677493">
              <w:rPr>
                <w:rFonts w:ascii="Segoe UI" w:hAnsi="Segoe UI" w:cs="Segoe UI"/>
                <w:sz w:val="18"/>
                <w:szCs w:val="18"/>
              </w:rPr>
              <w:t xml:space="preserve">, </w:t>
            </w:r>
            <w:r w:rsidR="001016CA" w:rsidRPr="001016CA">
              <w:rPr>
                <w:rFonts w:ascii="Segoe UI" w:hAnsi="Segoe UI" w:cs="Segoe UI"/>
                <w:sz w:val="18"/>
                <w:szCs w:val="18"/>
              </w:rPr>
              <w:t>S0_no_removal__strict__10_mnn</w:t>
            </w:r>
          </w:p>
        </w:tc>
      </w:tr>
      <w:tr w:rsidR="00A73512" w:rsidRPr="00DC2F15" w14:paraId="0A5EFFE3" w14:textId="419C90EC" w:rsidTr="00E50BFC">
        <w:tc>
          <w:tcPr>
            <w:tcW w:w="1303" w:type="dxa"/>
          </w:tcPr>
          <w:p w14:paraId="7E8135EB"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FSMVN in S0</w:t>
            </w:r>
          </w:p>
        </w:tc>
        <w:tc>
          <w:tcPr>
            <w:tcW w:w="1511" w:type="dxa"/>
          </w:tcPr>
          <w:p w14:paraId="3DFE865C" w14:textId="58A85964"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S0</w:t>
            </w:r>
            <w:r w:rsidR="00751133">
              <w:rPr>
                <w:rFonts w:ascii="Segoe UI" w:hAnsi="Segoe UI" w:cs="Segoe UI"/>
                <w:sz w:val="18"/>
                <w:szCs w:val="18"/>
              </w:rPr>
              <w:t xml:space="preserve"> (</w:t>
            </w:r>
            <w:r w:rsidR="00751133" w:rsidRPr="00751133">
              <w:rPr>
                <w:rFonts w:ascii="Segoe UI" w:hAnsi="Segoe UI" w:cs="Segoe UI"/>
                <w:sz w:val="18"/>
                <w:szCs w:val="18"/>
              </w:rPr>
              <w:t>RNA-seq + Illumina microarrays</w:t>
            </w:r>
            <w:r w:rsidR="00751133">
              <w:rPr>
                <w:rFonts w:ascii="Segoe UI" w:hAnsi="Segoe UI" w:cs="Segoe UI"/>
                <w:sz w:val="18"/>
                <w:szCs w:val="18"/>
              </w:rPr>
              <w:t xml:space="preserve"> scenario)</w:t>
            </w:r>
          </w:p>
        </w:tc>
        <w:tc>
          <w:tcPr>
            <w:tcW w:w="1405" w:type="dxa"/>
          </w:tcPr>
          <w:p w14:paraId="6875595A"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FSMVN</w:t>
            </w:r>
          </w:p>
        </w:tc>
        <w:tc>
          <w:tcPr>
            <w:tcW w:w="1096" w:type="dxa"/>
          </w:tcPr>
          <w:p w14:paraId="78F1BB0B"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6CA17DAB" w14:textId="29B9954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NGS and Illumina microarrays on UMAP and </w:t>
            </w:r>
            <w:proofErr w:type="spellStart"/>
            <w:r w:rsidRPr="00572995">
              <w:rPr>
                <w:rFonts w:ascii="Segoe UI" w:hAnsi="Segoe UI" w:cs="Segoe UI"/>
                <w:sz w:val="18"/>
                <w:szCs w:val="18"/>
              </w:rPr>
              <w:t>tSNE</w:t>
            </w:r>
            <w:proofErr w:type="spellEnd"/>
          </w:p>
        </w:tc>
        <w:tc>
          <w:tcPr>
            <w:tcW w:w="3119" w:type="dxa"/>
          </w:tcPr>
          <w:p w14:paraId="2E70864D" w14:textId="4B6B64ED" w:rsidR="00A73512" w:rsidRPr="00572995" w:rsidRDefault="001016CA" w:rsidP="00DC2F15">
            <w:pPr>
              <w:spacing w:line="276" w:lineRule="auto"/>
              <w:rPr>
                <w:rFonts w:ascii="Segoe UI" w:hAnsi="Segoe UI" w:cs="Segoe UI"/>
                <w:sz w:val="18"/>
                <w:szCs w:val="18"/>
              </w:rPr>
            </w:pPr>
            <w:r w:rsidRPr="001016CA">
              <w:rPr>
                <w:rFonts w:ascii="Segoe UI" w:hAnsi="Segoe UI" w:cs="Segoe UI"/>
                <w:sz w:val="18"/>
                <w:szCs w:val="18"/>
              </w:rPr>
              <w:t>S0_no_removal__strict__13_fsmvn</w:t>
            </w:r>
          </w:p>
        </w:tc>
      </w:tr>
      <w:tr w:rsidR="00A73512" w:rsidRPr="00DC2F15" w14:paraId="05437AB1" w14:textId="12626607" w:rsidTr="00E50BFC">
        <w:tc>
          <w:tcPr>
            <w:tcW w:w="1303" w:type="dxa"/>
          </w:tcPr>
          <w:p w14:paraId="798B5731" w14:textId="77777777" w:rsidR="00A73512" w:rsidRPr="00572995" w:rsidRDefault="00A73512" w:rsidP="00DC2F15">
            <w:pPr>
              <w:spacing w:line="276" w:lineRule="auto"/>
              <w:rPr>
                <w:rFonts w:ascii="Segoe UI" w:hAnsi="Segoe UI" w:cs="Segoe UI"/>
                <w:sz w:val="18"/>
                <w:szCs w:val="18"/>
              </w:rPr>
            </w:pPr>
            <w:proofErr w:type="spellStart"/>
            <w:r w:rsidRPr="00572995">
              <w:rPr>
                <w:rFonts w:ascii="Segoe UI" w:hAnsi="Segoe UI" w:cs="Segoe UI"/>
                <w:sz w:val="18"/>
                <w:szCs w:val="18"/>
              </w:rPr>
              <w:t>AMDBNorm</w:t>
            </w:r>
            <w:proofErr w:type="spellEnd"/>
            <w:r w:rsidRPr="00572995">
              <w:rPr>
                <w:rFonts w:ascii="Segoe UI" w:hAnsi="Segoe UI" w:cs="Segoe UI"/>
                <w:sz w:val="18"/>
                <w:szCs w:val="18"/>
              </w:rPr>
              <w:t xml:space="preserve"> in S0</w:t>
            </w:r>
          </w:p>
        </w:tc>
        <w:tc>
          <w:tcPr>
            <w:tcW w:w="1511" w:type="dxa"/>
          </w:tcPr>
          <w:p w14:paraId="719CE7B0" w14:textId="066B3C8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S0</w:t>
            </w:r>
            <w:r w:rsidR="00751133">
              <w:rPr>
                <w:rFonts w:ascii="Segoe UI" w:hAnsi="Segoe UI" w:cs="Segoe UI"/>
                <w:sz w:val="18"/>
                <w:szCs w:val="18"/>
              </w:rPr>
              <w:t xml:space="preserve"> (</w:t>
            </w:r>
            <w:r w:rsidR="00751133" w:rsidRPr="00751133">
              <w:rPr>
                <w:rFonts w:ascii="Segoe UI" w:hAnsi="Segoe UI" w:cs="Segoe UI"/>
                <w:sz w:val="18"/>
                <w:szCs w:val="18"/>
              </w:rPr>
              <w:t>RNA-seq + Illumina microarrays</w:t>
            </w:r>
            <w:r w:rsidR="00751133">
              <w:rPr>
                <w:rFonts w:ascii="Segoe UI" w:hAnsi="Segoe UI" w:cs="Segoe UI"/>
                <w:sz w:val="18"/>
                <w:szCs w:val="18"/>
              </w:rPr>
              <w:t xml:space="preserve"> scenario)</w:t>
            </w:r>
          </w:p>
        </w:tc>
        <w:tc>
          <w:tcPr>
            <w:tcW w:w="1405" w:type="dxa"/>
          </w:tcPr>
          <w:p w14:paraId="2B713291" w14:textId="77777777" w:rsidR="00A73512" w:rsidRPr="00572995" w:rsidRDefault="00A73512" w:rsidP="00DC2F15">
            <w:pPr>
              <w:spacing w:line="276" w:lineRule="auto"/>
              <w:rPr>
                <w:rFonts w:ascii="Segoe UI" w:hAnsi="Segoe UI" w:cs="Segoe UI"/>
                <w:sz w:val="18"/>
                <w:szCs w:val="18"/>
              </w:rPr>
            </w:pPr>
            <w:proofErr w:type="spellStart"/>
            <w:r w:rsidRPr="00572995">
              <w:rPr>
                <w:rFonts w:ascii="Segoe UI" w:hAnsi="Segoe UI" w:cs="Segoe UI"/>
                <w:sz w:val="18"/>
                <w:szCs w:val="18"/>
              </w:rPr>
              <w:t>AMDBNorm</w:t>
            </w:r>
            <w:proofErr w:type="spellEnd"/>
          </w:p>
        </w:tc>
        <w:tc>
          <w:tcPr>
            <w:tcW w:w="1096" w:type="dxa"/>
          </w:tcPr>
          <w:p w14:paraId="30ADA03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0FE953E0" w14:textId="7EBCE814"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NGS and Illumina microarrays on UMAP and </w:t>
            </w:r>
            <w:proofErr w:type="spellStart"/>
            <w:r w:rsidRPr="00572995">
              <w:rPr>
                <w:rFonts w:ascii="Segoe UI" w:hAnsi="Segoe UI" w:cs="Segoe UI"/>
                <w:sz w:val="18"/>
                <w:szCs w:val="18"/>
              </w:rPr>
              <w:t>tSNE</w:t>
            </w:r>
            <w:proofErr w:type="spellEnd"/>
          </w:p>
        </w:tc>
        <w:tc>
          <w:tcPr>
            <w:tcW w:w="3119" w:type="dxa"/>
          </w:tcPr>
          <w:p w14:paraId="63F0D56F" w14:textId="2A444476" w:rsidR="00A73512" w:rsidRPr="00572995" w:rsidRDefault="00CB227C" w:rsidP="00DC2F15">
            <w:pPr>
              <w:spacing w:line="276" w:lineRule="auto"/>
              <w:rPr>
                <w:rFonts w:ascii="Segoe UI" w:hAnsi="Segoe UI" w:cs="Segoe UI"/>
                <w:sz w:val="18"/>
                <w:szCs w:val="18"/>
              </w:rPr>
            </w:pPr>
            <w:r w:rsidRPr="00CB227C">
              <w:rPr>
                <w:rFonts w:ascii="Segoe UI" w:hAnsi="Segoe UI" w:cs="Segoe UI"/>
                <w:sz w:val="18"/>
                <w:szCs w:val="18"/>
              </w:rPr>
              <w:t>S0_no_removal__strict__33_amdbnorm</w:t>
            </w:r>
          </w:p>
        </w:tc>
      </w:tr>
      <w:tr w:rsidR="00A73512" w:rsidRPr="00DC2F15" w14:paraId="69584F1D" w14:textId="31AF100D" w:rsidTr="00E50BFC">
        <w:tc>
          <w:tcPr>
            <w:tcW w:w="1303" w:type="dxa"/>
          </w:tcPr>
          <w:p w14:paraId="08C6824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 FF only</w:t>
            </w:r>
          </w:p>
        </w:tc>
        <w:tc>
          <w:tcPr>
            <w:tcW w:w="1511" w:type="dxa"/>
          </w:tcPr>
          <w:p w14:paraId="4280136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J</w:t>
            </w:r>
          </w:p>
        </w:tc>
        <w:tc>
          <w:tcPr>
            <w:tcW w:w="1405" w:type="dxa"/>
          </w:tcPr>
          <w:p w14:paraId="4674AF01"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w:t>
            </w:r>
          </w:p>
        </w:tc>
        <w:tc>
          <w:tcPr>
            <w:tcW w:w="1096" w:type="dxa"/>
          </w:tcPr>
          <w:p w14:paraId="056AA4BD"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673EA54C"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Best performance by local metrics in the FF part of the good “Same sample type” cluster</w:t>
            </w:r>
          </w:p>
        </w:tc>
        <w:tc>
          <w:tcPr>
            <w:tcW w:w="3119" w:type="dxa"/>
          </w:tcPr>
          <w:p w14:paraId="240793B9" w14:textId="3BF80DE1" w:rsidR="00A73512" w:rsidRPr="00572995" w:rsidRDefault="00677493" w:rsidP="00DC2F15">
            <w:pPr>
              <w:spacing w:line="276" w:lineRule="auto"/>
              <w:rPr>
                <w:rFonts w:ascii="Segoe UI" w:hAnsi="Segoe UI" w:cs="Segoe UI"/>
                <w:sz w:val="18"/>
                <w:szCs w:val="18"/>
              </w:rPr>
            </w:pPr>
            <w:r w:rsidRPr="00677493">
              <w:rPr>
                <w:rFonts w:ascii="Segoe UI" w:hAnsi="Segoe UI" w:cs="Segoe UI"/>
                <w:sz w:val="18"/>
                <w:szCs w:val="18"/>
              </w:rPr>
              <w:t>J_ff_only__strict__10_mnn</w:t>
            </w:r>
          </w:p>
        </w:tc>
      </w:tr>
      <w:tr w:rsidR="00A73512" w:rsidRPr="00DC2F15" w14:paraId="038F9507" w14:textId="4226D27D" w:rsidTr="00E50BFC">
        <w:tc>
          <w:tcPr>
            <w:tcW w:w="1303" w:type="dxa"/>
          </w:tcPr>
          <w:p w14:paraId="7BE00B0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FSQN R FF only</w:t>
            </w:r>
          </w:p>
        </w:tc>
        <w:tc>
          <w:tcPr>
            <w:tcW w:w="1511" w:type="dxa"/>
          </w:tcPr>
          <w:p w14:paraId="5D15447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J</w:t>
            </w:r>
          </w:p>
        </w:tc>
        <w:tc>
          <w:tcPr>
            <w:tcW w:w="1405" w:type="dxa"/>
          </w:tcPr>
          <w:p w14:paraId="13F19455"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FSQN R</w:t>
            </w:r>
          </w:p>
        </w:tc>
        <w:tc>
          <w:tcPr>
            <w:tcW w:w="1096" w:type="dxa"/>
          </w:tcPr>
          <w:p w14:paraId="35D42C57"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27B5C692" w14:textId="7A82FC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NGS and microarrays on UMAP and </w:t>
            </w:r>
            <w:proofErr w:type="spellStart"/>
            <w:r w:rsidRPr="00572995">
              <w:rPr>
                <w:rFonts w:ascii="Segoe UI" w:hAnsi="Segoe UI" w:cs="Segoe UI"/>
                <w:sz w:val="18"/>
                <w:szCs w:val="18"/>
              </w:rPr>
              <w:t>tSNE</w:t>
            </w:r>
            <w:proofErr w:type="spellEnd"/>
          </w:p>
        </w:tc>
        <w:tc>
          <w:tcPr>
            <w:tcW w:w="3119" w:type="dxa"/>
          </w:tcPr>
          <w:p w14:paraId="6665CAB8" w14:textId="545B34A6" w:rsidR="00A73512" w:rsidRPr="00572995" w:rsidRDefault="00B25C17" w:rsidP="00DC2F15">
            <w:pPr>
              <w:spacing w:line="276" w:lineRule="auto"/>
              <w:rPr>
                <w:rFonts w:ascii="Segoe UI" w:hAnsi="Segoe UI" w:cs="Segoe UI"/>
                <w:sz w:val="18"/>
                <w:szCs w:val="18"/>
              </w:rPr>
            </w:pPr>
            <w:r w:rsidRPr="00B25C17">
              <w:rPr>
                <w:rFonts w:ascii="Segoe UI" w:hAnsi="Segoe UI" w:cs="Segoe UI"/>
                <w:sz w:val="18"/>
                <w:szCs w:val="18"/>
              </w:rPr>
              <w:t>J_ff_only__strict__16_fsqn_r</w:t>
            </w:r>
          </w:p>
        </w:tc>
      </w:tr>
      <w:tr w:rsidR="00A73512" w:rsidRPr="00DC2F15" w14:paraId="4CC4B70C" w14:textId="66A6C04A" w:rsidTr="00E50BFC">
        <w:tc>
          <w:tcPr>
            <w:tcW w:w="1303" w:type="dxa"/>
          </w:tcPr>
          <w:p w14:paraId="3654D3A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 FFPE only</w:t>
            </w:r>
          </w:p>
        </w:tc>
        <w:tc>
          <w:tcPr>
            <w:tcW w:w="1511" w:type="dxa"/>
          </w:tcPr>
          <w:p w14:paraId="6F49A581"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K</w:t>
            </w:r>
          </w:p>
        </w:tc>
        <w:tc>
          <w:tcPr>
            <w:tcW w:w="1405" w:type="dxa"/>
          </w:tcPr>
          <w:p w14:paraId="775F4A42"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w:t>
            </w:r>
          </w:p>
        </w:tc>
        <w:tc>
          <w:tcPr>
            <w:tcW w:w="1096" w:type="dxa"/>
          </w:tcPr>
          <w:p w14:paraId="1DB0C4AF" w14:textId="64E8A1C0" w:rsidR="00A73512" w:rsidRPr="00572995" w:rsidRDefault="00AE0514" w:rsidP="00DC2F15">
            <w:pPr>
              <w:spacing w:line="276" w:lineRule="auto"/>
              <w:rPr>
                <w:rFonts w:ascii="Segoe UI" w:hAnsi="Segoe UI" w:cs="Segoe UI"/>
                <w:sz w:val="18"/>
                <w:szCs w:val="18"/>
              </w:rPr>
            </w:pPr>
            <w:r>
              <w:rPr>
                <w:rFonts w:ascii="Segoe UI" w:hAnsi="Segoe UI" w:cs="Segoe UI"/>
                <w:sz w:val="18"/>
                <w:szCs w:val="18"/>
              </w:rPr>
              <w:t xml:space="preserve">Any but </w:t>
            </w:r>
            <w:r w:rsidR="00A73512" w:rsidRPr="00572995">
              <w:rPr>
                <w:rFonts w:ascii="Segoe UI" w:hAnsi="Segoe UI" w:cs="Segoe UI"/>
                <w:sz w:val="18"/>
                <w:szCs w:val="18"/>
              </w:rPr>
              <w:t>KNN</w:t>
            </w:r>
            <w:r>
              <w:rPr>
                <w:rFonts w:ascii="Segoe UI" w:hAnsi="Segoe UI" w:cs="Segoe UI"/>
                <w:sz w:val="18"/>
                <w:szCs w:val="18"/>
              </w:rPr>
              <w:t xml:space="preserve"> and </w:t>
            </w:r>
            <w:proofErr w:type="spellStart"/>
            <w:r w:rsidR="00A73512" w:rsidRPr="00572995">
              <w:rPr>
                <w:rFonts w:ascii="Segoe UI" w:hAnsi="Segoe UI" w:cs="Segoe UI"/>
                <w:sz w:val="18"/>
                <w:szCs w:val="18"/>
              </w:rPr>
              <w:t>Softimpute</w:t>
            </w:r>
            <w:proofErr w:type="spellEnd"/>
            <w:r>
              <w:rPr>
                <w:rFonts w:ascii="Segoe UI" w:hAnsi="Segoe UI" w:cs="Segoe UI"/>
                <w:sz w:val="18"/>
                <w:szCs w:val="18"/>
              </w:rPr>
              <w:t xml:space="preserve"> are preferred</w:t>
            </w:r>
          </w:p>
        </w:tc>
        <w:tc>
          <w:tcPr>
            <w:tcW w:w="2193" w:type="dxa"/>
          </w:tcPr>
          <w:p w14:paraId="2176270C"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Best performance by local metrics in the FFPE part of the good “Same sample type” cluster</w:t>
            </w:r>
          </w:p>
        </w:tc>
        <w:tc>
          <w:tcPr>
            <w:tcW w:w="3119" w:type="dxa"/>
          </w:tcPr>
          <w:p w14:paraId="262BCED8" w14:textId="0DF7FEE8" w:rsidR="00A73512" w:rsidRPr="00572995" w:rsidRDefault="00B25C17" w:rsidP="00DC2F15">
            <w:pPr>
              <w:spacing w:line="276" w:lineRule="auto"/>
              <w:rPr>
                <w:rFonts w:ascii="Segoe UI" w:hAnsi="Segoe UI" w:cs="Segoe UI"/>
                <w:sz w:val="18"/>
                <w:szCs w:val="18"/>
              </w:rPr>
            </w:pPr>
            <w:r w:rsidRPr="00B25C17">
              <w:rPr>
                <w:rFonts w:ascii="Segoe UI" w:hAnsi="Segoe UI" w:cs="Segoe UI"/>
                <w:sz w:val="18"/>
                <w:szCs w:val="18"/>
              </w:rPr>
              <w:t>K_ffpe_only__knn__04_sva</w:t>
            </w:r>
            <w:r>
              <w:rPr>
                <w:rFonts w:ascii="Segoe UI" w:hAnsi="Segoe UI" w:cs="Segoe UI"/>
                <w:sz w:val="18"/>
                <w:szCs w:val="18"/>
              </w:rPr>
              <w:t xml:space="preserve">, </w:t>
            </w:r>
            <w:r w:rsidRPr="00B25C17">
              <w:rPr>
                <w:rFonts w:ascii="Segoe UI" w:hAnsi="Segoe UI" w:cs="Segoe UI"/>
                <w:sz w:val="18"/>
                <w:szCs w:val="18"/>
              </w:rPr>
              <w:t>K_ffpe_only__softimpute__04_sva</w:t>
            </w:r>
            <w:r>
              <w:rPr>
                <w:rFonts w:ascii="Segoe UI" w:hAnsi="Segoe UI" w:cs="Segoe UI"/>
                <w:sz w:val="18"/>
                <w:szCs w:val="18"/>
              </w:rPr>
              <w:t xml:space="preserve">, </w:t>
            </w:r>
            <w:r w:rsidR="001016CA" w:rsidRPr="001016CA">
              <w:rPr>
                <w:rFonts w:ascii="Segoe UI" w:hAnsi="Segoe UI" w:cs="Segoe UI"/>
                <w:sz w:val="18"/>
                <w:szCs w:val="18"/>
              </w:rPr>
              <w:t>K_ffpe_only__strict__04_sva</w:t>
            </w:r>
          </w:p>
        </w:tc>
      </w:tr>
      <w:tr w:rsidR="00A73512" w:rsidRPr="00DC2F15" w14:paraId="1D39F066" w14:textId="396928CD" w:rsidTr="00E50BFC">
        <w:tc>
          <w:tcPr>
            <w:tcW w:w="1303" w:type="dxa"/>
          </w:tcPr>
          <w:p w14:paraId="31AF3056" w14:textId="2B65AC59"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 RNA-seq only</w:t>
            </w:r>
          </w:p>
        </w:tc>
        <w:tc>
          <w:tcPr>
            <w:tcW w:w="1511" w:type="dxa"/>
          </w:tcPr>
          <w:p w14:paraId="28DE191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C</w:t>
            </w:r>
          </w:p>
        </w:tc>
        <w:tc>
          <w:tcPr>
            <w:tcW w:w="1405" w:type="dxa"/>
          </w:tcPr>
          <w:p w14:paraId="6B74D2D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w:t>
            </w:r>
          </w:p>
        </w:tc>
        <w:tc>
          <w:tcPr>
            <w:tcW w:w="1096" w:type="dxa"/>
          </w:tcPr>
          <w:p w14:paraId="7BC9028D"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KNN, </w:t>
            </w:r>
            <w:proofErr w:type="spellStart"/>
            <w:r w:rsidRPr="00572995">
              <w:rPr>
                <w:rFonts w:ascii="Segoe UI" w:hAnsi="Segoe UI" w:cs="Segoe UI"/>
                <w:sz w:val="18"/>
                <w:szCs w:val="18"/>
              </w:rPr>
              <w:t>Softimpute</w:t>
            </w:r>
            <w:proofErr w:type="spellEnd"/>
          </w:p>
        </w:tc>
        <w:tc>
          <w:tcPr>
            <w:tcW w:w="2193" w:type="dxa"/>
          </w:tcPr>
          <w:p w14:paraId="6973DEDF" w14:textId="5BDBEC3C"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Best performance by local metrics in the RNA-seq part of the good “Same platform” cluster</w:t>
            </w:r>
          </w:p>
        </w:tc>
        <w:tc>
          <w:tcPr>
            <w:tcW w:w="3119" w:type="dxa"/>
          </w:tcPr>
          <w:p w14:paraId="124F16F1" w14:textId="35B4D175" w:rsidR="00A73512" w:rsidRPr="00572995" w:rsidRDefault="00866FAE" w:rsidP="00DC2F15">
            <w:pPr>
              <w:spacing w:line="276" w:lineRule="auto"/>
              <w:rPr>
                <w:rFonts w:ascii="Segoe UI" w:hAnsi="Segoe UI" w:cs="Segoe UI"/>
                <w:sz w:val="18"/>
                <w:szCs w:val="18"/>
              </w:rPr>
            </w:pPr>
            <w:r w:rsidRPr="00866FAE">
              <w:rPr>
                <w:rFonts w:ascii="Segoe UI" w:hAnsi="Segoe UI" w:cs="Segoe UI"/>
                <w:sz w:val="18"/>
                <w:szCs w:val="18"/>
              </w:rPr>
              <w:t>C_rnaseq_only__knn__04_sva</w:t>
            </w:r>
            <w:r>
              <w:rPr>
                <w:rFonts w:ascii="Segoe UI" w:hAnsi="Segoe UI" w:cs="Segoe UI"/>
                <w:sz w:val="18"/>
                <w:szCs w:val="18"/>
              </w:rPr>
              <w:t xml:space="preserve">, </w:t>
            </w:r>
            <w:r w:rsidR="00657BF6" w:rsidRPr="00657BF6">
              <w:rPr>
                <w:rFonts w:ascii="Segoe UI" w:hAnsi="Segoe UI" w:cs="Segoe UI"/>
                <w:sz w:val="18"/>
                <w:szCs w:val="18"/>
              </w:rPr>
              <w:t>C_rnaseq_only__softimpute__04_sva</w:t>
            </w:r>
          </w:p>
        </w:tc>
      </w:tr>
      <w:tr w:rsidR="00A73512" w:rsidRPr="00DC2F15" w14:paraId="648DA2F6" w14:textId="59CD2609" w:rsidTr="00E50BFC">
        <w:tc>
          <w:tcPr>
            <w:tcW w:w="1303" w:type="dxa"/>
          </w:tcPr>
          <w:p w14:paraId="52C8354C" w14:textId="619E508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lastRenderedPageBreak/>
              <w:t>FSQN R RNA-seq only</w:t>
            </w:r>
          </w:p>
        </w:tc>
        <w:tc>
          <w:tcPr>
            <w:tcW w:w="1511" w:type="dxa"/>
          </w:tcPr>
          <w:p w14:paraId="65B17FF2"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C</w:t>
            </w:r>
          </w:p>
        </w:tc>
        <w:tc>
          <w:tcPr>
            <w:tcW w:w="1405" w:type="dxa"/>
          </w:tcPr>
          <w:p w14:paraId="658650DC"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FSQN R</w:t>
            </w:r>
          </w:p>
        </w:tc>
        <w:tc>
          <w:tcPr>
            <w:tcW w:w="1096" w:type="dxa"/>
          </w:tcPr>
          <w:p w14:paraId="6CD901FA"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5C2DCFE6" w14:textId="6A7C1DAD"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RNA-seq FF and FFPE batches on UMAP and </w:t>
            </w:r>
            <w:proofErr w:type="spellStart"/>
            <w:r w:rsidRPr="00572995">
              <w:rPr>
                <w:rFonts w:ascii="Segoe UI" w:hAnsi="Segoe UI" w:cs="Segoe UI"/>
                <w:sz w:val="18"/>
                <w:szCs w:val="18"/>
              </w:rPr>
              <w:t>tSNE</w:t>
            </w:r>
            <w:proofErr w:type="spellEnd"/>
          </w:p>
        </w:tc>
        <w:tc>
          <w:tcPr>
            <w:tcW w:w="3119" w:type="dxa"/>
          </w:tcPr>
          <w:p w14:paraId="2E391E7B" w14:textId="3B90E731" w:rsidR="00A73512" w:rsidRPr="00572995" w:rsidRDefault="00657BF6" w:rsidP="00DC2F15">
            <w:pPr>
              <w:spacing w:line="276" w:lineRule="auto"/>
              <w:rPr>
                <w:rFonts w:ascii="Segoe UI" w:hAnsi="Segoe UI" w:cs="Segoe UI"/>
                <w:sz w:val="18"/>
                <w:szCs w:val="18"/>
              </w:rPr>
            </w:pPr>
            <w:r w:rsidRPr="00657BF6">
              <w:rPr>
                <w:rFonts w:ascii="Segoe UI" w:hAnsi="Segoe UI" w:cs="Segoe UI"/>
                <w:sz w:val="18"/>
                <w:szCs w:val="18"/>
              </w:rPr>
              <w:t>C_rnaseq_only__knn__16_fsqn_r</w:t>
            </w:r>
            <w:r w:rsidR="00181FCD">
              <w:rPr>
                <w:rFonts w:ascii="Segoe UI" w:hAnsi="Segoe UI" w:cs="Segoe UI"/>
                <w:sz w:val="18"/>
                <w:szCs w:val="18"/>
              </w:rPr>
              <w:t xml:space="preserve">, </w:t>
            </w:r>
            <w:r w:rsidR="00181FCD" w:rsidRPr="00181FCD">
              <w:rPr>
                <w:rFonts w:ascii="Segoe UI" w:hAnsi="Segoe UI" w:cs="Segoe UI"/>
                <w:sz w:val="18"/>
                <w:szCs w:val="18"/>
              </w:rPr>
              <w:t>C_rnaseq_only__softimpute__16_fsqn_r</w:t>
            </w:r>
            <w:r w:rsidR="00181FCD">
              <w:rPr>
                <w:rFonts w:ascii="Segoe UI" w:hAnsi="Segoe UI" w:cs="Segoe UI"/>
                <w:sz w:val="18"/>
                <w:szCs w:val="18"/>
              </w:rPr>
              <w:t xml:space="preserve">, </w:t>
            </w:r>
            <w:r w:rsidR="00181FCD" w:rsidRPr="00181FCD">
              <w:rPr>
                <w:rFonts w:ascii="Segoe UI" w:hAnsi="Segoe UI" w:cs="Segoe UI"/>
                <w:sz w:val="18"/>
                <w:szCs w:val="18"/>
              </w:rPr>
              <w:t>C_rnaseq_only__strict__16_fsqn_r</w:t>
            </w:r>
          </w:p>
        </w:tc>
      </w:tr>
    </w:tbl>
    <w:p w14:paraId="28B1B39A" w14:textId="77777777" w:rsidR="00B80107" w:rsidRPr="00DC2F15" w:rsidRDefault="00B80107" w:rsidP="00DC2F15">
      <w:pPr>
        <w:pStyle w:val="ListParagraph"/>
        <w:spacing w:line="276" w:lineRule="auto"/>
        <w:ind w:left="360"/>
        <w:rPr>
          <w:rFonts w:ascii="Segoe UI" w:hAnsi="Segoe UI" w:cs="Segoe UI"/>
          <w:sz w:val="22"/>
          <w:szCs w:val="22"/>
        </w:rPr>
      </w:pPr>
    </w:p>
    <w:p w14:paraId="4443D491" w14:textId="58448ACD" w:rsidR="008D7B84" w:rsidRPr="00DC2F15" w:rsidRDefault="00A4348A" w:rsidP="00DC2F15">
      <w:pPr>
        <w:spacing w:line="276" w:lineRule="auto"/>
        <w:rPr>
          <w:rFonts w:ascii="Segoe UI" w:hAnsi="Segoe UI" w:cs="Segoe UI"/>
          <w:sz w:val="22"/>
          <w:szCs w:val="22"/>
        </w:rPr>
      </w:pPr>
      <w:r w:rsidRPr="00DC2F15">
        <w:rPr>
          <w:rFonts w:ascii="Segoe UI" w:hAnsi="Segoe UI" w:cs="Segoe UI"/>
          <w:sz w:val="22"/>
          <w:szCs w:val="22"/>
        </w:rPr>
        <w:t>Without harmonization</w:t>
      </w:r>
      <w:r w:rsidR="009705EF">
        <w:rPr>
          <w:rFonts w:ascii="Segoe UI" w:hAnsi="Segoe UI" w:cs="Segoe UI"/>
          <w:sz w:val="22"/>
          <w:szCs w:val="22"/>
        </w:rPr>
        <w:t>, batch removal and under strict NA handling</w:t>
      </w:r>
      <w:r w:rsidRPr="00DC2F15">
        <w:rPr>
          <w:rFonts w:ascii="Segoe UI" w:hAnsi="Segoe UI" w:cs="Segoe UI"/>
          <w:sz w:val="22"/>
          <w:szCs w:val="22"/>
        </w:rPr>
        <w:t xml:space="preserve">, the FL dataset exhibited a pronounced batch effect structure in both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space with 81.1% of the </w:t>
      </w:r>
      <w:r w:rsidR="00672B54">
        <w:rPr>
          <w:rFonts w:ascii="Segoe UI" w:hAnsi="Segoe UI" w:cs="Segoe UI"/>
          <w:sz w:val="22"/>
          <w:szCs w:val="22"/>
        </w:rPr>
        <w:t xml:space="preserve">total </w:t>
      </w:r>
      <w:r w:rsidRPr="00DC2F15">
        <w:rPr>
          <w:rFonts w:ascii="Segoe UI" w:hAnsi="Segoe UI" w:cs="Segoe UI"/>
          <w:sz w:val="22"/>
          <w:szCs w:val="22"/>
        </w:rPr>
        <w:t>variance explained by the first PC</w:t>
      </w:r>
      <w:r w:rsidR="00AF04B4" w:rsidRPr="00DC2F15">
        <w:rPr>
          <w:rFonts w:ascii="Segoe UI" w:hAnsi="Segoe UI" w:cs="Segoe UI"/>
          <w:sz w:val="22"/>
          <w:szCs w:val="22"/>
        </w:rPr>
        <w:t xml:space="preserve"> </w:t>
      </w:r>
      <w:r w:rsidRPr="00DC2F15">
        <w:rPr>
          <w:rFonts w:ascii="Segoe UI" w:hAnsi="Segoe UI" w:cs="Segoe UI"/>
          <w:sz w:val="22"/>
          <w:szCs w:val="22"/>
        </w:rPr>
        <w:t>(Figure 4A)</w:t>
      </w:r>
      <w:r w:rsidR="00AF04B4" w:rsidRPr="00DC2F15">
        <w:rPr>
          <w:rFonts w:ascii="Segoe UI" w:hAnsi="Segoe UI" w:cs="Segoe UI"/>
          <w:sz w:val="22"/>
          <w:szCs w:val="22"/>
        </w:rPr>
        <w:t>, attributable mainly to batch effect</w:t>
      </w:r>
      <w:r w:rsidRPr="00DC2F15">
        <w:rPr>
          <w:rFonts w:ascii="Segoe UI" w:hAnsi="Segoe UI" w:cs="Segoe UI"/>
          <w:sz w:val="22"/>
          <w:szCs w:val="22"/>
        </w:rPr>
        <w:t xml:space="preserve">. In PCA, RNA-seq samples formed a compact central cluster, while Affymetrix GPL570 batches arranged in a linear upper-right trajectory, and the remaining microarray batches (Affymetrix, Illumina, and Agilent) formed a lower-right trajectory. In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RNA batches dispersed into discrete compact clusters across the full embedding, confirming the validity of the RNA_BATCH annotation, with no discernible biological grouping. After MNN harmonization under strict NA handling, a single cohort outlier remained apparent in PCA space — the SOM cohort, which had undergone prior quantile normalization — while the remaining cohorts clustered together (Figure 4B).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revealed only three batch outliers: a subset of </w:t>
      </w:r>
      <w:proofErr w:type="spellStart"/>
      <w:r w:rsidRPr="00DC2F15">
        <w:rPr>
          <w:rFonts w:ascii="Segoe UI" w:hAnsi="Segoe UI" w:cs="Segoe UI"/>
          <w:sz w:val="22"/>
          <w:szCs w:val="22"/>
        </w:rPr>
        <w:t>RNASeq_FFPE_Exome_capture</w:t>
      </w:r>
      <w:proofErr w:type="spellEnd"/>
      <w:r w:rsidR="0044741B" w:rsidRPr="00DC2F15">
        <w:rPr>
          <w:rFonts w:ascii="Segoe UI" w:hAnsi="Segoe UI" w:cs="Segoe UI"/>
          <w:sz w:val="22"/>
          <w:szCs w:val="22"/>
        </w:rPr>
        <w:t xml:space="preserve"> batch</w:t>
      </w:r>
      <w:r w:rsidRPr="00DC2F15">
        <w:rPr>
          <w:rFonts w:ascii="Segoe UI" w:hAnsi="Segoe UI" w:cs="Segoe UI"/>
          <w:sz w:val="22"/>
          <w:szCs w:val="22"/>
        </w:rPr>
        <w:t xml:space="preserve">, a subset of GPL570_Unknown </w:t>
      </w:r>
      <w:r w:rsidR="0044741B" w:rsidRPr="00DC2F15">
        <w:rPr>
          <w:rFonts w:ascii="Segoe UI" w:hAnsi="Segoe UI" w:cs="Segoe UI"/>
          <w:sz w:val="22"/>
          <w:szCs w:val="22"/>
        </w:rPr>
        <w:t xml:space="preserve">batch </w:t>
      </w:r>
      <w:r w:rsidRPr="00DC2F15">
        <w:rPr>
          <w:rFonts w:ascii="Segoe UI" w:hAnsi="Segoe UI" w:cs="Segoe UI"/>
          <w:sz w:val="22"/>
          <w:szCs w:val="22"/>
        </w:rPr>
        <w:t xml:space="preserve">(the same SOM cohort), and the majority of the GPL570_FFPE batch. All remaining samples </w:t>
      </w:r>
      <w:r w:rsidR="00F7355D" w:rsidRPr="00DC2F15">
        <w:rPr>
          <w:rFonts w:ascii="Segoe UI" w:hAnsi="Segoe UI" w:cs="Segoe UI"/>
          <w:sz w:val="22"/>
          <w:szCs w:val="22"/>
        </w:rPr>
        <w:t>organized</w:t>
      </w:r>
      <w:r w:rsidRPr="00DC2F15">
        <w:rPr>
          <w:rFonts w:ascii="Segoe UI" w:hAnsi="Segoe UI" w:cs="Segoe UI"/>
          <w:sz w:val="22"/>
          <w:szCs w:val="22"/>
        </w:rPr>
        <w:t xml:space="preserve"> into biologically coherent groups, with FL, DLBCL, and normal B cells forming discrete clusters with batches mixing within each group, although Illumina microarray samples formed a distinct sub-cluster. Strategy D (malignant-only, Figure 4C) produced a further improvement in the concordance of biological clustering and batch mixing. Hierarchical clustering in the first-ten-PC space before and after MNN harmonization — with the SOM cohort removed — confirmed increased batch intermixing after harmonization: FL and normal B cells resolved into single isolated clusters, though DLBCL samples retained a partially batch-structured dendrogram topology (Figure 4D). Strategy H (Affymetrix extended) under MNN similarly highlighted the pre-</w:t>
      </w:r>
      <w:r w:rsidR="007A32C0" w:rsidRPr="00DC2F15">
        <w:rPr>
          <w:rFonts w:ascii="Segoe UI" w:hAnsi="Segoe UI" w:cs="Segoe UI"/>
          <w:sz w:val="22"/>
          <w:szCs w:val="22"/>
        </w:rPr>
        <w:t>normalized</w:t>
      </w:r>
      <w:r w:rsidRPr="00DC2F15">
        <w:rPr>
          <w:rFonts w:ascii="Segoe UI" w:hAnsi="Segoe UI" w:cs="Segoe UI"/>
          <w:sz w:val="22"/>
          <w:szCs w:val="22"/>
        </w:rPr>
        <w:t xml:space="preserve"> SOM cohort as a PCA outlier (Supplementary Figure 11A), and all three MNN-harmonized strategies showed 2-3 consistent batch outliers in both UMAP and PCA space (Supplementary Figure 11B, C).</w:t>
      </w:r>
    </w:p>
    <w:p w14:paraId="793E8C4C" w14:textId="77777777" w:rsidR="00F87DF0" w:rsidRPr="00DC2F15" w:rsidRDefault="00F87DF0" w:rsidP="00DC2F15">
      <w:pPr>
        <w:spacing w:line="276" w:lineRule="auto"/>
        <w:rPr>
          <w:rFonts w:ascii="Segoe UI" w:hAnsi="Segoe UI" w:cs="Segoe UI"/>
          <w:sz w:val="22"/>
          <w:szCs w:val="22"/>
        </w:rPr>
      </w:pPr>
    </w:p>
    <w:p w14:paraId="6F9946B4" w14:textId="6113B2B3" w:rsidR="00975425" w:rsidRPr="00DC2F15" w:rsidRDefault="00F87DF0" w:rsidP="00DC2F15">
      <w:pPr>
        <w:spacing w:line="276" w:lineRule="auto"/>
        <w:rPr>
          <w:rFonts w:ascii="Segoe UI" w:hAnsi="Segoe UI" w:cs="Segoe UI"/>
          <w:sz w:val="22"/>
          <w:szCs w:val="22"/>
        </w:rPr>
      </w:pPr>
      <w:r w:rsidRPr="00DC2F15">
        <w:rPr>
          <w:rFonts w:ascii="Segoe UI" w:hAnsi="Segoe UI" w:cs="Segoe UI"/>
          <w:sz w:val="22"/>
          <w:szCs w:val="22"/>
        </w:rPr>
        <w:t>We next examined the second top-performing approach: SVA applied to the RNA-seq</w:t>
      </w:r>
      <w:r w:rsidR="001A0A1A" w:rsidRPr="00DC2F15">
        <w:rPr>
          <w:rFonts w:ascii="Segoe UI" w:hAnsi="Segoe UI" w:cs="Segoe UI"/>
          <w:sz w:val="22"/>
          <w:szCs w:val="22"/>
        </w:rPr>
        <w:t xml:space="preserve"> </w:t>
      </w:r>
      <w:r w:rsidRPr="00DC2F15">
        <w:rPr>
          <w:rFonts w:ascii="Segoe UI" w:hAnsi="Segoe UI" w:cs="Segoe UI"/>
          <w:sz w:val="22"/>
          <w:szCs w:val="22"/>
        </w:rPr>
        <w:t xml:space="preserve">only strategy (Figure 4E). Both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revealed near-complete batch mixing — including the previously outlying </w:t>
      </w:r>
      <w:proofErr w:type="spellStart"/>
      <w:r w:rsidRPr="00DC2F15">
        <w:rPr>
          <w:rFonts w:ascii="Segoe UI" w:hAnsi="Segoe UI" w:cs="Segoe UI"/>
          <w:sz w:val="22"/>
          <w:szCs w:val="22"/>
        </w:rPr>
        <w:t>RNASeq_FFPE_Exome_capture</w:t>
      </w:r>
      <w:proofErr w:type="spellEnd"/>
      <w:r w:rsidRPr="00DC2F15">
        <w:rPr>
          <w:rFonts w:ascii="Segoe UI" w:hAnsi="Segoe UI" w:cs="Segoe UI"/>
          <w:sz w:val="22"/>
          <w:szCs w:val="22"/>
        </w:rPr>
        <w:t xml:space="preserve"> batch — with concurrent preservation of biological group separation. This level of performance was achieved exclusively with KNN and </w:t>
      </w:r>
      <w:proofErr w:type="spellStart"/>
      <w:r w:rsidR="00A4536B"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imputation; strict NA handling failed to mix the major FF and FFPE batches in PCA, UMAP, or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space (Supplementary Figure 12A-C</w:t>
      </w:r>
      <w:r w:rsidR="00D427A0" w:rsidRPr="00DC2F15">
        <w:rPr>
          <w:rFonts w:ascii="Segoe UI" w:hAnsi="Segoe UI" w:cs="Segoe UI"/>
          <w:sz w:val="22"/>
          <w:szCs w:val="22"/>
        </w:rPr>
        <w:t>, respectively</w:t>
      </w:r>
      <w:r w:rsidRPr="00DC2F15">
        <w:rPr>
          <w:rFonts w:ascii="Segoe UI" w:hAnsi="Segoe UI" w:cs="Segoe UI"/>
          <w:sz w:val="22"/>
          <w:szCs w:val="22"/>
        </w:rPr>
        <w:t>), and the strict SVA result was visually indistinguishable from the unharmonized data. Hierarchical clustering in the first-ten-PC space before and after SVA harmonization (Figure 4F) demonstrated a near-complete transition from a batch-structured to a biology-structured dendrogram: FL samples resolved into a single discrete cluster, and normal B cells formed a sub-cluster nested within the broader DLBCL clade.</w:t>
      </w:r>
    </w:p>
    <w:p w14:paraId="663A5469" w14:textId="77777777" w:rsidR="00DA0994" w:rsidRPr="00DC2F15" w:rsidRDefault="00DA0994" w:rsidP="00DC2F15">
      <w:pPr>
        <w:spacing w:line="276" w:lineRule="auto"/>
        <w:rPr>
          <w:rFonts w:ascii="Segoe UI" w:hAnsi="Segoe UI" w:cs="Segoe UI"/>
          <w:sz w:val="22"/>
          <w:szCs w:val="22"/>
        </w:rPr>
      </w:pPr>
    </w:p>
    <w:p w14:paraId="66C52512" w14:textId="6C109A54" w:rsidR="00DA0994" w:rsidRPr="00DC2F15" w:rsidRDefault="00DA0994" w:rsidP="00DC2F15">
      <w:pPr>
        <w:spacing w:line="276" w:lineRule="auto"/>
        <w:rPr>
          <w:rFonts w:ascii="Segoe UI" w:hAnsi="Segoe UI" w:cs="Segoe UI"/>
          <w:sz w:val="22"/>
          <w:szCs w:val="22"/>
        </w:rPr>
      </w:pPr>
      <w:r w:rsidRPr="00DC2F15">
        <w:rPr>
          <w:rFonts w:ascii="Segoe UI" w:hAnsi="Segoe UI" w:cs="Segoe UI"/>
          <w:b/>
          <w:bCs/>
          <w:sz w:val="22"/>
          <w:szCs w:val="22"/>
        </w:rPr>
        <w:t>Figure 4.</w:t>
      </w:r>
      <w:r w:rsidR="00544F31" w:rsidRPr="00DC2F15">
        <w:rPr>
          <w:rFonts w:ascii="Segoe UI" w:hAnsi="Segoe UI" w:cs="Segoe UI"/>
          <w:b/>
          <w:bCs/>
          <w:sz w:val="22"/>
          <w:szCs w:val="22"/>
        </w:rPr>
        <w:t xml:space="preserve"> </w:t>
      </w:r>
      <w:r w:rsidR="00EA2A60" w:rsidRPr="00DC2F15">
        <w:rPr>
          <w:rFonts w:ascii="Segoe UI" w:hAnsi="Segoe UI" w:cs="Segoe UI"/>
          <w:b/>
          <w:bCs/>
          <w:sz w:val="22"/>
          <w:szCs w:val="22"/>
        </w:rPr>
        <w:t xml:space="preserve">SVA in RNA-seq only and MNN in </w:t>
      </w:r>
      <w:r w:rsidR="00F2396D" w:rsidRPr="00DC2F15">
        <w:rPr>
          <w:rFonts w:ascii="Segoe UI" w:hAnsi="Segoe UI" w:cs="Segoe UI"/>
          <w:b/>
          <w:bCs/>
          <w:sz w:val="22"/>
          <w:szCs w:val="22"/>
        </w:rPr>
        <w:t>multiplatform strategy, the b</w:t>
      </w:r>
      <w:r w:rsidR="00EA2A60" w:rsidRPr="00DC2F15">
        <w:rPr>
          <w:rFonts w:ascii="Segoe UI" w:hAnsi="Segoe UI" w:cs="Segoe UI"/>
          <w:b/>
          <w:bCs/>
          <w:sz w:val="22"/>
          <w:szCs w:val="22"/>
        </w:rPr>
        <w:t xml:space="preserve">est harmonization </w:t>
      </w:r>
      <w:r w:rsidR="00361E91" w:rsidRPr="00DC2F15">
        <w:rPr>
          <w:rFonts w:ascii="Segoe UI" w:hAnsi="Segoe UI" w:cs="Segoe UI"/>
          <w:b/>
          <w:bCs/>
          <w:sz w:val="22"/>
          <w:szCs w:val="22"/>
        </w:rPr>
        <w:t>approaches</w:t>
      </w:r>
      <w:r w:rsidR="00F2396D" w:rsidRPr="00DC2F15">
        <w:rPr>
          <w:rFonts w:ascii="Segoe UI" w:hAnsi="Segoe UI" w:cs="Segoe UI"/>
          <w:b/>
          <w:bCs/>
          <w:sz w:val="22"/>
          <w:szCs w:val="22"/>
        </w:rPr>
        <w:t>. (A)</w:t>
      </w:r>
      <w:r w:rsidR="006C4472" w:rsidRPr="00DC2F15">
        <w:rPr>
          <w:rFonts w:ascii="Segoe UI" w:hAnsi="Segoe UI" w:cs="Segoe UI"/>
          <w:sz w:val="22"/>
          <w:szCs w:val="22"/>
        </w:rPr>
        <w:t xml:space="preserve"> Raw dataset </w:t>
      </w:r>
      <w:r w:rsidR="00A3037F" w:rsidRPr="00DC2F15">
        <w:rPr>
          <w:rFonts w:ascii="Segoe UI" w:hAnsi="Segoe UI" w:cs="Segoe UI"/>
          <w:sz w:val="22"/>
          <w:szCs w:val="22"/>
        </w:rPr>
        <w:t>without batch removal</w:t>
      </w:r>
      <w:r w:rsidR="00C71337" w:rsidRPr="00DC2F15">
        <w:rPr>
          <w:rFonts w:ascii="Segoe UI" w:hAnsi="Segoe UI" w:cs="Segoe UI"/>
          <w:sz w:val="22"/>
          <w:szCs w:val="22"/>
        </w:rPr>
        <w:t xml:space="preserve"> (S0 strategy)</w:t>
      </w:r>
      <w:r w:rsidR="00A3037F" w:rsidRPr="00DC2F15">
        <w:rPr>
          <w:rFonts w:ascii="Segoe UI" w:hAnsi="Segoe UI" w:cs="Segoe UI"/>
          <w:sz w:val="22"/>
          <w:szCs w:val="22"/>
        </w:rPr>
        <w:t xml:space="preserve"> </w:t>
      </w:r>
      <w:r w:rsidR="0012582B" w:rsidRPr="00DC2F15">
        <w:rPr>
          <w:rFonts w:ascii="Segoe UI" w:hAnsi="Segoe UI" w:cs="Segoe UI"/>
          <w:sz w:val="22"/>
          <w:szCs w:val="22"/>
        </w:rPr>
        <w:t>dimensional reduction visualization</w:t>
      </w:r>
      <w:r w:rsidR="00A610CB" w:rsidRPr="00DC2F15">
        <w:rPr>
          <w:rFonts w:ascii="Segoe UI" w:hAnsi="Segoe UI" w:cs="Segoe UI"/>
          <w:sz w:val="22"/>
          <w:szCs w:val="22"/>
        </w:rPr>
        <w:t xml:space="preserve"> in a 2 X 2 square grid</w:t>
      </w:r>
      <w:r w:rsidR="0012582B" w:rsidRPr="00DC2F15">
        <w:rPr>
          <w:rFonts w:ascii="Segoe UI" w:hAnsi="Segoe UI" w:cs="Segoe UI"/>
          <w:sz w:val="22"/>
          <w:szCs w:val="22"/>
        </w:rPr>
        <w:t xml:space="preserve">. The upper row is visualization by batch, the lower one </w:t>
      </w:r>
      <w:r w:rsidR="00A610CB" w:rsidRPr="00DC2F15">
        <w:rPr>
          <w:rFonts w:ascii="Segoe UI" w:hAnsi="Segoe UI" w:cs="Segoe UI"/>
          <w:sz w:val="22"/>
          <w:szCs w:val="22"/>
        </w:rPr>
        <w:t>shows biological groups. The left column</w:t>
      </w:r>
      <w:r w:rsidR="00696644" w:rsidRPr="00DC2F15">
        <w:rPr>
          <w:rFonts w:ascii="Segoe UI" w:hAnsi="Segoe UI" w:cs="Segoe UI"/>
          <w:sz w:val="22"/>
          <w:szCs w:val="22"/>
        </w:rPr>
        <w:t xml:space="preserve"> contains PCA plots, the right column shows </w:t>
      </w:r>
      <w:proofErr w:type="spellStart"/>
      <w:r w:rsidR="00696644" w:rsidRPr="00DC2F15">
        <w:rPr>
          <w:rFonts w:ascii="Segoe UI" w:hAnsi="Segoe UI" w:cs="Segoe UI"/>
          <w:sz w:val="22"/>
          <w:szCs w:val="22"/>
        </w:rPr>
        <w:t>tSNE</w:t>
      </w:r>
      <w:proofErr w:type="spellEnd"/>
      <w:r w:rsidR="00696644" w:rsidRPr="00DC2F15">
        <w:rPr>
          <w:rFonts w:ascii="Segoe UI" w:hAnsi="Segoe UI" w:cs="Segoe UI"/>
          <w:sz w:val="22"/>
          <w:szCs w:val="22"/>
        </w:rPr>
        <w:t xml:space="preserve"> plots. </w:t>
      </w:r>
      <w:r w:rsidR="00F966C2" w:rsidRPr="00DC2F15">
        <w:rPr>
          <w:rFonts w:ascii="Segoe UI" w:hAnsi="Segoe UI" w:cs="Segoe UI"/>
          <w:b/>
          <w:bCs/>
          <w:sz w:val="22"/>
          <w:szCs w:val="22"/>
        </w:rPr>
        <w:t xml:space="preserve">(B) </w:t>
      </w:r>
      <w:r w:rsidR="00F966C2" w:rsidRPr="00DC2F15">
        <w:rPr>
          <w:rFonts w:ascii="Segoe UI" w:hAnsi="Segoe UI" w:cs="Segoe UI"/>
          <w:sz w:val="22"/>
          <w:szCs w:val="22"/>
        </w:rPr>
        <w:t xml:space="preserve">PCA and </w:t>
      </w:r>
      <w:proofErr w:type="spellStart"/>
      <w:r w:rsidR="00F966C2" w:rsidRPr="00DC2F15">
        <w:rPr>
          <w:rFonts w:ascii="Segoe UI" w:hAnsi="Segoe UI" w:cs="Segoe UI"/>
          <w:sz w:val="22"/>
          <w:szCs w:val="22"/>
        </w:rPr>
        <w:t>tSNE</w:t>
      </w:r>
      <w:proofErr w:type="spellEnd"/>
      <w:r w:rsidR="00F966C2" w:rsidRPr="00DC2F15">
        <w:rPr>
          <w:rFonts w:ascii="Segoe UI" w:hAnsi="Segoe UI" w:cs="Segoe UI"/>
          <w:sz w:val="22"/>
          <w:szCs w:val="22"/>
        </w:rPr>
        <w:t xml:space="preserve"> visualization of batches and biology in </w:t>
      </w:r>
      <w:r w:rsidR="00EC03D1" w:rsidRPr="00DC2F15">
        <w:rPr>
          <w:rFonts w:ascii="Segoe UI" w:hAnsi="Segoe UI" w:cs="Segoe UI"/>
          <w:sz w:val="22"/>
          <w:szCs w:val="22"/>
        </w:rPr>
        <w:t xml:space="preserve">the MNN harmonized S0 dataset, the structure is the same as in the panel A. </w:t>
      </w:r>
      <w:r w:rsidR="00EC03D1" w:rsidRPr="00DC2F15">
        <w:rPr>
          <w:rFonts w:ascii="Segoe UI" w:hAnsi="Segoe UI" w:cs="Segoe UI"/>
          <w:b/>
          <w:bCs/>
          <w:sz w:val="22"/>
          <w:szCs w:val="22"/>
        </w:rPr>
        <w:t>(C)</w:t>
      </w:r>
      <w:r w:rsidR="00EC03D1" w:rsidRPr="00DC2F15">
        <w:rPr>
          <w:rFonts w:ascii="Segoe UI" w:hAnsi="Segoe UI" w:cs="Segoe UI"/>
          <w:sz w:val="22"/>
          <w:szCs w:val="22"/>
        </w:rPr>
        <w:t xml:space="preserve"> </w:t>
      </w:r>
      <w:proofErr w:type="spellStart"/>
      <w:r w:rsidR="00224CE0" w:rsidRPr="00DC2F15">
        <w:rPr>
          <w:rFonts w:ascii="Segoe UI" w:hAnsi="Segoe UI" w:cs="Segoe UI"/>
          <w:sz w:val="22"/>
          <w:szCs w:val="22"/>
        </w:rPr>
        <w:t>tSNE</w:t>
      </w:r>
      <w:proofErr w:type="spellEnd"/>
      <w:r w:rsidR="00224CE0" w:rsidRPr="00DC2F15">
        <w:rPr>
          <w:rFonts w:ascii="Segoe UI" w:hAnsi="Segoe UI" w:cs="Segoe UI"/>
          <w:sz w:val="22"/>
          <w:szCs w:val="22"/>
        </w:rPr>
        <w:t xml:space="preserve"> visualizations of MNN harmonized D dataset (malignant only)</w:t>
      </w:r>
      <w:r w:rsidR="001F6467" w:rsidRPr="00DC2F15">
        <w:rPr>
          <w:rFonts w:ascii="Segoe UI" w:hAnsi="Segoe UI" w:cs="Segoe UI"/>
          <w:sz w:val="22"/>
          <w:szCs w:val="22"/>
        </w:rPr>
        <w:t xml:space="preserve">, the lower one is by </w:t>
      </w:r>
      <w:r w:rsidR="00C71337" w:rsidRPr="00DC2F15">
        <w:rPr>
          <w:rFonts w:ascii="Segoe UI" w:hAnsi="Segoe UI" w:cs="Segoe UI"/>
          <w:sz w:val="22"/>
          <w:szCs w:val="22"/>
        </w:rPr>
        <w:t>batch,</w:t>
      </w:r>
      <w:r w:rsidR="001F6467" w:rsidRPr="00DC2F15">
        <w:rPr>
          <w:rFonts w:ascii="Segoe UI" w:hAnsi="Segoe UI" w:cs="Segoe UI"/>
          <w:sz w:val="22"/>
          <w:szCs w:val="22"/>
        </w:rPr>
        <w:t xml:space="preserve"> </w:t>
      </w:r>
      <w:r w:rsidR="009A69AE" w:rsidRPr="00DC2F15">
        <w:rPr>
          <w:rFonts w:ascii="Segoe UI" w:hAnsi="Segoe UI" w:cs="Segoe UI"/>
          <w:sz w:val="22"/>
          <w:szCs w:val="22"/>
        </w:rPr>
        <w:t xml:space="preserve">and the upper one is by biology. </w:t>
      </w:r>
      <w:r w:rsidR="009A69AE" w:rsidRPr="00DC2F15">
        <w:rPr>
          <w:rFonts w:ascii="Segoe UI" w:hAnsi="Segoe UI" w:cs="Segoe UI"/>
          <w:b/>
          <w:bCs/>
          <w:sz w:val="22"/>
          <w:szCs w:val="22"/>
        </w:rPr>
        <w:t xml:space="preserve">(D) </w:t>
      </w:r>
      <w:r w:rsidR="009A69AE" w:rsidRPr="00DC2F15">
        <w:rPr>
          <w:rFonts w:ascii="Segoe UI" w:hAnsi="Segoe UI" w:cs="Segoe UI"/>
          <w:sz w:val="22"/>
          <w:szCs w:val="22"/>
        </w:rPr>
        <w:t xml:space="preserve">Comparison of </w:t>
      </w:r>
      <w:r w:rsidR="00C71337" w:rsidRPr="00DC2F15">
        <w:rPr>
          <w:rFonts w:ascii="Segoe UI" w:hAnsi="Segoe UI" w:cs="Segoe UI"/>
          <w:sz w:val="22"/>
          <w:szCs w:val="22"/>
        </w:rPr>
        <w:t>first 10 PCs dendrogram</w:t>
      </w:r>
      <w:r w:rsidR="006D49F9" w:rsidRPr="00DC2F15">
        <w:rPr>
          <w:rFonts w:ascii="Segoe UI" w:hAnsi="Segoe UI" w:cs="Segoe UI"/>
          <w:sz w:val="22"/>
          <w:szCs w:val="22"/>
        </w:rPr>
        <w:t>s</w:t>
      </w:r>
      <w:r w:rsidR="00C71337" w:rsidRPr="00DC2F15">
        <w:rPr>
          <w:rFonts w:ascii="Segoe UI" w:hAnsi="Segoe UI" w:cs="Segoe UI"/>
          <w:sz w:val="22"/>
          <w:szCs w:val="22"/>
        </w:rPr>
        <w:t xml:space="preserve"> in the raw</w:t>
      </w:r>
      <w:r w:rsidR="006D49F9" w:rsidRPr="00DC2F15">
        <w:rPr>
          <w:rFonts w:ascii="Segoe UI" w:hAnsi="Segoe UI" w:cs="Segoe UI"/>
          <w:sz w:val="22"/>
          <w:szCs w:val="22"/>
        </w:rPr>
        <w:t xml:space="preserve"> (top)</w:t>
      </w:r>
      <w:r w:rsidR="00C71337" w:rsidRPr="00DC2F15">
        <w:rPr>
          <w:rFonts w:ascii="Segoe UI" w:hAnsi="Segoe UI" w:cs="Segoe UI"/>
          <w:sz w:val="22"/>
          <w:szCs w:val="22"/>
        </w:rPr>
        <w:t xml:space="preserve"> and MNN-harmonized S0 dataset</w:t>
      </w:r>
      <w:r w:rsidR="006D49F9" w:rsidRPr="00DC2F15">
        <w:rPr>
          <w:rFonts w:ascii="Segoe UI" w:hAnsi="Segoe UI" w:cs="Segoe UI"/>
          <w:sz w:val="22"/>
          <w:szCs w:val="22"/>
        </w:rPr>
        <w:t xml:space="preserve"> (bottom), with color annotation by batch and </w:t>
      </w:r>
      <w:r w:rsidR="006E1621" w:rsidRPr="00DC2F15">
        <w:rPr>
          <w:rFonts w:ascii="Segoe UI" w:hAnsi="Segoe UI" w:cs="Segoe UI"/>
          <w:sz w:val="22"/>
          <w:szCs w:val="22"/>
        </w:rPr>
        <w:t xml:space="preserve">biology. </w:t>
      </w:r>
      <w:r w:rsidR="007276E7" w:rsidRPr="00DC2F15">
        <w:rPr>
          <w:rFonts w:ascii="Segoe UI" w:hAnsi="Segoe UI" w:cs="Segoe UI"/>
          <w:b/>
          <w:bCs/>
          <w:sz w:val="22"/>
          <w:szCs w:val="22"/>
        </w:rPr>
        <w:t>(E)</w:t>
      </w:r>
      <w:r w:rsidR="007276E7" w:rsidRPr="00DC2F15">
        <w:rPr>
          <w:rFonts w:ascii="Segoe UI" w:hAnsi="Segoe UI" w:cs="Segoe UI"/>
          <w:sz w:val="22"/>
          <w:szCs w:val="22"/>
        </w:rPr>
        <w:t xml:space="preserve"> Square grid with PCA/</w:t>
      </w:r>
      <w:proofErr w:type="spellStart"/>
      <w:r w:rsidR="007276E7" w:rsidRPr="00DC2F15">
        <w:rPr>
          <w:rFonts w:ascii="Segoe UI" w:hAnsi="Segoe UI" w:cs="Segoe UI"/>
          <w:sz w:val="22"/>
          <w:szCs w:val="22"/>
        </w:rPr>
        <w:t>tSNE</w:t>
      </w:r>
      <w:proofErr w:type="spellEnd"/>
      <w:r w:rsidR="007276E7" w:rsidRPr="00DC2F15">
        <w:rPr>
          <w:rFonts w:ascii="Segoe UI" w:hAnsi="Segoe UI" w:cs="Segoe UI"/>
          <w:sz w:val="22"/>
          <w:szCs w:val="22"/>
        </w:rPr>
        <w:t xml:space="preserve"> visualizations of SVA-harmonized KNN-imputed C dataset (RNA-seq only), the structure is the same as in the panel A.</w:t>
      </w:r>
      <w:r w:rsidR="009535B1" w:rsidRPr="00DC2F15">
        <w:rPr>
          <w:rFonts w:ascii="Segoe UI" w:hAnsi="Segoe UI" w:cs="Segoe UI"/>
          <w:sz w:val="22"/>
          <w:szCs w:val="22"/>
        </w:rPr>
        <w:t xml:space="preserve"> </w:t>
      </w:r>
      <w:r w:rsidR="009535B1" w:rsidRPr="00DC2F15">
        <w:rPr>
          <w:rFonts w:ascii="Segoe UI" w:hAnsi="Segoe UI" w:cs="Segoe UI"/>
          <w:b/>
          <w:bCs/>
          <w:sz w:val="22"/>
          <w:szCs w:val="22"/>
        </w:rPr>
        <w:t>(F)</w:t>
      </w:r>
      <w:r w:rsidR="009535B1" w:rsidRPr="00DC2F15">
        <w:rPr>
          <w:rFonts w:ascii="Segoe UI" w:hAnsi="Segoe UI" w:cs="Segoe UI"/>
          <w:sz w:val="22"/>
          <w:szCs w:val="22"/>
        </w:rPr>
        <w:t xml:space="preserve"> Comparison of first 10 PCs dendrograms in the raw (top) and SVA-harmonized, KNN imputed S0 dataset (bottom), with color annotation</w:t>
      </w:r>
      <w:r w:rsidR="006F584D" w:rsidRPr="00DC2F15">
        <w:rPr>
          <w:rFonts w:ascii="Segoe UI" w:hAnsi="Segoe UI" w:cs="Segoe UI"/>
          <w:sz w:val="22"/>
          <w:szCs w:val="22"/>
        </w:rPr>
        <w:t xml:space="preserve"> </w:t>
      </w:r>
      <w:r w:rsidR="009535B1" w:rsidRPr="00DC2F15">
        <w:rPr>
          <w:rFonts w:ascii="Segoe UI" w:hAnsi="Segoe UI" w:cs="Segoe UI"/>
          <w:sz w:val="22"/>
          <w:szCs w:val="22"/>
        </w:rPr>
        <w:t>by batch and biology.</w:t>
      </w:r>
      <w:r w:rsidR="006F584D" w:rsidRPr="00DC2F15">
        <w:rPr>
          <w:rFonts w:ascii="Segoe UI" w:hAnsi="Segoe UI" w:cs="Segoe UI"/>
          <w:sz w:val="22"/>
          <w:szCs w:val="22"/>
        </w:rPr>
        <w:t xml:space="preserve"> Color palettes of batch and biology groups are applicable to all the panels of this figure and are shown below </w:t>
      </w:r>
      <w:r w:rsidR="00E90768" w:rsidRPr="00DC2F15">
        <w:rPr>
          <w:rFonts w:ascii="Segoe UI" w:hAnsi="Segoe UI" w:cs="Segoe UI"/>
          <w:sz w:val="22"/>
          <w:szCs w:val="22"/>
        </w:rPr>
        <w:t>the E and F panels.</w:t>
      </w:r>
    </w:p>
    <w:p w14:paraId="46DC25F8" w14:textId="270E14B0"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Dimensionality-reduction and dendrogram panels showing that MNN (multi-platform) and SVA (RNA-seq only) harmonization mix batches while preserving separation of </w:t>
      </w:r>
      <w:r w:rsidR="00EE3357" w:rsidRPr="00DC2F15">
        <w:rPr>
          <w:rFonts w:ascii="Segoe UI" w:hAnsi="Segoe UI" w:cs="Segoe UI"/>
          <w:sz w:val="22"/>
          <w:szCs w:val="22"/>
        </w:rPr>
        <w:t>FL, DLBCL</w:t>
      </w:r>
      <w:r w:rsidRPr="00DC2F15">
        <w:rPr>
          <w:rFonts w:ascii="Segoe UI" w:hAnsi="Segoe UI" w:cs="Segoe UI"/>
          <w:sz w:val="22"/>
          <w:szCs w:val="22"/>
        </w:rPr>
        <w:t xml:space="preserve"> and normal B cells, relative to the unharmonized data.</w:t>
      </w:r>
    </w:p>
    <w:p w14:paraId="1A7E378E" w14:textId="0DED1C2D" w:rsidR="00DA0994" w:rsidRPr="00DC2F15" w:rsidRDefault="008F26D0" w:rsidP="00DC2F15">
      <w:pPr>
        <w:spacing w:line="276" w:lineRule="auto"/>
        <w:rPr>
          <w:rFonts w:ascii="Segoe UI" w:hAnsi="Segoe UI" w:cs="Segoe UI"/>
          <w:sz w:val="22"/>
          <w:szCs w:val="22"/>
        </w:rPr>
      </w:pPr>
      <w:r w:rsidRPr="008F26D0">
        <w:rPr>
          <w:rFonts w:ascii="Segoe UI" w:hAnsi="Segoe UI" w:cs="Segoe UI"/>
          <w:sz w:val="22"/>
          <w:szCs w:val="22"/>
        </w:rPr>
        <w:lastRenderedPageBreak/>
        <w:drawing>
          <wp:inline distT="0" distB="0" distL="0" distR="0" wp14:anchorId="5C5E9AC0" wp14:editId="34639EA1">
            <wp:extent cx="5388610" cy="8229600"/>
            <wp:effectExtent l="0" t="0" r="0" b="0"/>
            <wp:docPr id="180474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41920" name=""/>
                    <pic:cNvPicPr/>
                  </pic:nvPicPr>
                  <pic:blipFill>
                    <a:blip r:embed="rId16"/>
                    <a:stretch>
                      <a:fillRect/>
                    </a:stretch>
                  </pic:blipFill>
                  <pic:spPr>
                    <a:xfrm>
                      <a:off x="0" y="0"/>
                      <a:ext cx="5388610" cy="8229600"/>
                    </a:xfrm>
                    <a:prstGeom prst="rect">
                      <a:avLst/>
                    </a:prstGeom>
                  </pic:spPr>
                </pic:pic>
              </a:graphicData>
            </a:graphic>
          </wp:inline>
        </w:drawing>
      </w:r>
    </w:p>
    <w:p w14:paraId="5AC18578" w14:textId="5610BA34" w:rsidR="00D0053D" w:rsidRPr="00DC2F15" w:rsidRDefault="00CA67E0" w:rsidP="00DC2F15">
      <w:pPr>
        <w:spacing w:line="276" w:lineRule="auto"/>
        <w:rPr>
          <w:rFonts w:ascii="Segoe UI" w:hAnsi="Segoe UI" w:cs="Segoe UI"/>
          <w:sz w:val="22"/>
          <w:szCs w:val="22"/>
        </w:rPr>
      </w:pPr>
      <w:r w:rsidRPr="00DC2F15">
        <w:rPr>
          <w:rFonts w:ascii="Segoe UI" w:hAnsi="Segoe UI" w:cs="Segoe UI"/>
          <w:sz w:val="22"/>
          <w:szCs w:val="22"/>
        </w:rPr>
        <w:lastRenderedPageBreak/>
        <w:t>The second-best approach for the RNA-seq-only strategy (C) was FSQN R</w:t>
      </w:r>
      <w:r w:rsidR="00C502BC" w:rsidRPr="00DC2F15">
        <w:rPr>
          <w:rFonts w:ascii="Segoe UI" w:hAnsi="Segoe UI" w:cs="Segoe UI"/>
          <w:sz w:val="22"/>
          <w:szCs w:val="22"/>
        </w:rPr>
        <w:t xml:space="preserve"> (16_fsqn_r)</w:t>
      </w:r>
      <w:r w:rsidRPr="00DC2F15">
        <w:rPr>
          <w:rFonts w:ascii="Segoe UI" w:hAnsi="Segoe UI" w:cs="Segoe UI"/>
          <w:sz w:val="22"/>
          <w:szCs w:val="22"/>
        </w:rPr>
        <w:t xml:space="preserve"> — the method implemented using the original R package, as distinct from the custom Python re-implementation (method 15_fsqn_py). On PCA, samples clustered by biological group (Supplementary Figure 13A), while non-linear dimensionality reduction revealed additional substructure within biological groups with improved batch mixing relative to the unharmonized data</w:t>
      </w:r>
      <w:r w:rsidR="0041589C" w:rsidRPr="00DC2F15">
        <w:rPr>
          <w:rFonts w:ascii="Segoe UI" w:hAnsi="Segoe UI" w:cs="Segoe UI"/>
          <w:sz w:val="22"/>
          <w:szCs w:val="22"/>
        </w:rPr>
        <w:t xml:space="preserve"> (Supplementary Figure 13B, C)</w:t>
      </w:r>
      <w:r w:rsidRPr="00DC2F15">
        <w:rPr>
          <w:rFonts w:ascii="Segoe UI" w:hAnsi="Segoe UI" w:cs="Segoe UI"/>
          <w:sz w:val="22"/>
          <w:szCs w:val="22"/>
        </w:rPr>
        <w:t>: there were three batch-derived subclusters in the DLBCL cluster and two in the FL cluster.</w:t>
      </w:r>
    </w:p>
    <w:p w14:paraId="6478E8D9" w14:textId="77777777" w:rsidR="00D0053D" w:rsidRPr="00DC2F15" w:rsidRDefault="00D0053D" w:rsidP="00DC2F15">
      <w:pPr>
        <w:spacing w:line="276" w:lineRule="auto"/>
        <w:rPr>
          <w:rFonts w:ascii="Segoe UI" w:hAnsi="Segoe UI" w:cs="Segoe UI"/>
          <w:sz w:val="22"/>
          <w:szCs w:val="22"/>
        </w:rPr>
      </w:pPr>
    </w:p>
    <w:p w14:paraId="072F6C0C" w14:textId="48D3545E" w:rsidR="00987D5F" w:rsidRPr="00DC2F15" w:rsidRDefault="00987D5F" w:rsidP="00DC2F15">
      <w:pPr>
        <w:spacing w:line="276" w:lineRule="auto"/>
        <w:rPr>
          <w:rFonts w:ascii="Segoe UI" w:hAnsi="Segoe UI" w:cs="Segoe UI"/>
          <w:sz w:val="22"/>
          <w:szCs w:val="22"/>
        </w:rPr>
      </w:pPr>
      <w:r w:rsidRPr="00DC2F15">
        <w:rPr>
          <w:rFonts w:ascii="Segoe UI" w:hAnsi="Segoe UI" w:cs="Segoe UI"/>
          <w:sz w:val="22"/>
          <w:szCs w:val="22"/>
        </w:rPr>
        <w:t>We next visualized and assessed the remaining top-performing approaches across all benchmark strategies</w:t>
      </w:r>
      <w:r w:rsidR="00D0053D" w:rsidRPr="00DC2F15">
        <w:rPr>
          <w:rFonts w:ascii="Segoe UI" w:hAnsi="Segoe UI" w:cs="Segoe UI"/>
          <w:sz w:val="22"/>
          <w:szCs w:val="22"/>
        </w:rPr>
        <w:t xml:space="preserve"> (Figure 5)</w:t>
      </w:r>
      <w:r w:rsidRPr="00DC2F15">
        <w:rPr>
          <w:rFonts w:ascii="Segoe UI" w:hAnsi="Segoe UI" w:cs="Segoe UI"/>
          <w:sz w:val="22"/>
          <w:szCs w:val="22"/>
        </w:rPr>
        <w:t>.</w:t>
      </w:r>
      <w:r w:rsidR="004F4E8B" w:rsidRPr="00DC2F15">
        <w:rPr>
          <w:rFonts w:ascii="Segoe UI" w:hAnsi="Segoe UI" w:cs="Segoe UI"/>
          <w:sz w:val="22"/>
          <w:szCs w:val="22"/>
        </w:rPr>
        <w:t xml:space="preserve"> </w:t>
      </w:r>
      <w:r w:rsidRPr="00DC2F15">
        <w:rPr>
          <w:rFonts w:ascii="Segoe UI" w:hAnsi="Segoe UI" w:cs="Segoe UI"/>
          <w:sz w:val="22"/>
          <w:szCs w:val="22"/>
        </w:rPr>
        <w:t xml:space="preserve">In the FF-only MNN-harmonized dataset, PCA revealed incomplete batch mixing but a biologically meaningful ordering of samples: </w:t>
      </w:r>
      <w:r w:rsidR="00F221D3" w:rsidRPr="00DC2F15">
        <w:rPr>
          <w:rFonts w:ascii="Segoe UI" w:hAnsi="Segoe UI" w:cs="Segoe UI"/>
          <w:sz w:val="22"/>
          <w:szCs w:val="22"/>
        </w:rPr>
        <w:t xml:space="preserve">FL between normal cells and DLBCL (Figure 5A).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confirmed this dominance of biology over batch, but same-batch connectivity remained high: most NGS and Affymetrix batches formed isolated clusters (Figure 5A). </w:t>
      </w:r>
      <w:r w:rsidR="00957E6A" w:rsidRPr="00DC2F15">
        <w:rPr>
          <w:rFonts w:ascii="Segoe UI" w:hAnsi="Segoe UI" w:cs="Segoe UI"/>
          <w:sz w:val="22"/>
          <w:szCs w:val="22"/>
        </w:rPr>
        <w:t xml:space="preserve">Yet, </w:t>
      </w:r>
      <w:r w:rsidR="00B0720F" w:rsidRPr="00DC2F15">
        <w:rPr>
          <w:rFonts w:ascii="Segoe UI" w:hAnsi="Segoe UI" w:cs="Segoe UI"/>
          <w:sz w:val="22"/>
          <w:szCs w:val="22"/>
        </w:rPr>
        <w:t>clustering in the first 10 PCs revealed an improvement of batch mixing</w:t>
      </w:r>
      <w:r w:rsidR="007B7E52" w:rsidRPr="00DC2F15">
        <w:rPr>
          <w:rFonts w:ascii="Segoe UI" w:hAnsi="Segoe UI" w:cs="Segoe UI"/>
          <w:sz w:val="22"/>
          <w:szCs w:val="22"/>
        </w:rPr>
        <w:t xml:space="preserve"> primarily for microarrays (Figure 5B).</w:t>
      </w:r>
      <w:r w:rsidR="00117D09" w:rsidRPr="00DC2F15">
        <w:rPr>
          <w:rFonts w:ascii="Segoe UI" w:hAnsi="Segoe UI" w:cs="Segoe UI"/>
          <w:sz w:val="22"/>
          <w:szCs w:val="22"/>
        </w:rPr>
        <w:t xml:space="preserve"> FSQN R harmonization was selected as the </w:t>
      </w:r>
      <w:r w:rsidR="00427175" w:rsidRPr="00DC2F15">
        <w:rPr>
          <w:rFonts w:ascii="Segoe UI" w:hAnsi="Segoe UI" w:cs="Segoe UI"/>
          <w:sz w:val="22"/>
          <w:szCs w:val="22"/>
        </w:rPr>
        <w:t>second-best</w:t>
      </w:r>
      <w:r w:rsidRPr="00DC2F15">
        <w:rPr>
          <w:rFonts w:ascii="Segoe UI" w:hAnsi="Segoe UI" w:cs="Segoe UI"/>
          <w:sz w:val="22"/>
          <w:szCs w:val="22"/>
        </w:rPr>
        <w:t xml:space="preserve"> approach for FF only, because biological structure dominated less clearly in PCA, UMAP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(Supplementary Figure 14A, B, C, respectively)</w:t>
      </w:r>
      <w:r w:rsidR="00427175" w:rsidRPr="00DC2F15">
        <w:rPr>
          <w:rFonts w:ascii="Segoe UI" w:hAnsi="Segoe UI" w:cs="Segoe UI"/>
          <w:sz w:val="22"/>
          <w:szCs w:val="22"/>
        </w:rPr>
        <w:t xml:space="preserve">. </w:t>
      </w:r>
      <w:r w:rsidR="00714ADD" w:rsidRPr="00DC2F15">
        <w:rPr>
          <w:rFonts w:ascii="Segoe UI" w:hAnsi="Segoe UI" w:cs="Segoe UI"/>
          <w:sz w:val="22"/>
          <w:szCs w:val="22"/>
        </w:rPr>
        <w:t xml:space="preserve">FL </w:t>
      </w:r>
      <w:r w:rsidR="00312238" w:rsidRPr="00DC2F15">
        <w:rPr>
          <w:rFonts w:ascii="Segoe UI" w:hAnsi="Segoe UI" w:cs="Segoe UI"/>
          <w:sz w:val="22"/>
          <w:szCs w:val="22"/>
        </w:rPr>
        <w:t>batch-level sub</w:t>
      </w:r>
      <w:r w:rsidR="00714ADD" w:rsidRPr="00DC2F15">
        <w:rPr>
          <w:rFonts w:ascii="Segoe UI" w:hAnsi="Segoe UI" w:cs="Segoe UI"/>
          <w:sz w:val="22"/>
          <w:szCs w:val="22"/>
        </w:rPr>
        <w:t xml:space="preserve">clusters surrounded </w:t>
      </w:r>
      <w:r w:rsidR="00312238" w:rsidRPr="00DC2F15">
        <w:rPr>
          <w:rFonts w:ascii="Segoe UI" w:hAnsi="Segoe UI" w:cs="Segoe UI"/>
          <w:sz w:val="22"/>
          <w:szCs w:val="22"/>
        </w:rPr>
        <w:t>the DLBCL cluster instead of being between it and normal cells (Supplementary Figure 14A).</w:t>
      </w:r>
    </w:p>
    <w:p w14:paraId="59C0DB6F" w14:textId="77777777" w:rsidR="007B7E52" w:rsidRPr="00DC2F15" w:rsidRDefault="007B7E52" w:rsidP="00DC2F15">
      <w:pPr>
        <w:spacing w:line="276" w:lineRule="auto"/>
        <w:rPr>
          <w:rFonts w:ascii="Segoe UI" w:hAnsi="Segoe UI" w:cs="Segoe UI"/>
          <w:sz w:val="22"/>
          <w:szCs w:val="22"/>
        </w:rPr>
      </w:pPr>
    </w:p>
    <w:p w14:paraId="1648E50B" w14:textId="5D7ECD90" w:rsidR="007B7E52" w:rsidRPr="00DC2F15" w:rsidRDefault="007B7E52" w:rsidP="00DC2F15">
      <w:pPr>
        <w:spacing w:line="276" w:lineRule="auto"/>
        <w:rPr>
          <w:rFonts w:ascii="Segoe UI" w:hAnsi="Segoe UI" w:cs="Segoe UI"/>
          <w:sz w:val="22"/>
          <w:szCs w:val="22"/>
        </w:rPr>
      </w:pPr>
      <w:r w:rsidRPr="00DC2F15">
        <w:rPr>
          <w:rFonts w:ascii="Segoe UI" w:hAnsi="Segoe UI" w:cs="Segoe UI"/>
          <w:sz w:val="22"/>
          <w:szCs w:val="22"/>
        </w:rPr>
        <w:t>For the FFPE only batch removal strategy</w:t>
      </w:r>
      <w:r w:rsidR="009C4FFB" w:rsidRPr="00DC2F15">
        <w:rPr>
          <w:rFonts w:ascii="Segoe UI" w:hAnsi="Segoe UI" w:cs="Segoe UI"/>
          <w:sz w:val="22"/>
          <w:szCs w:val="22"/>
        </w:rPr>
        <w:t xml:space="preserve">, </w:t>
      </w:r>
      <w:r w:rsidR="003F3695" w:rsidRPr="00DC2F15">
        <w:rPr>
          <w:rFonts w:ascii="Segoe UI" w:hAnsi="Segoe UI" w:cs="Segoe UI"/>
          <w:sz w:val="22"/>
          <w:szCs w:val="22"/>
        </w:rPr>
        <w:t xml:space="preserve">the top approach of SVA harmonization and </w:t>
      </w:r>
      <w:proofErr w:type="spellStart"/>
      <w:r w:rsidR="00B6561E" w:rsidRPr="00DC2F15">
        <w:rPr>
          <w:rFonts w:ascii="Segoe UI" w:hAnsi="Segoe UI" w:cs="Segoe UI"/>
          <w:sz w:val="22"/>
          <w:szCs w:val="22"/>
        </w:rPr>
        <w:t>S</w:t>
      </w:r>
      <w:r w:rsidR="003F3695" w:rsidRPr="00DC2F15">
        <w:rPr>
          <w:rFonts w:ascii="Segoe UI" w:hAnsi="Segoe UI" w:cs="Segoe UI"/>
          <w:sz w:val="22"/>
          <w:szCs w:val="22"/>
        </w:rPr>
        <w:t>oftimpute</w:t>
      </w:r>
      <w:proofErr w:type="spellEnd"/>
      <w:r w:rsidR="003F3695" w:rsidRPr="00DC2F15">
        <w:rPr>
          <w:rFonts w:ascii="Segoe UI" w:hAnsi="Segoe UI" w:cs="Segoe UI"/>
          <w:sz w:val="22"/>
          <w:szCs w:val="22"/>
        </w:rPr>
        <w:t xml:space="preserve"> imputation</w:t>
      </w:r>
      <w:r w:rsidRPr="00DC2F15">
        <w:rPr>
          <w:rFonts w:ascii="Segoe UI" w:hAnsi="Segoe UI" w:cs="Segoe UI"/>
          <w:sz w:val="22"/>
          <w:szCs w:val="22"/>
        </w:rPr>
        <w:t xml:space="preserve"> was more successful: DLBCL samples from NGS, Affymetrix and Illumina microarray batches were fully intermixed in both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(Figure 5C), whereas</w:t>
      </w:r>
      <w:r w:rsidR="00F42D8D" w:rsidRPr="00DC2F15">
        <w:rPr>
          <w:rFonts w:ascii="Segoe UI" w:hAnsi="Segoe UI" w:cs="Segoe UI"/>
          <w:sz w:val="22"/>
          <w:szCs w:val="22"/>
        </w:rPr>
        <w:t xml:space="preserve"> FL batch-dependent subclusters formed a large cluster without intersection with DLBCL. </w:t>
      </w:r>
      <w:r w:rsidRPr="00DC2F15">
        <w:rPr>
          <w:rFonts w:ascii="Segoe UI" w:hAnsi="Segoe UI" w:cs="Segoe UI"/>
          <w:sz w:val="22"/>
          <w:szCs w:val="22"/>
        </w:rPr>
        <w:t>Clustering on the first 10 PCs (Figure 5D) produced two high-level branches, each consisting of FL and DLBCL and having homogeneous</w:t>
      </w:r>
      <w:r w:rsidR="007045F1" w:rsidRPr="00DC2F15">
        <w:rPr>
          <w:rFonts w:ascii="Segoe UI" w:hAnsi="Segoe UI" w:cs="Segoe UI"/>
          <w:sz w:val="22"/>
          <w:szCs w:val="22"/>
        </w:rPr>
        <w:t xml:space="preserve"> mixing of batches in DLBCL and</w:t>
      </w:r>
      <w:r w:rsidR="00C50E7A" w:rsidRPr="00DC2F15">
        <w:rPr>
          <w:rFonts w:ascii="Segoe UI" w:hAnsi="Segoe UI" w:cs="Segoe UI"/>
          <w:sz w:val="22"/>
          <w:szCs w:val="22"/>
        </w:rPr>
        <w:t xml:space="preserve"> heterogeneous in FL. Before harmonization</w:t>
      </w:r>
      <w:r w:rsidR="0006277F" w:rsidRPr="00DC2F15">
        <w:rPr>
          <w:rFonts w:ascii="Segoe UI" w:hAnsi="Segoe UI" w:cs="Segoe UI"/>
          <w:sz w:val="22"/>
          <w:szCs w:val="22"/>
        </w:rPr>
        <w:t xml:space="preserve"> we observed a complete dominance of batch over biology on the dendrogram (Figure 5D). </w:t>
      </w:r>
      <w:proofErr w:type="spellStart"/>
      <w:r w:rsidR="00406D69" w:rsidRPr="00DC2F15">
        <w:rPr>
          <w:rFonts w:ascii="Segoe UI" w:hAnsi="Segoe UI" w:cs="Segoe UI"/>
          <w:sz w:val="22"/>
          <w:szCs w:val="22"/>
        </w:rPr>
        <w:t>Softimpute</w:t>
      </w:r>
      <w:proofErr w:type="spellEnd"/>
      <w:r w:rsidR="00406D69" w:rsidRPr="00DC2F15">
        <w:rPr>
          <w:rFonts w:ascii="Segoe UI" w:hAnsi="Segoe UI" w:cs="Segoe UI"/>
          <w:sz w:val="22"/>
          <w:szCs w:val="22"/>
        </w:rPr>
        <w:t xml:space="preserve"> imputation mixed batches in FFPE only better than the KNN and strict approach,</w:t>
      </w:r>
      <w:r w:rsidR="00B81558" w:rsidRPr="00DC2F15">
        <w:rPr>
          <w:rFonts w:ascii="Segoe UI" w:hAnsi="Segoe UI" w:cs="Segoe UI"/>
          <w:sz w:val="22"/>
          <w:szCs w:val="22"/>
        </w:rPr>
        <w:t xml:space="preserve"> </w:t>
      </w:r>
      <w:r w:rsidR="006D1E84" w:rsidRPr="00DC2F15">
        <w:rPr>
          <w:rFonts w:ascii="Segoe UI" w:hAnsi="Segoe UI" w:cs="Segoe UI"/>
          <w:sz w:val="22"/>
          <w:szCs w:val="22"/>
        </w:rPr>
        <w:t>leading to the minor Illumina microarray</w:t>
      </w:r>
      <w:r w:rsidR="00F563AD" w:rsidRPr="00DC2F15">
        <w:rPr>
          <w:rFonts w:ascii="Segoe UI" w:hAnsi="Segoe UI" w:cs="Segoe UI"/>
          <w:sz w:val="22"/>
          <w:szCs w:val="22"/>
        </w:rPr>
        <w:t xml:space="preserve"> batch</w:t>
      </w:r>
      <w:r w:rsidR="006D1E84" w:rsidRPr="00DC2F15">
        <w:rPr>
          <w:rFonts w:ascii="Segoe UI" w:hAnsi="Segoe UI" w:cs="Segoe UI"/>
          <w:sz w:val="22"/>
          <w:szCs w:val="22"/>
        </w:rPr>
        <w:t xml:space="preserve"> GPL8432_FFPE mixing with other batches</w:t>
      </w:r>
      <w:r w:rsidR="002A0583" w:rsidRPr="00DC2F15">
        <w:rPr>
          <w:rFonts w:ascii="Segoe UI" w:hAnsi="Segoe UI" w:cs="Segoe UI"/>
          <w:sz w:val="22"/>
          <w:szCs w:val="22"/>
        </w:rPr>
        <w:t xml:space="preserve"> in </w:t>
      </w:r>
      <w:proofErr w:type="spellStart"/>
      <w:r w:rsidR="00F563AD" w:rsidRPr="00DC2F15">
        <w:rPr>
          <w:rFonts w:ascii="Segoe UI" w:hAnsi="Segoe UI" w:cs="Segoe UI"/>
          <w:sz w:val="22"/>
          <w:szCs w:val="22"/>
        </w:rPr>
        <w:t>S</w:t>
      </w:r>
      <w:r w:rsidR="002A0583" w:rsidRPr="00DC2F15">
        <w:rPr>
          <w:rFonts w:ascii="Segoe UI" w:hAnsi="Segoe UI" w:cs="Segoe UI"/>
          <w:sz w:val="22"/>
          <w:szCs w:val="22"/>
        </w:rPr>
        <w:t>oftimpute</w:t>
      </w:r>
      <w:proofErr w:type="spellEnd"/>
      <w:r w:rsidR="002A0583" w:rsidRPr="00DC2F15">
        <w:rPr>
          <w:rFonts w:ascii="Segoe UI" w:hAnsi="Segoe UI" w:cs="Segoe UI"/>
          <w:sz w:val="22"/>
          <w:szCs w:val="22"/>
        </w:rPr>
        <w:t>.</w:t>
      </w:r>
      <w:r w:rsidR="00BD296B" w:rsidRPr="00DC2F15">
        <w:rPr>
          <w:rFonts w:ascii="Segoe UI" w:hAnsi="Segoe UI" w:cs="Segoe UI"/>
          <w:sz w:val="22"/>
          <w:szCs w:val="22"/>
        </w:rPr>
        <w:t xml:space="preserve"> This effect was not clear on PCA (Supplementary Figure 15A</w:t>
      </w:r>
      <w:r w:rsidR="00DF1E42" w:rsidRPr="00DC2F15">
        <w:rPr>
          <w:rFonts w:ascii="Segoe UI" w:hAnsi="Segoe UI" w:cs="Segoe UI"/>
          <w:sz w:val="22"/>
          <w:szCs w:val="22"/>
        </w:rPr>
        <w:t>) but</w:t>
      </w:r>
      <w:r w:rsidR="00BD296B" w:rsidRPr="00DC2F15">
        <w:rPr>
          <w:rFonts w:ascii="Segoe UI" w:hAnsi="Segoe UI" w:cs="Segoe UI"/>
          <w:sz w:val="22"/>
          <w:szCs w:val="22"/>
        </w:rPr>
        <w:t xml:space="preserve"> was </w:t>
      </w:r>
      <w:r w:rsidR="005D5EA3" w:rsidRPr="00DC2F15">
        <w:rPr>
          <w:rFonts w:ascii="Segoe UI" w:hAnsi="Segoe UI" w:cs="Segoe UI"/>
          <w:sz w:val="22"/>
          <w:szCs w:val="22"/>
        </w:rPr>
        <w:t xml:space="preserve">observable on UMAP and </w:t>
      </w:r>
      <w:proofErr w:type="spellStart"/>
      <w:r w:rsidR="005D5EA3" w:rsidRPr="00DC2F15">
        <w:rPr>
          <w:rFonts w:ascii="Segoe UI" w:hAnsi="Segoe UI" w:cs="Segoe UI"/>
          <w:sz w:val="22"/>
          <w:szCs w:val="22"/>
        </w:rPr>
        <w:t>tSNE</w:t>
      </w:r>
      <w:proofErr w:type="spellEnd"/>
      <w:r w:rsidR="005D5EA3" w:rsidRPr="00DC2F15">
        <w:rPr>
          <w:rFonts w:ascii="Segoe UI" w:hAnsi="Segoe UI" w:cs="Segoe UI"/>
          <w:sz w:val="22"/>
          <w:szCs w:val="22"/>
        </w:rPr>
        <w:t xml:space="preserve"> (Supplementary Figure 15B, C, respectively)</w:t>
      </w:r>
      <w:r w:rsidR="003A2C44" w:rsidRPr="00DC2F15">
        <w:rPr>
          <w:rFonts w:ascii="Segoe UI" w:hAnsi="Segoe UI" w:cs="Segoe UI"/>
          <w:sz w:val="22"/>
          <w:szCs w:val="22"/>
        </w:rPr>
        <w:t xml:space="preserve">. </w:t>
      </w:r>
    </w:p>
    <w:p w14:paraId="5B1675A1" w14:textId="77777777" w:rsidR="00DF1E42" w:rsidRPr="00DC2F15" w:rsidRDefault="00DF1E42" w:rsidP="00DC2F15">
      <w:pPr>
        <w:spacing w:line="276" w:lineRule="auto"/>
        <w:rPr>
          <w:rFonts w:ascii="Segoe UI" w:hAnsi="Segoe UI" w:cs="Segoe UI"/>
          <w:sz w:val="22"/>
          <w:szCs w:val="22"/>
        </w:rPr>
      </w:pPr>
    </w:p>
    <w:p w14:paraId="5CD46714" w14:textId="11070ACA" w:rsidR="00DF1E42" w:rsidRPr="00DC2F15" w:rsidRDefault="00DF1E42" w:rsidP="00DC2F15">
      <w:pPr>
        <w:spacing w:line="276" w:lineRule="auto"/>
        <w:rPr>
          <w:rFonts w:ascii="Segoe UI" w:hAnsi="Segoe UI" w:cs="Segoe UI"/>
          <w:sz w:val="22"/>
          <w:szCs w:val="22"/>
        </w:rPr>
      </w:pPr>
      <w:r w:rsidRPr="00DC2F15">
        <w:rPr>
          <w:rFonts w:ascii="Segoe UI" w:hAnsi="Segoe UI" w:cs="Segoe UI"/>
          <w:sz w:val="22"/>
          <w:szCs w:val="22"/>
        </w:rPr>
        <w:t xml:space="preserve">Finally, FSMVN and </w:t>
      </w:r>
      <w:proofErr w:type="spellStart"/>
      <w:r w:rsidRPr="00DC2F15">
        <w:rPr>
          <w:rFonts w:ascii="Segoe UI" w:hAnsi="Segoe UI" w:cs="Segoe UI"/>
          <w:sz w:val="22"/>
          <w:szCs w:val="22"/>
        </w:rPr>
        <w:t>AMDBNorm</w:t>
      </w:r>
      <w:proofErr w:type="spellEnd"/>
      <w:r w:rsidR="005F4103" w:rsidRPr="00DC2F15">
        <w:rPr>
          <w:rFonts w:ascii="Segoe UI" w:hAnsi="Segoe UI" w:cs="Segoe UI"/>
          <w:sz w:val="22"/>
          <w:szCs w:val="22"/>
        </w:rPr>
        <w:t xml:space="preserve"> methods showed promising results </w:t>
      </w:r>
      <w:r w:rsidRPr="00DC2F15">
        <w:rPr>
          <w:rFonts w:ascii="Segoe UI" w:hAnsi="Segoe UI" w:cs="Segoe UI"/>
          <w:sz w:val="22"/>
          <w:szCs w:val="22"/>
        </w:rPr>
        <w:t>for the cross-platform harmonization of Illumina microarrays and NGS</w:t>
      </w:r>
      <w:r w:rsidR="00C01467" w:rsidRPr="00DC2F15">
        <w:rPr>
          <w:rFonts w:ascii="Segoe UI" w:hAnsi="Segoe UI" w:cs="Segoe UI"/>
          <w:sz w:val="22"/>
          <w:szCs w:val="22"/>
        </w:rPr>
        <w:t xml:space="preserve">. </w:t>
      </w:r>
      <w:r w:rsidRPr="00DC2F15">
        <w:rPr>
          <w:rFonts w:ascii="Segoe UI" w:hAnsi="Segoe UI" w:cs="Segoe UI"/>
          <w:sz w:val="22"/>
          <w:szCs w:val="22"/>
        </w:rPr>
        <w:t xml:space="preserve">FSMVN in S0 led to co-clustering of the large batch </w:t>
      </w:r>
      <w:proofErr w:type="spellStart"/>
      <w:r w:rsidRPr="00DC2F15">
        <w:rPr>
          <w:rFonts w:ascii="Segoe UI" w:hAnsi="Segoe UI" w:cs="Segoe UI"/>
          <w:sz w:val="22"/>
          <w:szCs w:val="22"/>
        </w:rPr>
        <w:t>RNASeq_FF_PolyA</w:t>
      </w:r>
      <w:proofErr w:type="spellEnd"/>
      <w:r w:rsidRPr="00DC2F15">
        <w:rPr>
          <w:rFonts w:ascii="Segoe UI" w:hAnsi="Segoe UI" w:cs="Segoe UI"/>
          <w:sz w:val="22"/>
          <w:szCs w:val="22"/>
        </w:rPr>
        <w:t xml:space="preserve"> and</w:t>
      </w:r>
      <w:r w:rsidR="00467E82" w:rsidRPr="00DC2F15">
        <w:rPr>
          <w:rFonts w:ascii="Segoe UI" w:hAnsi="Segoe UI" w:cs="Segoe UI"/>
          <w:sz w:val="22"/>
          <w:szCs w:val="22"/>
        </w:rPr>
        <w:t xml:space="preserve"> Illumina microarrays on </w:t>
      </w:r>
      <w:proofErr w:type="spellStart"/>
      <w:r w:rsidR="00467E82" w:rsidRPr="00DC2F15">
        <w:rPr>
          <w:rFonts w:ascii="Segoe UI" w:hAnsi="Segoe UI" w:cs="Segoe UI"/>
          <w:sz w:val="22"/>
          <w:szCs w:val="22"/>
        </w:rPr>
        <w:t>tSNE</w:t>
      </w:r>
      <w:proofErr w:type="spellEnd"/>
      <w:r w:rsidR="00B273A5" w:rsidRPr="00DC2F15">
        <w:rPr>
          <w:rFonts w:ascii="Segoe UI" w:hAnsi="Segoe UI" w:cs="Segoe UI"/>
          <w:sz w:val="22"/>
          <w:szCs w:val="22"/>
        </w:rPr>
        <w:t xml:space="preserve"> </w:t>
      </w:r>
      <w:r w:rsidR="005F4103" w:rsidRPr="00DC2F15">
        <w:rPr>
          <w:rFonts w:ascii="Segoe UI" w:hAnsi="Segoe UI" w:cs="Segoe UI"/>
          <w:sz w:val="22"/>
          <w:szCs w:val="22"/>
        </w:rPr>
        <w:t>(Figure 5E)</w:t>
      </w:r>
      <w:r w:rsidR="000B1E11" w:rsidRPr="00DC2F15">
        <w:rPr>
          <w:rFonts w:ascii="Segoe UI" w:hAnsi="Segoe UI" w:cs="Segoe UI"/>
          <w:sz w:val="22"/>
          <w:szCs w:val="22"/>
        </w:rPr>
        <w:t>. As previously, t</w:t>
      </w:r>
      <w:r w:rsidR="001434B5" w:rsidRPr="00DC2F15">
        <w:rPr>
          <w:rFonts w:ascii="Segoe UI" w:hAnsi="Segoe UI" w:cs="Segoe UI"/>
          <w:sz w:val="22"/>
          <w:szCs w:val="22"/>
        </w:rPr>
        <w:t xml:space="preserve">he effect </w:t>
      </w:r>
      <w:r w:rsidR="000B1E11" w:rsidRPr="00DC2F15">
        <w:rPr>
          <w:rFonts w:ascii="Segoe UI" w:hAnsi="Segoe UI" w:cs="Segoe UI"/>
          <w:sz w:val="22"/>
          <w:szCs w:val="22"/>
        </w:rPr>
        <w:t xml:space="preserve">was not </w:t>
      </w:r>
      <w:r w:rsidR="001434B5" w:rsidRPr="00DC2F15">
        <w:rPr>
          <w:rFonts w:ascii="Segoe UI" w:hAnsi="Segoe UI" w:cs="Segoe UI"/>
          <w:sz w:val="22"/>
          <w:szCs w:val="22"/>
        </w:rPr>
        <w:t xml:space="preserve">observed </w:t>
      </w:r>
      <w:r w:rsidR="000B1E11" w:rsidRPr="00DC2F15">
        <w:rPr>
          <w:rFonts w:ascii="Segoe UI" w:hAnsi="Segoe UI" w:cs="Segoe UI"/>
          <w:sz w:val="22"/>
          <w:szCs w:val="22"/>
        </w:rPr>
        <w:t>on PCA plots for any imputation (Supplementary Figure 1</w:t>
      </w:r>
      <w:r w:rsidR="00D03AA8" w:rsidRPr="00DC2F15">
        <w:rPr>
          <w:rFonts w:ascii="Segoe UI" w:hAnsi="Segoe UI" w:cs="Segoe UI"/>
          <w:sz w:val="22"/>
          <w:szCs w:val="22"/>
        </w:rPr>
        <w:t>6</w:t>
      </w:r>
      <w:r w:rsidR="000B1E11" w:rsidRPr="00DC2F15">
        <w:rPr>
          <w:rFonts w:ascii="Segoe UI" w:hAnsi="Segoe UI" w:cs="Segoe UI"/>
          <w:sz w:val="22"/>
          <w:szCs w:val="22"/>
        </w:rPr>
        <w:t xml:space="preserve">A) but was observable on UMAP and </w:t>
      </w:r>
      <w:proofErr w:type="spellStart"/>
      <w:r w:rsidR="000B1E11" w:rsidRPr="00DC2F15">
        <w:rPr>
          <w:rFonts w:ascii="Segoe UI" w:hAnsi="Segoe UI" w:cs="Segoe UI"/>
          <w:sz w:val="22"/>
          <w:szCs w:val="22"/>
        </w:rPr>
        <w:t>tSNE</w:t>
      </w:r>
      <w:proofErr w:type="spellEnd"/>
      <w:r w:rsidR="00D03AA8" w:rsidRPr="00DC2F15">
        <w:rPr>
          <w:rFonts w:ascii="Segoe UI" w:hAnsi="Segoe UI" w:cs="Segoe UI"/>
          <w:sz w:val="22"/>
          <w:szCs w:val="22"/>
        </w:rPr>
        <w:t xml:space="preserve"> for all imputations</w:t>
      </w:r>
      <w:r w:rsidR="000B1E11" w:rsidRPr="00DC2F15">
        <w:rPr>
          <w:rFonts w:ascii="Segoe UI" w:hAnsi="Segoe UI" w:cs="Segoe UI"/>
          <w:sz w:val="22"/>
          <w:szCs w:val="22"/>
        </w:rPr>
        <w:t xml:space="preserve"> (Supplementary Figure 1</w:t>
      </w:r>
      <w:r w:rsidR="00D03AA8" w:rsidRPr="00DC2F15">
        <w:rPr>
          <w:rFonts w:ascii="Segoe UI" w:hAnsi="Segoe UI" w:cs="Segoe UI"/>
          <w:sz w:val="22"/>
          <w:szCs w:val="22"/>
        </w:rPr>
        <w:t>6</w:t>
      </w:r>
      <w:r w:rsidR="000B1E11" w:rsidRPr="00DC2F15">
        <w:rPr>
          <w:rFonts w:ascii="Segoe UI" w:hAnsi="Segoe UI" w:cs="Segoe UI"/>
          <w:sz w:val="22"/>
          <w:szCs w:val="22"/>
        </w:rPr>
        <w:t>B, C, respectively)</w:t>
      </w:r>
      <w:r w:rsidR="001D171D" w:rsidRPr="00DC2F15">
        <w:rPr>
          <w:rFonts w:ascii="Segoe UI" w:hAnsi="Segoe UI" w:cs="Segoe UI"/>
          <w:sz w:val="22"/>
          <w:szCs w:val="22"/>
        </w:rPr>
        <w:t xml:space="preserve">. </w:t>
      </w:r>
      <w:proofErr w:type="spellStart"/>
      <w:r w:rsidRPr="00DC2F15">
        <w:rPr>
          <w:rFonts w:ascii="Segoe UI" w:hAnsi="Segoe UI" w:cs="Segoe UI"/>
          <w:sz w:val="22"/>
          <w:szCs w:val="22"/>
        </w:rPr>
        <w:t>AMDBNorm</w:t>
      </w:r>
      <w:proofErr w:type="spellEnd"/>
      <w:r w:rsidRPr="00DC2F15">
        <w:rPr>
          <w:rFonts w:ascii="Segoe UI" w:hAnsi="Segoe UI" w:cs="Segoe UI"/>
          <w:sz w:val="22"/>
          <w:szCs w:val="22"/>
        </w:rPr>
        <w:t xml:space="preserve"> mixed the </w:t>
      </w:r>
      <w:proofErr w:type="spellStart"/>
      <w:r w:rsidRPr="00DC2F15">
        <w:rPr>
          <w:rFonts w:ascii="Segoe UI" w:hAnsi="Segoe UI" w:cs="Segoe UI"/>
          <w:sz w:val="22"/>
          <w:szCs w:val="22"/>
        </w:rPr>
        <w:t>RNASeq_FF_PolyA</w:t>
      </w:r>
      <w:proofErr w:type="spellEnd"/>
      <w:r w:rsidRPr="00DC2F15">
        <w:rPr>
          <w:rFonts w:ascii="Segoe UI" w:hAnsi="Segoe UI" w:cs="Segoe UI"/>
          <w:sz w:val="22"/>
          <w:szCs w:val="22"/>
        </w:rPr>
        <w:t xml:space="preserve"> and Illumina microarrays </w:t>
      </w:r>
      <w:r w:rsidR="0034487D" w:rsidRPr="00DC2F15">
        <w:rPr>
          <w:rFonts w:ascii="Segoe UI" w:hAnsi="Segoe UI" w:cs="Segoe UI"/>
          <w:sz w:val="22"/>
          <w:szCs w:val="22"/>
        </w:rPr>
        <w:t xml:space="preserve">batches </w:t>
      </w:r>
      <w:r w:rsidR="008B111C" w:rsidRPr="00DC2F15">
        <w:rPr>
          <w:rFonts w:ascii="Segoe UI" w:hAnsi="Segoe UI" w:cs="Segoe UI"/>
          <w:sz w:val="22"/>
          <w:szCs w:val="22"/>
        </w:rPr>
        <w:t>on PCA</w:t>
      </w:r>
      <w:r w:rsidR="00604A19" w:rsidRPr="00DC2F15">
        <w:rPr>
          <w:rFonts w:ascii="Segoe UI" w:hAnsi="Segoe UI" w:cs="Segoe UI"/>
          <w:sz w:val="22"/>
          <w:szCs w:val="22"/>
        </w:rPr>
        <w:t xml:space="preserve">, UMAP and </w:t>
      </w:r>
      <w:proofErr w:type="spellStart"/>
      <w:r w:rsidR="00604A19" w:rsidRPr="00DC2F15">
        <w:rPr>
          <w:rFonts w:ascii="Segoe UI" w:hAnsi="Segoe UI" w:cs="Segoe UI"/>
          <w:sz w:val="22"/>
          <w:szCs w:val="22"/>
        </w:rPr>
        <w:t>tSNE</w:t>
      </w:r>
      <w:proofErr w:type="spellEnd"/>
      <w:r w:rsidR="008B111C" w:rsidRPr="00DC2F15">
        <w:rPr>
          <w:rFonts w:ascii="Segoe UI" w:hAnsi="Segoe UI" w:cs="Segoe UI"/>
          <w:sz w:val="22"/>
          <w:szCs w:val="22"/>
        </w:rPr>
        <w:t xml:space="preserve"> (Supplementary Figure 1</w:t>
      </w:r>
      <w:r w:rsidR="00604A19" w:rsidRPr="00DC2F15">
        <w:rPr>
          <w:rFonts w:ascii="Segoe UI" w:hAnsi="Segoe UI" w:cs="Segoe UI"/>
          <w:sz w:val="22"/>
          <w:szCs w:val="22"/>
        </w:rPr>
        <w:t xml:space="preserve">7A, B, C, respectively). </w:t>
      </w:r>
      <w:r w:rsidR="00714058" w:rsidRPr="00DC2F15">
        <w:rPr>
          <w:rFonts w:ascii="Segoe UI" w:hAnsi="Segoe UI" w:cs="Segoe UI"/>
          <w:sz w:val="22"/>
          <w:szCs w:val="22"/>
        </w:rPr>
        <w:t xml:space="preserve">The effect was expressed to the highest </w:t>
      </w:r>
      <w:r w:rsidR="00714058" w:rsidRPr="00DC2F15">
        <w:rPr>
          <w:rFonts w:ascii="Segoe UI" w:hAnsi="Segoe UI" w:cs="Segoe UI"/>
          <w:sz w:val="22"/>
          <w:szCs w:val="22"/>
        </w:rPr>
        <w:lastRenderedPageBreak/>
        <w:t xml:space="preserve">extent in </w:t>
      </w:r>
      <w:r w:rsidR="00B5501D" w:rsidRPr="00DC2F15">
        <w:rPr>
          <w:rFonts w:ascii="Segoe UI" w:hAnsi="Segoe UI" w:cs="Segoe UI"/>
          <w:sz w:val="22"/>
          <w:szCs w:val="22"/>
        </w:rPr>
        <w:t>the S0 strategy, whereas</w:t>
      </w:r>
      <w:r w:rsidRPr="00DC2F15">
        <w:rPr>
          <w:rFonts w:ascii="Segoe UI" w:hAnsi="Segoe UI" w:cs="Segoe UI"/>
          <w:sz w:val="22"/>
          <w:szCs w:val="22"/>
        </w:rPr>
        <w:t xml:space="preserve"> FF and FFPE only strategies led to moderate success (Supplementary Figure 17).</w:t>
      </w:r>
    </w:p>
    <w:p w14:paraId="0507390B" w14:textId="77777777" w:rsidR="005A2F50" w:rsidRPr="00DC2F15" w:rsidRDefault="005A2F50" w:rsidP="00DC2F15">
      <w:pPr>
        <w:spacing w:line="276" w:lineRule="auto"/>
        <w:rPr>
          <w:rFonts w:ascii="Segoe UI" w:hAnsi="Segoe UI" w:cs="Segoe UI"/>
          <w:sz w:val="22"/>
          <w:szCs w:val="22"/>
        </w:rPr>
      </w:pPr>
    </w:p>
    <w:p w14:paraId="5F630898" w14:textId="264C2298" w:rsidR="005A2F50" w:rsidRPr="00DC2F15" w:rsidRDefault="005A2F50" w:rsidP="00DC2F15">
      <w:pPr>
        <w:spacing w:line="276" w:lineRule="auto"/>
        <w:rPr>
          <w:rFonts w:ascii="Segoe UI" w:hAnsi="Segoe UI" w:cs="Segoe UI"/>
          <w:sz w:val="22"/>
          <w:szCs w:val="22"/>
        </w:rPr>
      </w:pPr>
      <w:r w:rsidRPr="00DC2F15">
        <w:rPr>
          <w:rFonts w:ascii="Segoe UI" w:hAnsi="Segoe UI" w:cs="Segoe UI"/>
          <w:b/>
          <w:bCs/>
          <w:sz w:val="22"/>
          <w:szCs w:val="22"/>
        </w:rPr>
        <w:t xml:space="preserve">Figure 5. The second part of the best harmonization </w:t>
      </w:r>
      <w:r w:rsidR="00361E91" w:rsidRPr="00DC2F15">
        <w:rPr>
          <w:rFonts w:ascii="Segoe UI" w:hAnsi="Segoe UI" w:cs="Segoe UI"/>
          <w:b/>
          <w:bCs/>
          <w:sz w:val="22"/>
          <w:szCs w:val="22"/>
        </w:rPr>
        <w:t>approaches</w:t>
      </w:r>
      <w:r w:rsidRPr="00DC2F15">
        <w:rPr>
          <w:rFonts w:ascii="Segoe UI" w:hAnsi="Segoe UI" w:cs="Segoe UI"/>
          <w:b/>
          <w:bCs/>
          <w:sz w:val="22"/>
          <w:szCs w:val="22"/>
        </w:rPr>
        <w:t xml:space="preserve">: </w:t>
      </w:r>
      <w:r w:rsidR="006C020A" w:rsidRPr="00DC2F15">
        <w:rPr>
          <w:rFonts w:ascii="Segoe UI" w:hAnsi="Segoe UI" w:cs="Segoe UI"/>
          <w:b/>
          <w:bCs/>
          <w:sz w:val="22"/>
          <w:szCs w:val="22"/>
        </w:rPr>
        <w:t>MNN for FF only (J), SVA</w:t>
      </w:r>
      <w:r w:rsidR="002C5C69" w:rsidRPr="00DC2F15">
        <w:rPr>
          <w:rFonts w:ascii="Segoe UI" w:hAnsi="Segoe UI" w:cs="Segoe UI"/>
          <w:b/>
          <w:bCs/>
          <w:sz w:val="22"/>
          <w:szCs w:val="22"/>
        </w:rPr>
        <w:t xml:space="preserve">, </w:t>
      </w:r>
      <w:proofErr w:type="spellStart"/>
      <w:r w:rsidR="00E2282E" w:rsidRPr="00DC2F15">
        <w:rPr>
          <w:rFonts w:ascii="Segoe UI" w:hAnsi="Segoe UI" w:cs="Segoe UI"/>
          <w:b/>
          <w:bCs/>
          <w:sz w:val="22"/>
          <w:szCs w:val="22"/>
        </w:rPr>
        <w:t>S</w:t>
      </w:r>
      <w:r w:rsidR="002C5C69" w:rsidRPr="00DC2F15">
        <w:rPr>
          <w:rFonts w:ascii="Segoe UI" w:hAnsi="Segoe UI" w:cs="Segoe UI"/>
          <w:b/>
          <w:bCs/>
          <w:sz w:val="22"/>
          <w:szCs w:val="22"/>
        </w:rPr>
        <w:t>oftimpute</w:t>
      </w:r>
      <w:proofErr w:type="spellEnd"/>
      <w:r w:rsidR="002C5C69" w:rsidRPr="00DC2F15">
        <w:rPr>
          <w:rFonts w:ascii="Segoe UI" w:hAnsi="Segoe UI" w:cs="Segoe UI"/>
          <w:b/>
          <w:bCs/>
          <w:sz w:val="22"/>
          <w:szCs w:val="22"/>
        </w:rPr>
        <w:t xml:space="preserve"> for FFPE only (K), FSMVN for S0 with </w:t>
      </w:r>
      <w:r w:rsidR="00374BF2" w:rsidRPr="00DC2F15">
        <w:rPr>
          <w:rFonts w:ascii="Segoe UI" w:hAnsi="Segoe UI" w:cs="Segoe UI"/>
          <w:b/>
          <w:bCs/>
          <w:sz w:val="22"/>
          <w:szCs w:val="22"/>
        </w:rPr>
        <w:t>Illumina microarrays and NGS.</w:t>
      </w:r>
      <w:r w:rsidR="00374BF2" w:rsidRPr="00DC2F15">
        <w:rPr>
          <w:rFonts w:ascii="Segoe UI" w:hAnsi="Segoe UI" w:cs="Segoe UI"/>
          <w:sz w:val="22"/>
          <w:szCs w:val="22"/>
        </w:rPr>
        <w:t xml:space="preserve"> </w:t>
      </w:r>
      <w:r w:rsidR="0024128A" w:rsidRPr="00DC2F15">
        <w:rPr>
          <w:rFonts w:ascii="Segoe UI" w:hAnsi="Segoe UI" w:cs="Segoe UI"/>
          <w:b/>
          <w:bCs/>
          <w:sz w:val="22"/>
          <w:szCs w:val="22"/>
        </w:rPr>
        <w:t>(A)</w:t>
      </w:r>
      <w:r w:rsidR="0024128A" w:rsidRPr="00DC2F15">
        <w:rPr>
          <w:rFonts w:ascii="Segoe UI" w:hAnsi="Segoe UI" w:cs="Segoe UI"/>
          <w:sz w:val="22"/>
          <w:szCs w:val="22"/>
        </w:rPr>
        <w:t xml:space="preserve"> </w:t>
      </w:r>
      <w:r w:rsidR="0022345F" w:rsidRPr="00DC2F15">
        <w:rPr>
          <w:rFonts w:ascii="Segoe UI" w:hAnsi="Segoe UI" w:cs="Segoe UI"/>
          <w:sz w:val="22"/>
          <w:szCs w:val="22"/>
        </w:rPr>
        <w:t xml:space="preserve">FF only batch removal </w:t>
      </w:r>
      <w:r w:rsidR="00EA433A" w:rsidRPr="00DC2F15">
        <w:rPr>
          <w:rFonts w:ascii="Segoe UI" w:hAnsi="Segoe UI" w:cs="Segoe UI"/>
          <w:sz w:val="22"/>
          <w:szCs w:val="22"/>
        </w:rPr>
        <w:t>harmonized with MNN</w:t>
      </w:r>
      <w:r w:rsidR="0024128A" w:rsidRPr="00DC2F15">
        <w:rPr>
          <w:rFonts w:ascii="Segoe UI" w:hAnsi="Segoe UI" w:cs="Segoe UI"/>
          <w:sz w:val="22"/>
          <w:szCs w:val="22"/>
        </w:rPr>
        <w:t xml:space="preserve"> dimensional reduction visualization in a 2 X 2 square grid. The upper row is visualization by batch, the lower one shows biological groups. The left column contains PCA plots, the right column shows </w:t>
      </w:r>
      <w:proofErr w:type="spellStart"/>
      <w:r w:rsidR="0024128A" w:rsidRPr="00DC2F15">
        <w:rPr>
          <w:rFonts w:ascii="Segoe UI" w:hAnsi="Segoe UI" w:cs="Segoe UI"/>
          <w:sz w:val="22"/>
          <w:szCs w:val="22"/>
        </w:rPr>
        <w:t>tSNE</w:t>
      </w:r>
      <w:proofErr w:type="spellEnd"/>
      <w:r w:rsidR="0024128A" w:rsidRPr="00DC2F15">
        <w:rPr>
          <w:rFonts w:ascii="Segoe UI" w:hAnsi="Segoe UI" w:cs="Segoe UI"/>
          <w:sz w:val="22"/>
          <w:szCs w:val="22"/>
        </w:rPr>
        <w:t xml:space="preserve"> plots. </w:t>
      </w:r>
      <w:r w:rsidR="0024128A" w:rsidRPr="00DC2F15">
        <w:rPr>
          <w:rFonts w:ascii="Segoe UI" w:hAnsi="Segoe UI" w:cs="Segoe UI"/>
          <w:b/>
          <w:bCs/>
          <w:sz w:val="22"/>
          <w:szCs w:val="22"/>
        </w:rPr>
        <w:t xml:space="preserve">(B) </w:t>
      </w:r>
      <w:r w:rsidR="0024128A" w:rsidRPr="00DC2F15">
        <w:rPr>
          <w:rFonts w:ascii="Segoe UI" w:hAnsi="Segoe UI" w:cs="Segoe UI"/>
          <w:sz w:val="22"/>
          <w:szCs w:val="22"/>
        </w:rPr>
        <w:t xml:space="preserve">Comparison of first 10 PCs dendrograms in the raw (top) and MNN-harmonized </w:t>
      </w:r>
      <w:r w:rsidR="00673004" w:rsidRPr="00DC2F15">
        <w:rPr>
          <w:rFonts w:ascii="Segoe UI" w:hAnsi="Segoe UI" w:cs="Segoe UI"/>
          <w:sz w:val="22"/>
          <w:szCs w:val="22"/>
        </w:rPr>
        <w:t>FF only</w:t>
      </w:r>
      <w:r w:rsidR="0024128A" w:rsidRPr="00DC2F15">
        <w:rPr>
          <w:rFonts w:ascii="Segoe UI" w:hAnsi="Segoe UI" w:cs="Segoe UI"/>
          <w:sz w:val="22"/>
          <w:szCs w:val="22"/>
        </w:rPr>
        <w:t xml:space="preserve"> dataset (bottom), with color annotation by batch and biology.</w:t>
      </w:r>
      <w:r w:rsidR="007566D6" w:rsidRPr="00DC2F15">
        <w:rPr>
          <w:rFonts w:ascii="Segoe UI" w:hAnsi="Segoe UI" w:cs="Segoe UI"/>
          <w:sz w:val="22"/>
          <w:szCs w:val="22"/>
        </w:rPr>
        <w:t xml:space="preserve"> </w:t>
      </w:r>
      <w:r w:rsidR="00F30F34" w:rsidRPr="00DC2F15">
        <w:rPr>
          <w:rFonts w:ascii="Segoe UI" w:hAnsi="Segoe UI" w:cs="Segoe UI"/>
          <w:b/>
          <w:bCs/>
          <w:sz w:val="22"/>
          <w:szCs w:val="22"/>
        </w:rPr>
        <w:t>(C)</w:t>
      </w:r>
      <w:r w:rsidR="00F30F34" w:rsidRPr="00DC2F15">
        <w:rPr>
          <w:rFonts w:ascii="Segoe UI" w:hAnsi="Segoe UI" w:cs="Segoe UI"/>
          <w:sz w:val="22"/>
          <w:szCs w:val="22"/>
        </w:rPr>
        <w:t xml:space="preserve"> PCA and </w:t>
      </w:r>
      <w:proofErr w:type="spellStart"/>
      <w:r w:rsidR="00F30F34" w:rsidRPr="00DC2F15">
        <w:rPr>
          <w:rFonts w:ascii="Segoe UI" w:hAnsi="Segoe UI" w:cs="Segoe UI"/>
          <w:sz w:val="22"/>
          <w:szCs w:val="22"/>
        </w:rPr>
        <w:t>tSNE</w:t>
      </w:r>
      <w:proofErr w:type="spellEnd"/>
      <w:r w:rsidR="00F30F34" w:rsidRPr="00DC2F15">
        <w:rPr>
          <w:rFonts w:ascii="Segoe UI" w:hAnsi="Segoe UI" w:cs="Segoe UI"/>
          <w:sz w:val="22"/>
          <w:szCs w:val="22"/>
        </w:rPr>
        <w:t xml:space="preserve"> visualization of batches and biology in the SVA harmonized </w:t>
      </w:r>
      <w:proofErr w:type="spellStart"/>
      <w:r w:rsidR="00F3124A" w:rsidRPr="00DC2F15">
        <w:rPr>
          <w:rFonts w:ascii="Segoe UI" w:hAnsi="Segoe UI" w:cs="Segoe UI"/>
          <w:sz w:val="22"/>
          <w:szCs w:val="22"/>
        </w:rPr>
        <w:t>S</w:t>
      </w:r>
      <w:r w:rsidR="000978FE" w:rsidRPr="00DC2F15">
        <w:rPr>
          <w:rFonts w:ascii="Segoe UI" w:hAnsi="Segoe UI" w:cs="Segoe UI"/>
          <w:sz w:val="22"/>
          <w:szCs w:val="22"/>
        </w:rPr>
        <w:t>oftimpute</w:t>
      </w:r>
      <w:proofErr w:type="spellEnd"/>
      <w:r w:rsidR="000978FE" w:rsidRPr="00DC2F15">
        <w:rPr>
          <w:rFonts w:ascii="Segoe UI" w:hAnsi="Segoe UI" w:cs="Segoe UI"/>
          <w:sz w:val="22"/>
          <w:szCs w:val="22"/>
        </w:rPr>
        <w:t xml:space="preserve"> FFPE only</w:t>
      </w:r>
      <w:r w:rsidR="00F30F34" w:rsidRPr="00DC2F15">
        <w:rPr>
          <w:rFonts w:ascii="Segoe UI" w:hAnsi="Segoe UI" w:cs="Segoe UI"/>
          <w:sz w:val="22"/>
          <w:szCs w:val="22"/>
        </w:rPr>
        <w:t xml:space="preserve"> dataset, the structure is the same as in the panel A.</w:t>
      </w:r>
      <w:r w:rsidR="000978FE" w:rsidRPr="00DC2F15">
        <w:rPr>
          <w:rFonts w:ascii="Segoe UI" w:hAnsi="Segoe UI" w:cs="Segoe UI"/>
          <w:sz w:val="22"/>
          <w:szCs w:val="22"/>
        </w:rPr>
        <w:t xml:space="preserve"> </w:t>
      </w:r>
      <w:r w:rsidR="000978FE" w:rsidRPr="00DC2F15">
        <w:rPr>
          <w:rFonts w:ascii="Segoe UI" w:hAnsi="Segoe UI" w:cs="Segoe UI"/>
          <w:b/>
          <w:bCs/>
          <w:sz w:val="22"/>
          <w:szCs w:val="22"/>
        </w:rPr>
        <w:t xml:space="preserve">(D) </w:t>
      </w:r>
      <w:r w:rsidR="000978FE" w:rsidRPr="00DC2F15">
        <w:rPr>
          <w:rFonts w:ascii="Segoe UI" w:hAnsi="Segoe UI" w:cs="Segoe UI"/>
          <w:sz w:val="22"/>
          <w:szCs w:val="22"/>
        </w:rPr>
        <w:t xml:space="preserve">Comparison of first 10 PCs dendrograms in the raw (top) and </w:t>
      </w:r>
      <w:r w:rsidR="00D95206" w:rsidRPr="00DC2F15">
        <w:rPr>
          <w:rFonts w:ascii="Segoe UI" w:hAnsi="Segoe UI" w:cs="Segoe UI"/>
          <w:sz w:val="22"/>
          <w:szCs w:val="22"/>
        </w:rPr>
        <w:t>SVA</w:t>
      </w:r>
      <w:r w:rsidR="000978FE" w:rsidRPr="00DC2F15">
        <w:rPr>
          <w:rFonts w:ascii="Segoe UI" w:hAnsi="Segoe UI" w:cs="Segoe UI"/>
          <w:sz w:val="22"/>
          <w:szCs w:val="22"/>
        </w:rPr>
        <w:t>-harmonized</w:t>
      </w:r>
      <w:r w:rsidR="00D95206" w:rsidRPr="00DC2F15">
        <w:rPr>
          <w:rFonts w:ascii="Segoe UI" w:hAnsi="Segoe UI" w:cs="Segoe UI"/>
          <w:sz w:val="22"/>
          <w:szCs w:val="22"/>
        </w:rPr>
        <w:t xml:space="preserve">, </w:t>
      </w:r>
      <w:proofErr w:type="spellStart"/>
      <w:r w:rsidR="00B120CC" w:rsidRPr="00DC2F15">
        <w:rPr>
          <w:rFonts w:ascii="Segoe UI" w:hAnsi="Segoe UI" w:cs="Segoe UI"/>
          <w:sz w:val="22"/>
          <w:szCs w:val="22"/>
        </w:rPr>
        <w:t>S</w:t>
      </w:r>
      <w:r w:rsidR="00D95206" w:rsidRPr="00DC2F15">
        <w:rPr>
          <w:rFonts w:ascii="Segoe UI" w:hAnsi="Segoe UI" w:cs="Segoe UI"/>
          <w:sz w:val="22"/>
          <w:szCs w:val="22"/>
        </w:rPr>
        <w:t>oftimpute</w:t>
      </w:r>
      <w:proofErr w:type="spellEnd"/>
      <w:r w:rsidR="000978FE" w:rsidRPr="00DC2F15">
        <w:rPr>
          <w:rFonts w:ascii="Segoe UI" w:hAnsi="Segoe UI" w:cs="Segoe UI"/>
          <w:sz w:val="22"/>
          <w:szCs w:val="22"/>
        </w:rPr>
        <w:t xml:space="preserve"> FF</w:t>
      </w:r>
      <w:r w:rsidR="00D95206" w:rsidRPr="00DC2F15">
        <w:rPr>
          <w:rFonts w:ascii="Segoe UI" w:hAnsi="Segoe UI" w:cs="Segoe UI"/>
          <w:sz w:val="22"/>
          <w:szCs w:val="22"/>
        </w:rPr>
        <w:t>PE</w:t>
      </w:r>
      <w:r w:rsidR="000978FE" w:rsidRPr="00DC2F15">
        <w:rPr>
          <w:rFonts w:ascii="Segoe UI" w:hAnsi="Segoe UI" w:cs="Segoe UI"/>
          <w:sz w:val="22"/>
          <w:szCs w:val="22"/>
        </w:rPr>
        <w:t xml:space="preserve"> only dataset (bottom), with color annotation by batch and biology.</w:t>
      </w:r>
      <w:r w:rsidR="00657799" w:rsidRPr="00DC2F15">
        <w:rPr>
          <w:rFonts w:ascii="Segoe UI" w:hAnsi="Segoe UI" w:cs="Segoe UI"/>
          <w:sz w:val="22"/>
          <w:szCs w:val="22"/>
        </w:rPr>
        <w:t xml:space="preserve"> </w:t>
      </w:r>
      <w:r w:rsidR="00657799" w:rsidRPr="00DC2F15">
        <w:rPr>
          <w:rFonts w:ascii="Segoe UI" w:hAnsi="Segoe UI" w:cs="Segoe UI"/>
          <w:b/>
          <w:bCs/>
          <w:sz w:val="22"/>
          <w:szCs w:val="22"/>
        </w:rPr>
        <w:t>(E)</w:t>
      </w:r>
      <w:r w:rsidR="00657799" w:rsidRPr="00DC2F15">
        <w:rPr>
          <w:rFonts w:ascii="Segoe UI" w:hAnsi="Segoe UI" w:cs="Segoe UI"/>
          <w:sz w:val="22"/>
          <w:szCs w:val="22"/>
        </w:rPr>
        <w:t xml:space="preserve"> PCA and </w:t>
      </w:r>
      <w:proofErr w:type="spellStart"/>
      <w:r w:rsidR="00657799" w:rsidRPr="00DC2F15">
        <w:rPr>
          <w:rFonts w:ascii="Segoe UI" w:hAnsi="Segoe UI" w:cs="Segoe UI"/>
          <w:sz w:val="22"/>
          <w:szCs w:val="22"/>
        </w:rPr>
        <w:t>tSNE</w:t>
      </w:r>
      <w:proofErr w:type="spellEnd"/>
      <w:r w:rsidR="00657799" w:rsidRPr="00DC2F15">
        <w:rPr>
          <w:rFonts w:ascii="Segoe UI" w:hAnsi="Segoe UI" w:cs="Segoe UI"/>
          <w:sz w:val="22"/>
          <w:szCs w:val="22"/>
        </w:rPr>
        <w:t xml:space="preserve"> visualization of batches and biology in the </w:t>
      </w:r>
      <w:r w:rsidR="00B07447" w:rsidRPr="00DC2F15">
        <w:rPr>
          <w:rFonts w:ascii="Segoe UI" w:hAnsi="Segoe UI" w:cs="Segoe UI"/>
          <w:sz w:val="22"/>
          <w:szCs w:val="22"/>
        </w:rPr>
        <w:t>FSMVN</w:t>
      </w:r>
      <w:r w:rsidR="00657799" w:rsidRPr="00DC2F15">
        <w:rPr>
          <w:rFonts w:ascii="Segoe UI" w:hAnsi="Segoe UI" w:cs="Segoe UI"/>
          <w:sz w:val="22"/>
          <w:szCs w:val="22"/>
        </w:rPr>
        <w:t xml:space="preserve"> harmonized </w:t>
      </w:r>
      <w:r w:rsidR="004F4E8B" w:rsidRPr="00DC2F15">
        <w:rPr>
          <w:rFonts w:ascii="Segoe UI" w:hAnsi="Segoe UI" w:cs="Segoe UI"/>
          <w:sz w:val="22"/>
          <w:szCs w:val="22"/>
        </w:rPr>
        <w:t>S0</w:t>
      </w:r>
      <w:r w:rsidR="00657799" w:rsidRPr="00DC2F15">
        <w:rPr>
          <w:rFonts w:ascii="Segoe UI" w:hAnsi="Segoe UI" w:cs="Segoe UI"/>
          <w:sz w:val="22"/>
          <w:szCs w:val="22"/>
        </w:rPr>
        <w:t xml:space="preserve"> dataset, the structure is the same as in the panel A.</w:t>
      </w:r>
    </w:p>
    <w:p w14:paraId="06A9807A" w14:textId="4FF94709"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PCA,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and dendrogram panels for further top approaches: MNN for fresh-frozen only, SVA with </w:t>
      </w:r>
      <w:proofErr w:type="spellStart"/>
      <w:r w:rsidR="00E2282E"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for FFPE only, and FSMVN for RNA-seq combined with Illumina microarrays.</w:t>
      </w:r>
    </w:p>
    <w:p w14:paraId="6D6FA811" w14:textId="43B59735" w:rsidR="006C080F" w:rsidRPr="00DC2F15" w:rsidRDefault="00BD6ED9" w:rsidP="00DC2F15">
      <w:pPr>
        <w:spacing w:line="276" w:lineRule="auto"/>
        <w:rPr>
          <w:rFonts w:ascii="Segoe UI" w:hAnsi="Segoe UI" w:cs="Segoe UI"/>
          <w:sz w:val="22"/>
          <w:szCs w:val="22"/>
        </w:rPr>
      </w:pPr>
      <w:r w:rsidRPr="00BD6ED9">
        <w:rPr>
          <w:rFonts w:ascii="Segoe UI" w:hAnsi="Segoe UI" w:cs="Segoe UI"/>
          <w:sz w:val="22"/>
          <w:szCs w:val="22"/>
        </w:rPr>
        <w:lastRenderedPageBreak/>
        <w:drawing>
          <wp:inline distT="0" distB="0" distL="0" distR="0" wp14:anchorId="2876B155" wp14:editId="6C7DE4FD">
            <wp:extent cx="5932170" cy="8229600"/>
            <wp:effectExtent l="0" t="0" r="0" b="0"/>
            <wp:docPr id="14989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507" name=""/>
                    <pic:cNvPicPr/>
                  </pic:nvPicPr>
                  <pic:blipFill>
                    <a:blip r:embed="rId17"/>
                    <a:stretch>
                      <a:fillRect/>
                    </a:stretch>
                  </pic:blipFill>
                  <pic:spPr>
                    <a:xfrm>
                      <a:off x="0" y="0"/>
                      <a:ext cx="5932170" cy="8229600"/>
                    </a:xfrm>
                    <a:prstGeom prst="rect">
                      <a:avLst/>
                    </a:prstGeom>
                  </pic:spPr>
                </pic:pic>
              </a:graphicData>
            </a:graphic>
          </wp:inline>
        </w:drawing>
      </w:r>
    </w:p>
    <w:p w14:paraId="7EE37A24" w14:textId="77777777" w:rsidR="00A60311" w:rsidRDefault="00F325BA" w:rsidP="00DC2F15">
      <w:pPr>
        <w:pStyle w:val="Heading2"/>
        <w:numPr>
          <w:ilvl w:val="1"/>
          <w:numId w:val="1"/>
        </w:numPr>
        <w:spacing w:line="276" w:lineRule="auto"/>
        <w:jc w:val="center"/>
        <w:rPr>
          <w:rFonts w:ascii="Segoe UI" w:eastAsia="Times New Roman" w:hAnsi="Segoe UI" w:cs="Segoe UI"/>
          <w:b/>
          <w:bCs/>
          <w:color w:val="000000" w:themeColor="text1"/>
          <w:sz w:val="22"/>
          <w:szCs w:val="22"/>
          <w:del w:id="1350" w:author="Claude (NAR referee report 2026-08-02)" w:date="2026-08-02T00:00:00Z"/>
        </w:rPr>
      </w:pPr>
      <w:del w:id="1351" w:author="Claude (NAR referee report 2026-08-02)" w:date="2026-08-02T00:00:00Z">
        <w:r w:rsidRPr="00DC2F15">
          <w:rPr>
            <w:rFonts w:ascii="Segoe UI" w:eastAsia="Times New Roman" w:hAnsi="Segoe UI" w:cs="Segoe UI"/>
            <w:b/>
            <w:bCs/>
            <w:color w:val="000000" w:themeColor="text1"/>
            <w:sz w:val="22"/>
            <w:szCs w:val="22"/>
          </w:rPr>
          <w:lastRenderedPageBreak/>
          <w:delText>Harmonization metrics behavior by approaches</w:delText>
        </w:r>
      </w:del>
      <w:del w:id="1352" w:author="Claude (NAR referee report 2026-08-02)" w:date="2026-08-02T00:00:00Z">
        <w:r w:rsidR="00FF442A">
          <w:rPr>
            <w:rFonts w:ascii="Segoe UI" w:eastAsia="Times New Roman" w:hAnsi="Segoe UI" w:cs="Segoe UI"/>
            <w:b/>
            <w:bCs/>
            <w:color w:val="000000" w:themeColor="text1"/>
            <w:sz w:val="22"/>
            <w:szCs w:val="22"/>
          </w:rPr>
          <w:delText xml:space="preserve"> </w:delText>
        </w:r>
      </w:del>
    </w:p>
    <w:p w14:paraId="77828EB2" w14:textId="1C156640" w:rsidR="00F325BA" w:rsidRPr="006B6C1B" w:rsidRDefault="00A60311" w:rsidP="00A60311">
      <w:pPr>
        <w:pStyle w:val="Heading2"/>
        <w:spacing w:line="276" w:lineRule="auto"/>
        <w:rPr>
          <w:rFonts w:ascii="Segoe UI" w:eastAsia="Times New Roman" w:hAnsi="Segoe UI" w:cs="Segoe UI"/>
          <w:i/>
          <w:iCs/>
          <w:color w:val="EE0000"/>
          <w:sz w:val="22"/>
          <w:szCs w:val="22"/>
          <w:del w:id="1353" w:author="Claude (NAR referee report 2026-08-02)" w:date="2026-08-02T00:00:00Z"/>
        </w:rPr>
      </w:pPr>
      <w:del w:id="1354" w:author="Claude (NAR referee report 2026-08-02)" w:date="2026-08-02T00:00:00Z">
        <w:r w:rsidRPr="006B6C1B">
          <w:rPr>
            <w:rFonts w:ascii="Segoe UI" w:eastAsia="Times New Roman" w:hAnsi="Segoe UI" w:cs="Segoe UI"/>
            <w:i/>
            <w:iCs/>
            <w:color w:val="EE0000"/>
            <w:sz w:val="22"/>
            <w:szCs w:val="22"/>
          </w:rPr>
          <w:delText>‘Daniil to Claude: I moved this entire section to the Extended Metrics comparison document to shorten the manuscript. Please renumber all the figures</w:delText>
        </w:r>
      </w:del>
      <w:del w:id="1355" w:author="Claude (NAR referee report 2026-08-02)" w:date="2026-08-02T00:00:00Z">
        <w:r w:rsidR="00F4115F" w:rsidRPr="006B6C1B">
          <w:rPr>
            <w:rFonts w:ascii="Segoe UI" w:eastAsia="Times New Roman" w:hAnsi="Segoe UI" w:cs="Segoe UI"/>
            <w:i/>
            <w:iCs/>
            <w:color w:val="EE0000"/>
            <w:sz w:val="22"/>
            <w:szCs w:val="22"/>
          </w:rPr>
          <w:delText xml:space="preserve"> in this main text, remove all the references to the Metrics comparison figures (former figure 6-8) and</w:delText>
        </w:r>
      </w:del>
      <w:del w:id="1356" w:author="Claude (NAR referee report 2026-08-02)" w:date="2026-08-02T00:00:00Z">
        <w:r w:rsidR="006B6C1B" w:rsidRPr="006B6C1B">
          <w:rPr>
            <w:rFonts w:ascii="Segoe UI" w:eastAsia="Times New Roman" w:hAnsi="Segoe UI" w:cs="Segoe UI"/>
            <w:i/>
            <w:iCs/>
            <w:color w:val="EE0000"/>
            <w:sz w:val="22"/>
            <w:szCs w:val="22"/>
          </w:rPr>
          <w:delText xml:space="preserve"> make the remaining text in this main manuscript </w:delText>
        </w:r>
      </w:del>
      <w:proofErr w:type="spellStart"/>
      <w:del w:id="1357" w:author="Claude (NAR referee report 2026-08-02)" w:date="2026-08-02T00:00:00Z">
        <w:r w:rsidR="006B6C1B" w:rsidRPr="006B6C1B">
          <w:rPr>
            <w:rFonts w:ascii="Segoe UI" w:eastAsia="Times New Roman" w:hAnsi="Segoe UI" w:cs="Segoe UI"/>
            <w:i/>
            <w:iCs/>
            <w:color w:val="EE0000"/>
            <w:sz w:val="22"/>
            <w:szCs w:val="22"/>
          </w:rPr>
          <w:delText>consise</w:delText>
        </w:r>
      </w:del>
      <w:proofErr w:type="spellEnd"/>
      <w:del w:id="1358" w:author="Claude (NAR referee report 2026-08-02)" w:date="2026-08-02T00:00:00Z">
        <w:r w:rsidR="006B6C1B" w:rsidRPr="006B6C1B">
          <w:rPr>
            <w:rFonts w:ascii="Segoe UI" w:eastAsia="Times New Roman" w:hAnsi="Segoe UI" w:cs="Segoe UI"/>
            <w:i/>
            <w:iCs/>
            <w:color w:val="EE0000"/>
            <w:sz w:val="22"/>
            <w:szCs w:val="22"/>
          </w:rPr>
          <w:delText xml:space="preserve"> and adequate</w:delText>
        </w:r>
      </w:del>
      <w:del w:id="1359" w:author="Claude (NAR referee report 2026-08-02)" w:date="2026-08-02T00:00:00Z">
        <w:r w:rsidRPr="006B6C1B">
          <w:rPr>
            <w:rFonts w:ascii="Segoe UI" w:eastAsia="Times New Roman" w:hAnsi="Segoe UI" w:cs="Segoe UI"/>
            <w:i/>
            <w:iCs/>
            <w:color w:val="EE0000"/>
            <w:sz w:val="22"/>
            <w:szCs w:val="22"/>
          </w:rPr>
          <w:delText>’</w:delText>
        </w:r>
      </w:del>
      <w:del w:id="1360" w:author="Claude (NAR referee report 2026-08-02)" w:date="2026-08-02T00:00:00Z">
        <w:r w:rsidR="00F325BA" w:rsidRPr="006B6C1B">
          <w:rPr>
            <w:rFonts w:ascii="Segoe UI" w:eastAsia="Times New Roman" w:hAnsi="Segoe UI" w:cs="Segoe UI"/>
            <w:i/>
            <w:iCs/>
            <w:color w:val="EE0000"/>
            <w:sz w:val="22"/>
            <w:szCs w:val="22"/>
          </w:rPr>
          <w:delText xml:space="preserve"> </w:delText>
        </w:r>
      </w:del>
    </w:p>
    <w:p w14:paraId="4150C188" w14:textId="2340962D" w:rsidR="00E13F94"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Relative impact of batch removal strategies, harmonization methods, imputation methods and post-removal.</w:t>
      </w:r>
    </w:p>
    <w:p w14:paraId="041E6EFF" w14:textId="4B0B724F" w:rsidR="00764361" w:rsidRDefault="006D5229" w:rsidP="00DC2F15">
      <w:pPr>
        <w:spacing w:line="276" w:lineRule="auto"/>
        <w:rPr>
          <w:rFonts w:ascii="Segoe UI" w:hAnsi="Segoe UI" w:cs="Segoe UI"/>
          <w:sz w:val="22"/>
          <w:szCs w:val="22"/>
        </w:rPr>
      </w:pPr>
      <w:r w:rsidRPr="00DC2F15">
        <w:rPr>
          <w:rFonts w:ascii="Segoe UI" w:hAnsi="Segoe UI" w:cs="Segoe UI"/>
          <w:sz w:val="22"/>
          <w:szCs w:val="22"/>
        </w:rPr>
        <w:t xml:space="preserve">To integrate </w:t>
      </w:r>
      <w:r w:rsidR="008162A3" w:rsidRPr="00DC2F15">
        <w:rPr>
          <w:rFonts w:ascii="Segoe UI" w:hAnsi="Segoe UI" w:cs="Segoe UI"/>
          <w:sz w:val="22"/>
          <w:szCs w:val="22"/>
        </w:rPr>
        <w:t>the</w:t>
      </w:r>
      <w:r w:rsidRPr="00DC2F15">
        <w:rPr>
          <w:rFonts w:ascii="Segoe UI" w:hAnsi="Segoe UI" w:cs="Segoe UI"/>
          <w:sz w:val="22"/>
          <w:szCs w:val="22"/>
        </w:rPr>
        <w:t xml:space="preserve"> multi-dimensional metric signals, we computed a composite harmonization score as the mean of polarity-normalized values across all the </w:t>
      </w:r>
      <w:proofErr w:type="gramStart"/>
      <w:r w:rsidRPr="00DC2F15">
        <w:rPr>
          <w:rFonts w:ascii="Segoe UI" w:hAnsi="Segoe UI" w:cs="Segoe UI"/>
          <w:sz w:val="22"/>
          <w:szCs w:val="22"/>
        </w:rPr>
        <w:t>87 scoring</w:t>
      </w:r>
      <w:proofErr w:type="gramEnd"/>
      <w:r>
        <w:rPr>
          <w:rFonts w:ascii="Segoe UI" w:hAnsi="Segoe UI" w:cs="Segoe UI"/>
          <w:sz w:val="22"/>
          <w:szCs w:val="22"/>
        </w:rPr>
        <w:t xml:space="preserve"> metrics, weighted by their polarity (</w:t>
      </w:r>
      <w:del w:id="1044" w:author="Claude (NAR referee report 2026-08-02)" w:date="2026-08-02T00:00:00Z">
        <w:r>
          <w:rPr>
            <w:rFonts w:ascii="Segoe UI" w:hAnsi="Segoe UI" w:cs="Segoe UI"/>
            <w:sz w:val="22"/>
            <w:szCs w:val="22"/>
          </w:rPr>
          <w:delText xml:space="preserve">Figure 9</w:delText>
        </w:r>
      </w:del>
      <w:ins w:id="1045"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A). </w:t>
      </w:r>
      <w:r w:rsidR="008B4074" w:rsidRPr="00DC2F15">
        <w:rPr>
          <w:rFonts w:ascii="Segoe UI" w:hAnsi="Segoe UI" w:cs="Segoe UI"/>
          <w:sz w:val="22"/>
          <w:szCs w:val="22"/>
        </w:rPr>
        <w:t>We compared</w:t>
      </w:r>
      <w:r w:rsidR="00483896" w:rsidRPr="00DC2F15">
        <w:rPr>
          <w:rFonts w:ascii="Segoe UI" w:hAnsi="Segoe UI" w:cs="Segoe UI"/>
          <w:sz w:val="22"/>
          <w:szCs w:val="22"/>
        </w:rPr>
        <w:t xml:space="preserve"> the composite score between harmonization methods by their harshness</w:t>
      </w:r>
      <w:r w:rsidR="00654AF5" w:rsidRPr="00DC2F15">
        <w:rPr>
          <w:rFonts w:ascii="Segoe UI" w:hAnsi="Segoe UI" w:cs="Segoe UI"/>
          <w:sz w:val="22"/>
          <w:szCs w:val="22"/>
        </w:rPr>
        <w:t>: the high harshness methods had higher maximum values (0.69 compared to 0.66 for low harshness methods</w:t>
      </w:r>
      <w:r w:rsidRPr="00DC2F15">
        <w:rPr>
          <w:rFonts w:ascii="Segoe UI" w:hAnsi="Segoe UI" w:cs="Segoe UI"/>
          <w:sz w:val="22"/>
          <w:szCs w:val="22"/>
        </w:rPr>
        <w:t>) but had comparable medians</w:t>
      </w:r>
      <w:r w:rsidR="00FD06F3" w:rsidRPr="00DC2F15">
        <w:rPr>
          <w:rFonts w:ascii="Segoe UI" w:hAnsi="Segoe UI" w:cs="Segoe UI"/>
          <w:sz w:val="22"/>
          <w:szCs w:val="22"/>
        </w:rPr>
        <w:t>:</w:t>
      </w:r>
      <w:r w:rsidR="008F31C6" w:rsidRPr="00DC2F15">
        <w:rPr>
          <w:rFonts w:ascii="Segoe UI" w:hAnsi="Segoe UI" w:cs="Segoe UI"/>
          <w:sz w:val="22"/>
          <w:szCs w:val="22"/>
        </w:rPr>
        <w:t xml:space="preserve"> 0.479 for low harshness approaches, </w:t>
      </w:r>
      <w:r w:rsidR="0030008E" w:rsidRPr="00DC2F15">
        <w:rPr>
          <w:rFonts w:ascii="Segoe UI" w:hAnsi="Segoe UI" w:cs="Segoe UI"/>
          <w:sz w:val="22"/>
          <w:szCs w:val="22"/>
        </w:rPr>
        <w:t xml:space="preserve">0.488 for medium and 0.493 for the high ones (MAD </w:t>
      </w:r>
      <w:r w:rsidR="00464A83" w:rsidRPr="00DC2F15">
        <w:rPr>
          <w:rFonts w:ascii="Segoe UI" w:hAnsi="Segoe UI" w:cs="Segoe UI"/>
          <w:sz w:val="22"/>
          <w:szCs w:val="22"/>
        </w:rPr>
        <w:t xml:space="preserve">0.044 </w:t>
      </w:r>
      <w:r w:rsidR="0030008E" w:rsidRPr="00DC2F15">
        <w:rPr>
          <w:rFonts w:ascii="Segoe UI" w:hAnsi="Segoe UI" w:cs="Segoe UI"/>
          <w:sz w:val="22"/>
          <w:szCs w:val="22"/>
        </w:rPr>
        <w:t>in the whole dataset)</w:t>
      </w:r>
      <w:r w:rsidR="0017480F" w:rsidRPr="00DC2F15">
        <w:rPr>
          <w:rFonts w:ascii="Segoe UI" w:hAnsi="Segoe UI" w:cs="Segoe UI"/>
          <w:sz w:val="22"/>
          <w:szCs w:val="22"/>
        </w:rPr>
        <w:t xml:space="preserve">. Despite the close medians, </w:t>
      </w:r>
      <w:r w:rsidR="00F00F69" w:rsidRPr="00DC2F15">
        <w:rPr>
          <w:rFonts w:ascii="Segoe UI" w:hAnsi="Segoe UI" w:cs="Segoe UI"/>
          <w:sz w:val="22"/>
          <w:szCs w:val="22"/>
        </w:rPr>
        <w:t>low harshness approaches significantly differed from both the medium and the high ones (two-sided Mann-Whitney FDR-corrected p = 0.</w:t>
      </w:r>
      <w:r w:rsidR="007A0FD7" w:rsidRPr="00DC2F15">
        <w:rPr>
          <w:rFonts w:ascii="Segoe UI" w:hAnsi="Segoe UI" w:cs="Segoe UI"/>
          <w:sz w:val="22"/>
          <w:szCs w:val="22"/>
        </w:rPr>
        <w:t>041 for both comparisons</w:t>
      </w:r>
      <w:r w:rsidR="00F00F69" w:rsidRPr="00DC2F15">
        <w:rPr>
          <w:rFonts w:ascii="Segoe UI" w:hAnsi="Segoe UI" w:cs="Segoe UI"/>
          <w:sz w:val="22"/>
          <w:szCs w:val="22"/>
        </w:rPr>
        <w:t>)</w:t>
      </w:r>
      <w:r w:rsidR="007A0FD7" w:rsidRPr="00DC2F15">
        <w:rPr>
          <w:rFonts w:ascii="Segoe UI" w:hAnsi="Segoe UI" w:cs="Segoe UI"/>
          <w:sz w:val="22"/>
          <w:szCs w:val="22"/>
        </w:rPr>
        <w:t>.</w:t>
      </w:r>
      <w:r w:rsidR="0089013C" w:rsidRPr="00DC2F15">
        <w:rPr>
          <w:rFonts w:ascii="Segoe UI" w:hAnsi="Segoe UI" w:cs="Segoe UI"/>
          <w:sz w:val="22"/>
          <w:szCs w:val="22"/>
        </w:rPr>
        <w:t xml:space="preserve"> </w:t>
      </w:r>
      <w:r w:rsidR="009B1194" w:rsidRPr="00DC2F15">
        <w:rPr>
          <w:rFonts w:ascii="Segoe UI" w:hAnsi="Segoe UI" w:cs="Segoe UI"/>
          <w:sz w:val="22"/>
          <w:szCs w:val="22"/>
        </w:rPr>
        <w:t xml:space="preserve">The </w:t>
      </w:r>
      <w:proofErr w:type="spellStart"/>
      <w:r w:rsidR="009B1194" w:rsidRPr="00DC2F15">
        <w:rPr>
          <w:rFonts w:ascii="Segoe UI" w:hAnsi="Segoe UI" w:cs="Segoe UI"/>
          <w:sz w:val="22"/>
          <w:szCs w:val="22"/>
        </w:rPr>
        <w:t>clustermap</w:t>
      </w:r>
      <w:proofErr w:type="spellEnd"/>
      <w:r w:rsidR="009B1194" w:rsidRPr="00DC2F15">
        <w:rPr>
          <w:rFonts w:ascii="Segoe UI" w:hAnsi="Segoe UI" w:cs="Segoe UI"/>
          <w:sz w:val="22"/>
          <w:szCs w:val="22"/>
        </w:rPr>
        <w:t xml:space="preserve"> best methods </w:t>
      </w:r>
      <w:r w:rsidR="000367A9" w:rsidRPr="00DC2F15">
        <w:rPr>
          <w:rFonts w:ascii="Segoe UI" w:hAnsi="Segoe UI" w:cs="Segoe UI"/>
          <w:sz w:val="22"/>
          <w:szCs w:val="22"/>
        </w:rPr>
        <w:t>occupied the upper</w:t>
      </w:r>
      <w:r w:rsidR="00606964" w:rsidRPr="00DC2F15">
        <w:rPr>
          <w:rFonts w:ascii="Segoe UI" w:hAnsi="Segoe UI" w:cs="Segoe UI"/>
          <w:sz w:val="22"/>
          <w:szCs w:val="22"/>
        </w:rPr>
        <w:t xml:space="preserve"> 1/3 of the distributions, having the composite score 0.55</w:t>
      </w:r>
      <w:r w:rsidR="007E3D37" w:rsidRPr="00DC2F15">
        <w:rPr>
          <w:rFonts w:ascii="Segoe UI" w:hAnsi="Segoe UI" w:cs="Segoe UI"/>
          <w:sz w:val="22"/>
          <w:szCs w:val="22"/>
        </w:rPr>
        <w:t>9</w:t>
      </w:r>
      <w:r w:rsidR="00606964" w:rsidRPr="00DC2F15">
        <w:rPr>
          <w:rFonts w:ascii="Segoe UI" w:hAnsi="Segoe UI" w:cs="Segoe UI"/>
          <w:sz w:val="22"/>
          <w:szCs w:val="22"/>
        </w:rPr>
        <w:t xml:space="preserve"> and higher</w:t>
      </w:r>
      <w:r w:rsidR="007E3D37" w:rsidRPr="00DC2F15">
        <w:rPr>
          <w:rFonts w:ascii="Segoe UI" w:hAnsi="Segoe UI" w:cs="Segoe UI"/>
          <w:sz w:val="22"/>
          <w:szCs w:val="22"/>
        </w:rPr>
        <w:t xml:space="preserve"> (median</w:t>
      </w:r>
      <w:r w:rsidR="00A56736" w:rsidRPr="00DC2F15">
        <w:rPr>
          <w:rFonts w:ascii="Segoe UI" w:hAnsi="Segoe UI" w:cs="Segoe UI"/>
          <w:sz w:val="22"/>
          <w:szCs w:val="22"/>
        </w:rPr>
        <w:t xml:space="preserve"> 0.603, MAD</w:t>
      </w:r>
      <w:r w:rsidR="0089013C" w:rsidRPr="00DC2F15">
        <w:rPr>
          <w:rFonts w:ascii="Segoe UI" w:hAnsi="Segoe UI" w:cs="Segoe UI"/>
          <w:sz w:val="22"/>
          <w:szCs w:val="22"/>
        </w:rPr>
        <w:t xml:space="preserve"> 0.023</w:t>
      </w:r>
      <w:r w:rsidR="007E3D37" w:rsidRPr="00DC2F15">
        <w:rPr>
          <w:rFonts w:ascii="Segoe UI" w:hAnsi="Segoe UI" w:cs="Segoe UI"/>
          <w:sz w:val="22"/>
          <w:szCs w:val="22"/>
        </w:rPr>
        <w:t>)</w:t>
      </w:r>
      <w:r w:rsidR="00606964" w:rsidRPr="00DC2F15">
        <w:rPr>
          <w:rFonts w:ascii="Segoe UI" w:hAnsi="Segoe UI" w:cs="Segoe UI"/>
          <w:sz w:val="22"/>
          <w:szCs w:val="22"/>
        </w:rPr>
        <w:t xml:space="preserve">. </w:t>
      </w:r>
    </w:p>
    <w:p w14:paraId="60BBA091" w14:textId="77777777" w:rsidR="006D5229" w:rsidRPr="00DC2F15" w:rsidRDefault="006D5229" w:rsidP="00DC2F15">
      <w:pPr>
        <w:spacing w:line="276" w:lineRule="auto"/>
        <w:rPr>
          <w:rFonts w:ascii="Segoe UI" w:hAnsi="Segoe UI" w:cs="Segoe UI"/>
          <w:sz w:val="22"/>
          <w:szCs w:val="22"/>
        </w:rPr>
      </w:pPr>
    </w:p>
    <w:p w14:paraId="282F3C2E" w14:textId="12E3E9D0" w:rsidR="004D287E" w:rsidRPr="00DC2F15" w:rsidRDefault="00A21EFD" w:rsidP="00DC2F15">
      <w:pPr>
        <w:spacing w:line="276" w:lineRule="auto"/>
        <w:rPr>
          <w:ins w:id="5" w:author="Claude (NAR referee report 2026-07-27)" w:date="2026-07-27T00:00:00Z"/>
          <w:rFonts w:ascii="Segoe UI" w:hAnsi="Segoe UI" w:cs="Segoe UI"/>
          <w:sz w:val="22"/>
          <w:szCs w:val="22"/>
        </w:rPr>
      </w:pPr>
      <w:r>
        <w:rPr>
          <w:rFonts w:ascii="Segoe UI" w:hAnsi="Segoe UI" w:cs="Segoe UI"/>
          <w:sz w:val="22"/>
          <w:szCs w:val="22"/>
        </w:rPr>
        <w:t xml:space="preserve">To quantify the relative contribution of each experimental factor to overall harmonization quality, </w:t>
      </w:r>
      <w:del w:id="1013" w:author="Claude (NAR referee report 2026-08-02)" w:date="2026-08-02T00:00:00Z">
        <w:r>
          <w:rPr>
            <w:rFonts w:ascii="Segoe UI" w:hAnsi="Segoe UI" w:cs="Segoe UI"/>
            <w:sz w:val="22"/>
            <w:szCs w:val="22"/>
          </w:rPr>
          <w:delText xml:space="preserve">we computed the mean R² effect size of each factor across the 87 scoring metrics in the 2234 successful approaches</w:delText>
        </w:r>
      </w:del>
      <w:ins w:id="1014" w:author="Claude (NAR referee report 2026-08-02)" w:date="2026-08-02T00:00:00Z">
        <w:r>
          <w:rPr>
            <w:rFonts w:ascii="Segoe UI" w:hAnsi="Segoe UI" w:cs="Segoe UI"/>
            <w:sz w:val="22"/>
            <w:szCs w:val="22"/>
          </w:rPr>
          <w:t xml:space="preserve">we computed the R² effect size of each factor separately for each of the 87 scoring metrics across the 2,234 successful approaches and averaged it over the metrics</w:t>
        </w:r>
      </w:ins>
      <w:proofErr w:type="gramStart"/>
      <w:proofErr w:type="gramEnd"/>
      <w:r>
        <w:rPr>
          <w:rFonts w:ascii="Segoe UI" w:hAnsi="Segoe UI" w:cs="Segoe UI"/>
          <w:sz w:val="22"/>
          <w:szCs w:val="22"/>
        </w:rPr>
        <w:t xml:space="preserve"> (</w:t>
      </w:r>
      <w:del w:id="1046" w:author="Claude (NAR referee report 2026-08-02)" w:date="2026-08-02T00:00:00Z">
        <w:r>
          <w:rPr>
            <w:rFonts w:ascii="Segoe UI" w:hAnsi="Segoe UI" w:cs="Segoe UI"/>
            <w:sz w:val="22"/>
            <w:szCs w:val="22"/>
          </w:rPr>
          <w:delText xml:space="preserve">Figure 9</w:delText>
        </w:r>
      </w:del>
      <w:ins w:id="1047" w:author="Claude (NAR referee report 2026-08-02)" w:date="2026-08-02T00:00:00Z">
        <w:r>
          <w:rPr>
            <w:rFonts w:ascii="Segoe UI" w:hAnsi="Segoe UI" w:cs="Segoe UI"/>
            <w:sz w:val="22"/>
            <w:szCs w:val="22"/>
          </w:rPr>
          <w:t xml:space="preserve">Figure 6</w:t>
        </w:r>
      </w:ins>
      <w:r w:rsidR="00D55C93" w:rsidRPr="00DC2F15">
        <w:rPr>
          <w:rFonts w:ascii="Segoe UI" w:hAnsi="Segoe UI" w:cs="Segoe UI"/>
          <w:sz w:val="22"/>
          <w:szCs w:val="22"/>
        </w:rPr>
        <w:t>B</w:t>
      </w:r>
      <w:r>
        <w:rPr>
          <w:rFonts w:ascii="Segoe UI" w:hAnsi="Segoe UI" w:cs="Segoe UI"/>
          <w:sz w:val="22"/>
          <w:szCs w:val="22"/>
        </w:rPr>
        <w:t xml:space="preserve">). </w:t>
      </w:r>
      <w:del w:id="1015" w:author="Claude (NAR referee report 2026-08-02)" w:date="2026-08-02T00:00:00Z">
        <w:r>
          <w:rPr>
            <w:rFonts w:ascii="Segoe UI" w:hAnsi="Segoe UI" w:cs="Segoe UI"/>
            <w:sz w:val="22"/>
            <w:szCs w:val="22"/>
          </w:rPr>
          <w:delText xml:space="preserve">Harmonization method emerged as the dominant factor, explaining 36.3% of variance in composite harmonization quality</w:delText>
        </w:r>
      </w:del>
      <w:ins w:id="1016" w:author="Claude (NAR referee report 2026-08-02)" w:date="2026-08-02T00:00:00Z">
        <w:r>
          <w:rPr>
            <w:rFonts w:ascii="Segoe UI" w:hAnsi="Segoe UI" w:cs="Segoe UI"/>
            <w:sz w:val="22"/>
            <w:szCs w:val="22"/>
          </w:rPr>
          <w:t xml:space="preserve">Harmonization method emerged as the dominant factor, explaining on average 36.3% of the variance of a single quality metric</w:t>
        </w:r>
      </w:ins>
      <w:r w:rsidR="00F876F0">
        <w:rPr>
          <w:rFonts w:ascii="Segoe UI" w:hAnsi="Segoe UI" w:cs="Segoe UI"/>
          <w:sz w:val="22"/>
          <w:szCs w:val="22"/>
        </w:rPr>
        <w:t xml:space="preserve"> (</w:t>
      </w:r>
      <w:r w:rsidR="00056470">
        <w:rPr>
          <w:rFonts w:ascii="Segoe UI" w:hAnsi="Segoe UI" w:cs="Segoe UI"/>
          <w:sz w:val="22"/>
          <w:szCs w:val="22"/>
        </w:rPr>
        <w:t>95% CI 31.5, 41.1</w:t>
      </w:r>
      <w:r w:rsidR="00F876F0">
        <w:rPr>
          <w:rFonts w:ascii="Segoe UI" w:hAnsi="Segoe UI" w:cs="Segoe UI"/>
          <w:sz w:val="22"/>
          <w:szCs w:val="22"/>
        </w:rPr>
        <w:t>)</w:t>
      </w:r>
      <w:r w:rsidRPr="00DC2F15">
        <w:rPr>
          <w:rFonts w:ascii="Segoe UI" w:hAnsi="Segoe UI" w:cs="Segoe UI"/>
          <w:sz w:val="22"/>
          <w:szCs w:val="22"/>
        </w:rPr>
        <w:t>, followed by batch removal strategy (</w:t>
      </w:r>
      <w:r w:rsidR="00596A15" w:rsidRPr="00DC2F15">
        <w:rPr>
          <w:rFonts w:ascii="Segoe UI" w:hAnsi="Segoe UI" w:cs="Segoe UI"/>
          <w:sz w:val="22"/>
          <w:szCs w:val="22"/>
        </w:rPr>
        <w:t>R</w:t>
      </w:r>
      <w:r w:rsidRPr="00DC2F15">
        <w:rPr>
          <w:rFonts w:ascii="Segoe UI" w:hAnsi="Segoe UI" w:cs="Segoe UI"/>
          <w:sz w:val="22"/>
          <w:szCs w:val="22"/>
        </w:rPr>
        <w:t>² = 0.2</w:t>
      </w:r>
      <w:r w:rsidR="0023160C" w:rsidRPr="00DC2F15">
        <w:rPr>
          <w:rFonts w:ascii="Segoe UI" w:hAnsi="Segoe UI" w:cs="Segoe UI"/>
          <w:sz w:val="22"/>
          <w:szCs w:val="22"/>
        </w:rPr>
        <w:t>56</w:t>
      </w:r>
      <w:r w:rsidR="001A4474">
        <w:rPr>
          <w:rFonts w:ascii="Segoe UI" w:hAnsi="Segoe UI" w:cs="Segoe UI"/>
          <w:sz w:val="22"/>
          <w:szCs w:val="22"/>
        </w:rPr>
        <w:t>, 95% CI 0.208, 0.305</w:t>
      </w:r>
      <w:r w:rsidRPr="00DC2F15">
        <w:rPr>
          <w:rFonts w:ascii="Segoe UI" w:hAnsi="Segoe UI" w:cs="Segoe UI"/>
          <w:sz w:val="22"/>
          <w:szCs w:val="22"/>
        </w:rPr>
        <w:t>). Imputation method contributed only 1.6% of variance</w:t>
      </w:r>
      <w:r w:rsidR="001A4474">
        <w:rPr>
          <w:rFonts w:ascii="Segoe UI" w:hAnsi="Segoe UI" w:cs="Segoe UI"/>
          <w:sz w:val="22"/>
          <w:szCs w:val="22"/>
        </w:rPr>
        <w:t xml:space="preserve"> (95% CI </w:t>
      </w:r>
      <w:r w:rsidR="00BD2371">
        <w:rPr>
          <w:rFonts w:ascii="Segoe UI" w:hAnsi="Segoe UI" w:cs="Segoe UI"/>
          <w:sz w:val="22"/>
          <w:szCs w:val="22"/>
        </w:rPr>
        <w:t>0.9, 2.2%</w:t>
      </w:r>
      <w:r w:rsidR="001A4474">
        <w:rPr>
          <w:rFonts w:ascii="Segoe UI" w:hAnsi="Segoe UI" w:cs="Segoe UI"/>
          <w:sz w:val="22"/>
          <w:szCs w:val="22"/>
        </w:rPr>
        <w:t>)</w:t>
      </w:r>
      <w:r w:rsidRPr="00DC2F15">
        <w:rPr>
          <w:rFonts w:ascii="Segoe UI" w:hAnsi="Segoe UI" w:cs="Segoe UI"/>
          <w:sz w:val="22"/>
          <w:szCs w:val="22"/>
        </w:rPr>
        <w:t xml:space="preserve">, and post-removal contributed </w:t>
      </w:r>
      <w:r w:rsidR="00F06844">
        <w:rPr>
          <w:rFonts w:ascii="Segoe UI" w:hAnsi="Segoe UI" w:cs="Segoe UI"/>
          <w:sz w:val="22"/>
          <w:szCs w:val="22"/>
        </w:rPr>
        <w:t>only 0.2</w:t>
      </w:r>
      <w:r w:rsidRPr="00DC2F15">
        <w:rPr>
          <w:rFonts w:ascii="Segoe UI" w:hAnsi="Segoe UI" w:cs="Segoe UI"/>
          <w:sz w:val="22"/>
          <w:szCs w:val="22"/>
        </w:rPr>
        <w:t>%</w:t>
      </w:r>
      <w:r w:rsidR="00F06844">
        <w:rPr>
          <w:rFonts w:ascii="Segoe UI" w:hAnsi="Segoe UI" w:cs="Segoe UI"/>
          <w:sz w:val="22"/>
          <w:szCs w:val="22"/>
        </w:rPr>
        <w:t xml:space="preserve"> (95% CI </w:t>
      </w:r>
      <w:r w:rsidR="003B3DB6">
        <w:rPr>
          <w:rFonts w:ascii="Segoe UI" w:hAnsi="Segoe UI" w:cs="Segoe UI"/>
          <w:sz w:val="22"/>
          <w:szCs w:val="22"/>
        </w:rPr>
        <w:t>0.1, 0.3%)</w:t>
      </w:r>
      <w:r w:rsidRPr="00DC2F15">
        <w:rPr>
          <w:rFonts w:ascii="Segoe UI" w:hAnsi="Segoe UI" w:cs="Segoe UI"/>
          <w:sz w:val="22"/>
          <w:szCs w:val="22"/>
        </w:rPr>
        <w:t xml:space="preserve">, confirming the four-factor hierarchy: method &gt; strategy &gt; </w:t>
      </w:r>
      <w:r w:rsidR="00637AC6" w:rsidRPr="00DC2F15">
        <w:rPr>
          <w:rFonts w:ascii="Segoe UI" w:hAnsi="Segoe UI" w:cs="Segoe UI"/>
          <w:sz w:val="22"/>
          <w:szCs w:val="22"/>
        </w:rPr>
        <w:t xml:space="preserve">imputation &gt; </w:t>
      </w:r>
      <w:r w:rsidRPr="00DC2F15">
        <w:rPr>
          <w:rFonts w:ascii="Segoe UI" w:hAnsi="Segoe UI" w:cs="Segoe UI"/>
          <w:sz w:val="22"/>
          <w:szCs w:val="22"/>
        </w:rPr>
        <w:t>post-removal.</w:t>
      </w:r>
      <w:r w:rsidR="0023160C" w:rsidRPr="00DC2F15">
        <w:rPr>
          <w:rFonts w:ascii="Segoe UI" w:hAnsi="Segoe UI" w:cs="Segoe UI"/>
          <w:sz w:val="22"/>
          <w:szCs w:val="22"/>
        </w:rPr>
        <w:t xml:space="preserve"> </w:t>
      </w:r>
      <w:r w:rsidR="00F436C0" w:rsidRPr="00DC2F15">
        <w:rPr>
          <w:rFonts w:ascii="Segoe UI" w:hAnsi="Segoe UI" w:cs="Segoe UI"/>
          <w:sz w:val="22"/>
          <w:szCs w:val="22"/>
        </w:rPr>
        <w:t xml:space="preserve">It should be noted that earlier in the main </w:t>
      </w:r>
      <w:proofErr w:type="spellStart"/>
      <w:r w:rsidR="00F436C0" w:rsidRPr="00DC2F15">
        <w:rPr>
          <w:rFonts w:ascii="Segoe UI" w:hAnsi="Segoe UI" w:cs="Segoe UI"/>
          <w:sz w:val="22"/>
          <w:szCs w:val="22"/>
        </w:rPr>
        <w:t>clustermap</w:t>
      </w:r>
      <w:proofErr w:type="spellEnd"/>
      <w:r w:rsidR="00F436C0" w:rsidRPr="00DC2F15">
        <w:rPr>
          <w:rFonts w:ascii="Segoe UI" w:hAnsi="Segoe UI" w:cs="Segoe UI"/>
          <w:sz w:val="22"/>
          <w:szCs w:val="22"/>
        </w:rPr>
        <w:t xml:space="preserve"> (Figure 3) we visually observed the priority of batch removal strategy, followed by harmonization method, but </w:t>
      </w:r>
      <w:r w:rsidR="00637AC6" w:rsidRPr="00DC2F15">
        <w:rPr>
          <w:rFonts w:ascii="Segoe UI" w:hAnsi="Segoe UI" w:cs="Segoe UI"/>
          <w:sz w:val="22"/>
          <w:szCs w:val="22"/>
        </w:rPr>
        <w:t xml:space="preserve">post-removal and imputation comprised a negligibly minor impact </w:t>
      </w:r>
      <w:r w:rsidR="00572801" w:rsidRPr="00DC2F15">
        <w:rPr>
          <w:rFonts w:ascii="Segoe UI" w:hAnsi="Segoe UI" w:cs="Segoe UI"/>
          <w:sz w:val="22"/>
          <w:szCs w:val="22"/>
        </w:rPr>
        <w:t xml:space="preserve">in the </w:t>
      </w:r>
      <w:proofErr w:type="spellStart"/>
      <w:r w:rsidR="00572801" w:rsidRPr="00DC2F15">
        <w:rPr>
          <w:rFonts w:ascii="Segoe UI" w:hAnsi="Segoe UI" w:cs="Segoe UI"/>
          <w:sz w:val="22"/>
          <w:szCs w:val="22"/>
        </w:rPr>
        <w:t>clustermap</w:t>
      </w:r>
      <w:proofErr w:type="spellEnd"/>
      <w:r w:rsidR="00572801" w:rsidRPr="00DC2F15">
        <w:rPr>
          <w:rFonts w:ascii="Segoe UI" w:hAnsi="Segoe UI" w:cs="Segoe UI"/>
          <w:sz w:val="22"/>
          <w:szCs w:val="22"/>
        </w:rPr>
        <w:t xml:space="preserve"> too.</w:t>
      </w:r>
    </w:p>
    <w:p w14:paraId="16C85448" w14:textId="77777777" w:rsidR="00C52170" w:rsidRPr="00DC2F15" w:rsidRDefault="00C52170" w:rsidP="00DC2F15">
      <w:pPr>
        <w:spacing w:line="276" w:lineRule="auto"/>
        <w:rPr>
          <w:rFonts w:ascii="Segoe UI" w:hAnsi="Segoe UI" w:cs="Segoe UI"/>
          <w:sz w:val="22"/>
          <w:szCs w:val="22"/>
        </w:rPr>
      </w:pPr>
    </w:p>
    <w:p w14:paraId="0389E632" w14:textId="18BDB9F0"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This ordering has direct practical implications for experimental planning: approximately one third of the variation in harmonization quality is attributable to the method and a further quarter to the batch pre-selection</w:t>
      </w:r>
      <w:r w:rsidRPr="00DC2F15">
        <w:rPr>
          <w:rFonts w:ascii="Segoe UI" w:hAnsi="Segoe UI" w:cs="Segoe UI"/>
          <w:sz w:val="22"/>
          <w:szCs w:val="22"/>
        </w:rPr>
        <w:t>. Importantly, this analysis argues against the assumption that imputation strategy is a critical hyperparameter</w:t>
      </w:r>
      <w:r w:rsidR="00C52170" w:rsidRPr="00DC2F15">
        <w:rPr>
          <w:rFonts w:ascii="Segoe UI" w:hAnsi="Segoe UI" w:cs="Segoe UI"/>
          <w:sz w:val="22"/>
          <w:szCs w:val="22"/>
        </w:rPr>
        <w:t>: we show that both by R</w:t>
      </w:r>
      <w:r w:rsidR="00C52170" w:rsidRPr="00DC2F15">
        <w:rPr>
          <w:rFonts w:ascii="Segoe UI" w:hAnsi="Segoe UI" w:cs="Segoe UI"/>
          <w:sz w:val="22"/>
          <w:szCs w:val="22"/>
          <w:vertAlign w:val="superscript"/>
        </w:rPr>
        <w:t>2</w:t>
      </w:r>
      <w:r>
        <w:rPr>
          <w:rFonts w:ascii="Segoe UI" w:hAnsi="Segoe UI" w:cs="Segoe UI"/>
          <w:sz w:val="22"/>
          <w:szCs w:val="22"/>
        </w:rPr>
        <w:t xml:space="preserve"> (</w:t>
      </w:r>
      <w:del w:id="1048" w:author="Claude (NAR referee report 2026-08-02)" w:date="2026-08-02T00:00:00Z">
        <w:r>
          <w:rPr>
            <w:rFonts w:ascii="Segoe UI" w:hAnsi="Segoe UI" w:cs="Segoe UI"/>
            <w:sz w:val="22"/>
            <w:szCs w:val="22"/>
          </w:rPr>
          <w:delText xml:space="preserve">Figure 9</w:delText>
        </w:r>
      </w:del>
      <w:ins w:id="1049"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B) and visually by </w:t>
      </w:r>
      <w:proofErr w:type="spellStart"/>
      <w:r w:rsidR="00C52170" w:rsidRPr="00DC2F15">
        <w:rPr>
          <w:rFonts w:ascii="Segoe UI" w:hAnsi="Segoe UI" w:cs="Segoe UI"/>
          <w:sz w:val="22"/>
          <w:szCs w:val="22"/>
        </w:rPr>
        <w:t>clustermap</w:t>
      </w:r>
      <w:proofErr w:type="spellEnd"/>
      <w:r w:rsidR="00C52170" w:rsidRPr="00DC2F15">
        <w:rPr>
          <w:rFonts w:ascii="Segoe UI" w:hAnsi="Segoe UI" w:cs="Segoe UI"/>
          <w:sz w:val="22"/>
          <w:szCs w:val="22"/>
        </w:rPr>
        <w:t xml:space="preserve"> (Figure 3) imputation is the third factor by importance out of the total four ones.</w:t>
      </w:r>
    </w:p>
    <w:p w14:paraId="28E7FBCB" w14:textId="77777777" w:rsidR="003A3786" w:rsidRPr="00DC2F15" w:rsidRDefault="003A3786" w:rsidP="00DC2F15">
      <w:pPr>
        <w:spacing w:line="276" w:lineRule="auto"/>
        <w:rPr>
          <w:rFonts w:ascii="Segoe UI" w:hAnsi="Segoe UI" w:cs="Segoe UI"/>
          <w:sz w:val="22"/>
          <w:szCs w:val="22"/>
        </w:rPr>
      </w:pPr>
    </w:p>
    <w:p w14:paraId="0B9566CD" w14:textId="550C5A25" w:rsidR="003A3786" w:rsidRPr="00DC2F15" w:rsidRDefault="00B13CFA" w:rsidP="00DC2F15">
      <w:pPr>
        <w:spacing w:line="276" w:lineRule="auto"/>
        <w:rPr>
          <w:rFonts w:ascii="Segoe UI" w:hAnsi="Segoe UI" w:cs="Segoe UI"/>
          <w:sz w:val="22"/>
          <w:szCs w:val="22"/>
        </w:rPr>
      </w:pPr>
      <w:r w:rsidRPr="00DC2F15">
        <w:rPr>
          <w:rFonts w:ascii="Segoe UI" w:hAnsi="Segoe UI" w:cs="Segoe UI"/>
          <w:sz w:val="22"/>
          <w:szCs w:val="22"/>
        </w:rPr>
        <w:t xml:space="preserve">We then visualized the </w:t>
      </w:r>
      <w:proofErr w:type="spellStart"/>
      <w:r w:rsidR="00B403B0" w:rsidRPr="00DC2F15">
        <w:rPr>
          <w:rFonts w:ascii="Segoe UI" w:hAnsi="Segoe UI" w:cs="Segoe UI"/>
          <w:sz w:val="22"/>
          <w:szCs w:val="22"/>
        </w:rPr>
        <w:t>clustermap</w:t>
      </w:r>
      <w:proofErr w:type="spellEnd"/>
      <w:r w:rsidR="00B403B0" w:rsidRPr="00DC2F15">
        <w:rPr>
          <w:rFonts w:ascii="Segoe UI" w:hAnsi="Segoe UI" w:cs="Segoe UI"/>
          <w:sz w:val="22"/>
          <w:szCs w:val="22"/>
        </w:rPr>
        <w:t xml:space="preserve"> </w:t>
      </w:r>
      <w:r w:rsidRPr="00DC2F15">
        <w:rPr>
          <w:rFonts w:ascii="Segoe UI" w:hAnsi="Segoe UI" w:cs="Segoe UI"/>
          <w:sz w:val="22"/>
          <w:szCs w:val="22"/>
        </w:rPr>
        <w:t xml:space="preserve">best </w:t>
      </w:r>
      <w:r w:rsidR="00B403B0" w:rsidRPr="00DC2F15">
        <w:rPr>
          <w:rFonts w:ascii="Segoe UI" w:hAnsi="Segoe UI" w:cs="Segoe UI"/>
          <w:sz w:val="22"/>
          <w:szCs w:val="22"/>
        </w:rPr>
        <w:t>approaches along the six axes of local and global performance by batches and biology (</w:t>
      </w:r>
      <w:del w:id="1050" w:author="Claude (NAR referee report 2026-08-02)" w:date="2026-08-02T00:00:00Z">
        <w:r>
          <w:rPr>
            <w:rFonts w:ascii="Segoe UI" w:hAnsi="Segoe UI" w:cs="Segoe UI"/>
            <w:sz w:val="22"/>
            <w:szCs w:val="22"/>
          </w:rPr>
          <w:delText xml:space="preserve">Figure 9</w:delText>
        </w:r>
      </w:del>
      <w:ins w:id="1051"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C, D</w:t>
      </w:r>
      <w:r w:rsidR="00B403B0" w:rsidRPr="00DC2F15">
        <w:rPr>
          <w:rFonts w:ascii="Segoe UI" w:hAnsi="Segoe UI" w:cs="Segoe UI"/>
          <w:sz w:val="22"/>
          <w:szCs w:val="22"/>
        </w:rPr>
        <w:t>).</w:t>
      </w:r>
      <w:r w:rsidR="006453F3" w:rsidRPr="00DC2F15">
        <w:rPr>
          <w:rFonts w:ascii="Segoe UI" w:hAnsi="Segoe UI" w:cs="Segoe UI"/>
          <w:sz w:val="22"/>
          <w:szCs w:val="22"/>
        </w:rPr>
        <w:t xml:space="preserve"> </w:t>
      </w:r>
      <w:r w:rsidR="00DD0DCB" w:rsidRPr="00DC2F15">
        <w:rPr>
          <w:rFonts w:ascii="Segoe UI" w:hAnsi="Segoe UI" w:cs="Segoe UI"/>
          <w:sz w:val="22"/>
          <w:szCs w:val="22"/>
        </w:rPr>
        <w:t>The</w:t>
      </w:r>
      <w:r w:rsidR="006453F3" w:rsidRPr="00DC2F15">
        <w:rPr>
          <w:rFonts w:ascii="Segoe UI" w:hAnsi="Segoe UI" w:cs="Segoe UI"/>
          <w:sz w:val="22"/>
          <w:szCs w:val="22"/>
        </w:rPr>
        <w:t xml:space="preserve"> approaches performed </w:t>
      </w:r>
      <w:r w:rsidR="00DD0DCB" w:rsidRPr="00DC2F15">
        <w:rPr>
          <w:rFonts w:ascii="Segoe UI" w:hAnsi="Segoe UI" w:cs="Segoe UI"/>
          <w:sz w:val="22"/>
          <w:szCs w:val="22"/>
        </w:rPr>
        <w:t xml:space="preserve">best in global </w:t>
      </w:r>
      <w:r w:rsidR="00DD0DCB" w:rsidRPr="00DC2F15">
        <w:rPr>
          <w:rFonts w:ascii="Segoe UI" w:hAnsi="Segoe UI" w:cs="Segoe UI"/>
          <w:sz w:val="22"/>
          <w:szCs w:val="22"/>
        </w:rPr>
        <w:lastRenderedPageBreak/>
        <w:t>batch overlapping (</w:t>
      </w:r>
      <w:r w:rsidR="00EE0D29" w:rsidRPr="00DC2F15">
        <w:rPr>
          <w:rFonts w:ascii="Segoe UI" w:hAnsi="Segoe UI" w:cs="Segoe UI"/>
          <w:sz w:val="22"/>
          <w:szCs w:val="22"/>
        </w:rPr>
        <w:t>0.65 – 1.0</w:t>
      </w:r>
      <w:r w:rsidR="00DD0DCB" w:rsidRPr="00DC2F15">
        <w:rPr>
          <w:rFonts w:ascii="Segoe UI" w:hAnsi="Segoe UI" w:cs="Segoe UI"/>
          <w:sz w:val="22"/>
          <w:szCs w:val="22"/>
        </w:rPr>
        <w:t>)</w:t>
      </w:r>
      <w:r w:rsidR="00EE0D29" w:rsidRPr="00DC2F15">
        <w:rPr>
          <w:rFonts w:ascii="Segoe UI" w:hAnsi="Segoe UI" w:cs="Segoe UI"/>
          <w:sz w:val="22"/>
          <w:szCs w:val="22"/>
        </w:rPr>
        <w:t xml:space="preserve">, followed by </w:t>
      </w:r>
      <w:r w:rsidR="00760B92" w:rsidRPr="00DC2F15">
        <w:rPr>
          <w:rFonts w:ascii="Segoe UI" w:hAnsi="Segoe UI" w:cs="Segoe UI"/>
          <w:sz w:val="22"/>
          <w:szCs w:val="22"/>
        </w:rPr>
        <w:t>local biology preservation (</w:t>
      </w:r>
      <w:r w:rsidR="00AE72E4" w:rsidRPr="00DC2F15">
        <w:rPr>
          <w:rFonts w:ascii="Segoe UI" w:hAnsi="Segoe UI" w:cs="Segoe UI"/>
          <w:sz w:val="22"/>
          <w:szCs w:val="22"/>
        </w:rPr>
        <w:t>0.07-0.7</w:t>
      </w:r>
      <w:r w:rsidR="00760B92" w:rsidRPr="00DC2F15">
        <w:rPr>
          <w:rFonts w:ascii="Segoe UI" w:hAnsi="Segoe UI" w:cs="Segoe UI"/>
          <w:sz w:val="22"/>
          <w:szCs w:val="22"/>
        </w:rPr>
        <w:t>)</w:t>
      </w:r>
      <w:r>
        <w:rPr>
          <w:rFonts w:ascii="Segoe UI" w:hAnsi="Segoe UI" w:cs="Segoe UI"/>
          <w:sz w:val="22"/>
          <w:szCs w:val="22"/>
        </w:rPr>
        <w:t xml:space="preserve">. Global biology preservation and local batch mixing were the worst performing axes (</w:t>
      </w:r>
      <w:del w:id="1052" w:author="Claude (NAR referee report 2026-08-02)" w:date="2026-08-02T00:00:00Z">
        <w:r>
          <w:rPr>
            <w:rFonts w:ascii="Segoe UI" w:hAnsi="Segoe UI" w:cs="Segoe UI"/>
            <w:sz w:val="22"/>
            <w:szCs w:val="22"/>
          </w:rPr>
          <w:delText xml:space="preserve">Figure 9</w:delText>
        </w:r>
      </w:del>
      <w:ins w:id="1053"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C).</w:t>
      </w:r>
      <w:r w:rsidR="00195A13" w:rsidRPr="00DC2F15">
        <w:rPr>
          <w:rFonts w:ascii="Segoe UI" w:hAnsi="Segoe UI" w:cs="Segoe UI"/>
          <w:sz w:val="22"/>
          <w:szCs w:val="22"/>
        </w:rPr>
        <w:t xml:space="preserve"> The SVA best approaches behaved better in terms of local batch mixing, whereas </w:t>
      </w:r>
      <w:r w:rsidR="0018008D" w:rsidRPr="00DC2F15">
        <w:rPr>
          <w:rFonts w:ascii="Segoe UI" w:hAnsi="Segoe UI" w:cs="Segoe UI"/>
          <w:sz w:val="22"/>
          <w:szCs w:val="22"/>
        </w:rPr>
        <w:t>FSQN R had better biology performance.</w:t>
      </w:r>
      <w:r w:rsidRPr="00DC2F15">
        <w:rPr>
          <w:rFonts w:ascii="Segoe UI" w:hAnsi="Segoe UI" w:cs="Segoe UI"/>
          <w:sz w:val="22"/>
          <w:szCs w:val="22"/>
        </w:rPr>
        <w:t xml:space="preserve"> Among batch removal strategies, C showed the highest batch mixing by </w:t>
      </w:r>
      <w:proofErr w:type="spellStart"/>
      <w:r w:rsidRPr="00DC2F15">
        <w:rPr>
          <w:rFonts w:ascii="Segoe UI" w:hAnsi="Segoe UI" w:cs="Segoe UI"/>
          <w:sz w:val="22"/>
          <w:szCs w:val="22"/>
        </w:rPr>
        <w:t>kBET</w:t>
      </w:r>
      <w:proofErr w:type="spellEnd"/>
      <w:r>
        <w:rPr>
          <w:rFonts w:ascii="Segoe UI" w:hAnsi="Segoe UI" w:cs="Segoe UI"/>
          <w:sz w:val="22"/>
          <w:szCs w:val="22"/>
        </w:rPr>
        <w:t xml:space="preserve"> and the best biology separation (</w:t>
      </w:r>
      <w:del w:id="1054" w:author="Claude (NAR referee report 2026-08-02)" w:date="2026-08-02T00:00:00Z">
        <w:r>
          <w:rPr>
            <w:rFonts w:ascii="Segoe UI" w:hAnsi="Segoe UI" w:cs="Segoe UI"/>
            <w:sz w:val="22"/>
            <w:szCs w:val="22"/>
          </w:rPr>
          <w:delText xml:space="preserve">Figure 9</w:delText>
        </w:r>
      </w:del>
      <w:ins w:id="1055"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D)</w:t>
      </w:r>
      <w:r w:rsidR="00091617" w:rsidRPr="00DC2F15">
        <w:rPr>
          <w:rFonts w:ascii="Segoe UI" w:hAnsi="Segoe UI" w:cs="Segoe UI"/>
          <w:sz w:val="22"/>
          <w:szCs w:val="22"/>
        </w:rPr>
        <w:t xml:space="preserve">: the top </w:t>
      </w:r>
      <w:r w:rsidR="003F2A41" w:rsidRPr="00DC2F15">
        <w:rPr>
          <w:rFonts w:ascii="Segoe UI" w:hAnsi="Segoe UI" w:cs="Segoe UI"/>
          <w:sz w:val="22"/>
          <w:szCs w:val="22"/>
        </w:rPr>
        <w:t xml:space="preserve">C approach had 0.43 average batch mixing by </w:t>
      </w:r>
      <w:proofErr w:type="spellStart"/>
      <w:r w:rsidR="003F2A41" w:rsidRPr="00DC2F15">
        <w:rPr>
          <w:rFonts w:ascii="Segoe UI" w:hAnsi="Segoe UI" w:cs="Segoe UI"/>
          <w:sz w:val="22"/>
          <w:szCs w:val="22"/>
        </w:rPr>
        <w:t>kBET</w:t>
      </w:r>
      <w:proofErr w:type="spellEnd"/>
      <w:r w:rsidR="003F2A41" w:rsidRPr="00DC2F15">
        <w:rPr>
          <w:rFonts w:ascii="Segoe UI" w:hAnsi="Segoe UI" w:cs="Segoe UI"/>
          <w:sz w:val="22"/>
          <w:szCs w:val="22"/>
        </w:rPr>
        <w:t xml:space="preserve"> and </w:t>
      </w:r>
      <w:r w:rsidR="00A04492" w:rsidRPr="00DC2F15">
        <w:rPr>
          <w:rFonts w:ascii="Segoe UI" w:hAnsi="Segoe UI" w:cs="Segoe UI"/>
          <w:sz w:val="22"/>
          <w:szCs w:val="22"/>
        </w:rPr>
        <w:t>0.49</w:t>
      </w:r>
      <w:r w:rsidR="003F2A41" w:rsidRPr="00DC2F15">
        <w:rPr>
          <w:rFonts w:ascii="Segoe UI" w:hAnsi="Segoe UI" w:cs="Segoe UI"/>
          <w:sz w:val="22"/>
          <w:szCs w:val="22"/>
        </w:rPr>
        <w:t xml:space="preserve"> </w:t>
      </w:r>
      <w:r w:rsidR="00AA32A3" w:rsidRPr="00DC2F15">
        <w:rPr>
          <w:rFonts w:ascii="Segoe UI" w:hAnsi="Segoe UI" w:cs="Segoe UI"/>
          <w:sz w:val="22"/>
          <w:szCs w:val="22"/>
        </w:rPr>
        <w:t>average global biology separation</w:t>
      </w:r>
      <w:r w:rsidR="005F1320" w:rsidRPr="00DC2F15">
        <w:rPr>
          <w:rFonts w:ascii="Segoe UI" w:hAnsi="Segoe UI" w:cs="Segoe UI"/>
          <w:sz w:val="22"/>
          <w:szCs w:val="22"/>
        </w:rPr>
        <w:t xml:space="preserve">. </w:t>
      </w:r>
      <w:r w:rsidR="00094972" w:rsidRPr="00DC2F15">
        <w:rPr>
          <w:rFonts w:ascii="Segoe UI" w:hAnsi="Segoe UI" w:cs="Segoe UI"/>
          <w:sz w:val="22"/>
          <w:szCs w:val="22"/>
        </w:rPr>
        <w:t>Local biology separation was the best in the J strategy</w:t>
      </w:r>
      <w:r w:rsidR="00AA32A3" w:rsidRPr="00DC2F15">
        <w:rPr>
          <w:rFonts w:ascii="Segoe UI" w:hAnsi="Segoe UI" w:cs="Segoe UI"/>
          <w:sz w:val="22"/>
          <w:szCs w:val="22"/>
        </w:rPr>
        <w:t xml:space="preserve"> (0.69)</w:t>
      </w:r>
      <w:r w:rsidR="00094972" w:rsidRPr="00DC2F15">
        <w:rPr>
          <w:rFonts w:ascii="Segoe UI" w:hAnsi="Segoe UI" w:cs="Segoe UI"/>
          <w:sz w:val="22"/>
          <w:szCs w:val="22"/>
        </w:rPr>
        <w:t xml:space="preserve">, </w:t>
      </w:r>
      <w:r w:rsidR="00C001F1" w:rsidRPr="00DC2F15">
        <w:rPr>
          <w:rFonts w:ascii="Segoe UI" w:hAnsi="Segoe UI" w:cs="Segoe UI"/>
          <w:sz w:val="22"/>
          <w:szCs w:val="22"/>
        </w:rPr>
        <w:t>and the S0 best approaches</w:t>
      </w:r>
      <w:r w:rsidR="006E20BC" w:rsidRPr="00DC2F15">
        <w:rPr>
          <w:rFonts w:ascii="Segoe UI" w:hAnsi="Segoe UI" w:cs="Segoe UI"/>
          <w:sz w:val="22"/>
          <w:szCs w:val="22"/>
        </w:rPr>
        <w:t xml:space="preserve"> were the worst ones by </w:t>
      </w:r>
      <w:r w:rsidR="00C2270D" w:rsidRPr="00DC2F15">
        <w:rPr>
          <w:rFonts w:ascii="Segoe UI" w:hAnsi="Segoe UI" w:cs="Segoe UI"/>
          <w:sz w:val="22"/>
          <w:szCs w:val="22"/>
        </w:rPr>
        <w:t xml:space="preserve">all metrics except for global batch mixing </w:t>
      </w:r>
      <w:r w:rsidR="003D4139" w:rsidRPr="00DC2F15">
        <w:rPr>
          <w:rFonts w:ascii="Segoe UI" w:hAnsi="Segoe UI" w:cs="Segoe UI"/>
          <w:sz w:val="22"/>
          <w:szCs w:val="22"/>
        </w:rPr>
        <w:t xml:space="preserve">(1.0 in the best S0 approach) </w:t>
      </w:r>
      <w:r w:rsidR="00C2270D" w:rsidRPr="00DC2F15">
        <w:rPr>
          <w:rFonts w:ascii="Segoe UI" w:hAnsi="Segoe UI" w:cs="Segoe UI"/>
          <w:sz w:val="22"/>
          <w:szCs w:val="22"/>
        </w:rPr>
        <w:t>and local biology separation</w:t>
      </w:r>
      <w:r w:rsidR="00D34921" w:rsidRPr="00DC2F15">
        <w:rPr>
          <w:rFonts w:ascii="Segoe UI" w:hAnsi="Segoe UI" w:cs="Segoe UI"/>
          <w:sz w:val="22"/>
          <w:szCs w:val="22"/>
        </w:rPr>
        <w:t xml:space="preserve"> (0.55 in the best S0 approach)</w:t>
      </w:r>
      <w:r w:rsidR="00C2270D" w:rsidRPr="00DC2F15">
        <w:rPr>
          <w:rFonts w:ascii="Segoe UI" w:hAnsi="Segoe UI" w:cs="Segoe UI"/>
          <w:sz w:val="22"/>
          <w:szCs w:val="22"/>
        </w:rPr>
        <w:t>.</w:t>
      </w:r>
    </w:p>
    <w:p w14:paraId="1F998BAF" w14:textId="77777777" w:rsidR="00606964" w:rsidRPr="00DC2F15" w:rsidRDefault="00606964" w:rsidP="00DC2F15">
      <w:pPr>
        <w:spacing w:line="276" w:lineRule="auto"/>
        <w:rPr>
          <w:rFonts w:ascii="Segoe UI" w:hAnsi="Segoe UI" w:cs="Segoe UI"/>
          <w:sz w:val="22"/>
          <w:szCs w:val="22"/>
        </w:rPr>
      </w:pPr>
    </w:p>
    <w:p w14:paraId="426F172C" w14:textId="1FED3A01" w:rsidR="00604B89" w:rsidRPr="00DC2F15" w:rsidRDefault="00204E95" w:rsidP="00DC2F15">
      <w:pPr>
        <w:spacing w:line="276" w:lineRule="auto"/>
        <w:rPr>
          <w:rFonts w:ascii="Segoe UI" w:hAnsi="Segoe UI" w:cs="Segoe UI"/>
          <w:sz w:val="22"/>
          <w:szCs w:val="22"/>
        </w:rPr>
      </w:pPr>
      <w:r w:rsidRPr="00DC2F15">
        <w:rPr>
          <w:rFonts w:ascii="Segoe UI" w:hAnsi="Segoe UI" w:cs="Segoe UI"/>
          <w:sz w:val="22"/>
          <w:szCs w:val="22"/>
        </w:rPr>
        <w:t>We then assessed the contribution of each metric type to the composite score</w:t>
      </w:r>
      <w:r>
        <w:rPr>
          <w:rFonts w:ascii="Segoe UI" w:hAnsi="Segoe UI" w:cs="Segoe UI"/>
          <w:sz w:val="22"/>
          <w:szCs w:val="22"/>
        </w:rPr>
        <w:t xml:space="preserve">, </w:t>
      </w:r>
      <w:del w:id="2384" w:author="Claude (NAR review, 2nd iteration 2026-08-02)" w:date="2026-08-02T12:00:00Z">
        <w:r>
          <w:rPr>
            <w:rFonts w:ascii="Segoe UI" w:hAnsi="Segoe UI" w:cs="Segoe UI"/>
            <w:sz w:val="22"/>
            <w:szCs w:val="22"/>
          </w:rPr>
          <w:delText xml:space="preserve">again for the successful 2234 approaches</w:delText>
        </w:r>
      </w:del>
      <w:ins w:id="2385" w:author="Claude (NAR review, 2nd iteration 2026-08-02)" w:date="2026-08-02T12:00:00Z">
        <w:r>
          <w:rPr>
            <w:rFonts w:ascii="Segoe UI" w:hAnsi="Segoe UI" w:cs="Segoe UI"/>
            <w:sz w:val="22"/>
            <w:szCs w:val="22"/>
          </w:rPr>
          <w:t xml:space="preserve">again for the 2,234 successful approaches</w:t>
        </w:r>
      </w:ins>
      <w:r>
        <w:rPr>
          <w:rFonts w:ascii="Segoe UI" w:hAnsi="Segoe UI" w:cs="Segoe UI"/>
          <w:sz w:val="22"/>
          <w:szCs w:val="22"/>
        </w:rPr>
        <w:t xml:space="preserve">. The stacked metric-type composition (</w:t>
      </w:r>
      <w:del w:id="1056" w:author="Claude (NAR referee report 2026-08-02)" w:date="2026-08-02T00:00:00Z">
        <w:r>
          <w:rPr>
            <w:rFonts w:ascii="Segoe UI" w:hAnsi="Segoe UI" w:cs="Segoe UI"/>
            <w:sz w:val="22"/>
            <w:szCs w:val="22"/>
          </w:rPr>
          <w:delText xml:space="preserve">Figure 9</w:delText>
        </w:r>
      </w:del>
      <w:ins w:id="1057" w:author="Claude (NAR referee report 2026-08-02)" w:date="2026-08-02T00:00:00Z">
        <w:r>
          <w:rPr>
            <w:rFonts w:ascii="Segoe UI" w:hAnsi="Segoe UI" w:cs="Segoe UI"/>
            <w:sz w:val="22"/>
            <w:szCs w:val="22"/>
          </w:rPr>
          <w:t xml:space="preserve">Figure 6</w:t>
        </w:r>
      </w:ins>
      <w:r w:rsidR="0056418B" w:rsidRPr="00DC2F15">
        <w:rPr>
          <w:rFonts w:ascii="Segoe UI" w:hAnsi="Segoe UI" w:cs="Segoe UI"/>
          <w:sz w:val="22"/>
          <w:szCs w:val="22"/>
        </w:rPr>
        <w:t>E</w:t>
      </w:r>
      <w:r w:rsidRPr="00DC2F15">
        <w:rPr>
          <w:rFonts w:ascii="Segoe UI" w:hAnsi="Segoe UI" w:cs="Segoe UI"/>
          <w:sz w:val="22"/>
          <w:szCs w:val="22"/>
        </w:rPr>
        <w:t>) revealed that the top-ranking methods derived their advantage primarily from local neighborhood metrics and distributional similarity metrics</w:t>
      </w:r>
      <w:r w:rsidR="00ED608B" w:rsidRPr="00DC2F15">
        <w:rPr>
          <w:rFonts w:ascii="Segoe UI" w:hAnsi="Segoe UI" w:cs="Segoe UI"/>
          <w:sz w:val="22"/>
          <w:szCs w:val="22"/>
        </w:rPr>
        <w:t xml:space="preserve">: </w:t>
      </w:r>
      <w:r w:rsidRPr="00DC2F15">
        <w:rPr>
          <w:rFonts w:ascii="Segoe UI" w:hAnsi="Segoe UI" w:cs="Segoe UI"/>
          <w:sz w:val="22"/>
          <w:szCs w:val="22"/>
        </w:rPr>
        <w:t xml:space="preserve">the local ones contributed 0.11 to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best group and 0.034 to the worst, 27_dwd (0.035 in </w:t>
      </w:r>
      <w:r w:rsidR="005F6462" w:rsidRPr="00DC2F15">
        <w:rPr>
          <w:rFonts w:ascii="Segoe UI" w:hAnsi="Segoe UI" w:cs="Segoe UI"/>
          <w:sz w:val="22"/>
          <w:szCs w:val="22"/>
        </w:rPr>
        <w:t>14_qsmooth, the second poorest one</w:t>
      </w:r>
      <w:del w:id="1009" w:author="Claude (NAR referee report 2026-08-02)" w:date="2026-08-02T00:00:00Z">
        <w:r>
          <w:rPr>
            <w:rFonts w:ascii="Segoe UI" w:hAnsi="Segoe UI" w:cs="Segoe UI"/>
            <w:sz w:val="22"/>
            <w:szCs w:val="22"/>
          </w:rPr>
          <w:delText xml:space="preserve"> and the worst by global and local metrics as revealed previously in Figures 6 and 7</w:delText>
        </w:r>
      </w:del>
      <w:ins w:id="1010" w:author="Claude (NAR referee report 2026-08-02)" w:date="2026-08-02T00:00:00Z">
        <w:r>
          <w:rPr>
            <w:rFonts w:ascii="Segoe UI" w:hAnsi="Segoe UI" w:cs="Segoe UI"/>
            <w:sz w:val="22"/>
            <w:szCs w:val="22"/>
          </w:rPr>
          <w:t xml:space="preserve"> and the worst by global and local metrics</w:t>
        </w:r>
      </w:ins>
      <w:r w:rsidR="005F6462" w:rsidRPr="00DC2F15">
        <w:rPr>
          <w:rFonts w:ascii="Segoe UI" w:hAnsi="Segoe UI" w:cs="Segoe UI"/>
          <w:sz w:val="22"/>
          <w:szCs w:val="22"/>
        </w:rPr>
        <w:t>)</w:t>
      </w:r>
      <w:r w:rsidR="00D61630" w:rsidRPr="00DC2F15">
        <w:rPr>
          <w:rFonts w:ascii="Segoe UI" w:hAnsi="Segoe UI" w:cs="Segoe UI"/>
          <w:sz w:val="22"/>
          <w:szCs w:val="22"/>
        </w:rPr>
        <w:t xml:space="preserve">, and the distributional ones added 0.076 </w:t>
      </w:r>
      <w:r w:rsidR="008669A2" w:rsidRPr="00DC2F15">
        <w:rPr>
          <w:rFonts w:ascii="Segoe UI" w:hAnsi="Segoe UI" w:cs="Segoe UI"/>
          <w:sz w:val="22"/>
          <w:szCs w:val="22"/>
        </w:rPr>
        <w:t xml:space="preserve">to the </w:t>
      </w:r>
      <w:proofErr w:type="spellStart"/>
      <w:r w:rsidR="008669A2" w:rsidRPr="00DC2F15">
        <w:rPr>
          <w:rFonts w:ascii="Segoe UI" w:hAnsi="Segoe UI" w:cs="Segoe UI"/>
          <w:sz w:val="22"/>
          <w:szCs w:val="22"/>
        </w:rPr>
        <w:t>clustermap</w:t>
      </w:r>
      <w:proofErr w:type="spellEnd"/>
      <w:r w:rsidR="008669A2" w:rsidRPr="00DC2F15">
        <w:rPr>
          <w:rFonts w:ascii="Segoe UI" w:hAnsi="Segoe UI" w:cs="Segoe UI"/>
          <w:sz w:val="22"/>
          <w:szCs w:val="22"/>
        </w:rPr>
        <w:t xml:space="preserve"> best ones, 0.049 to 27_dwd and 0.053 to 14_qsmooth</w:t>
      </w:r>
      <w:r w:rsidR="008A4038" w:rsidRPr="00DC2F15">
        <w:rPr>
          <w:rFonts w:ascii="Segoe UI" w:hAnsi="Segoe UI" w:cs="Segoe UI"/>
          <w:sz w:val="22"/>
          <w:szCs w:val="22"/>
        </w:rPr>
        <w:t xml:space="preserve">. </w:t>
      </w:r>
      <w:r w:rsidR="00604B89" w:rsidRPr="00DC2F15">
        <w:rPr>
          <w:rFonts w:ascii="Segoe UI" w:hAnsi="Segoe UI" w:cs="Segoe UI"/>
          <w:sz w:val="22"/>
          <w:szCs w:val="22"/>
        </w:rPr>
        <w:t xml:space="preserve">In contrast, </w:t>
      </w:r>
      <w:r w:rsidRPr="00DC2F15">
        <w:rPr>
          <w:rFonts w:ascii="Segoe UI" w:hAnsi="Segoe UI" w:cs="Segoe UI"/>
          <w:sz w:val="22"/>
          <w:szCs w:val="22"/>
        </w:rPr>
        <w:t>most methods showed comparable performance on global distance metrics</w:t>
      </w:r>
      <w:r w:rsidR="00604B89" w:rsidRPr="00DC2F15">
        <w:rPr>
          <w:rFonts w:ascii="Segoe UI" w:hAnsi="Segoe UI" w:cs="Segoe UI"/>
          <w:sz w:val="22"/>
          <w:szCs w:val="22"/>
        </w:rPr>
        <w:t xml:space="preserve">: </w:t>
      </w:r>
      <w:r w:rsidR="00C96E6A" w:rsidRPr="00DC2F15">
        <w:rPr>
          <w:rFonts w:ascii="Segoe UI" w:hAnsi="Segoe UI" w:cs="Segoe UI"/>
          <w:sz w:val="22"/>
          <w:szCs w:val="22"/>
        </w:rPr>
        <w:t xml:space="preserve">the top 15 methods + </w:t>
      </w:r>
      <w:proofErr w:type="spellStart"/>
      <w:r w:rsidR="00C96E6A" w:rsidRPr="00DC2F15">
        <w:rPr>
          <w:rFonts w:ascii="Segoe UI" w:hAnsi="Segoe UI" w:cs="Segoe UI"/>
          <w:sz w:val="22"/>
          <w:szCs w:val="22"/>
        </w:rPr>
        <w:t>clustermap</w:t>
      </w:r>
      <w:proofErr w:type="spellEnd"/>
      <w:r w:rsidR="00C96E6A" w:rsidRPr="00DC2F15">
        <w:rPr>
          <w:rFonts w:ascii="Segoe UI" w:hAnsi="Segoe UI" w:cs="Segoe UI"/>
          <w:sz w:val="22"/>
          <w:szCs w:val="22"/>
        </w:rPr>
        <w:t xml:space="preserve"> best approaches had </w:t>
      </w:r>
      <w:r w:rsidR="00953D0C" w:rsidRPr="00DC2F15">
        <w:rPr>
          <w:rFonts w:ascii="Segoe UI" w:hAnsi="Segoe UI" w:cs="Segoe UI"/>
          <w:sz w:val="22"/>
          <w:szCs w:val="22"/>
        </w:rPr>
        <w:t xml:space="preserve">them 0.328 (23_vst) to </w:t>
      </w:r>
      <w:r w:rsidR="00120AAA" w:rsidRPr="00DC2F15">
        <w:rPr>
          <w:rFonts w:ascii="Segoe UI" w:hAnsi="Segoe UI" w:cs="Segoe UI"/>
          <w:sz w:val="22"/>
          <w:szCs w:val="22"/>
        </w:rPr>
        <w:t xml:space="preserve">0.360 (the </w:t>
      </w:r>
      <w:proofErr w:type="spellStart"/>
      <w:r w:rsidR="00120AAA" w:rsidRPr="00DC2F15">
        <w:rPr>
          <w:rFonts w:ascii="Segoe UI" w:hAnsi="Segoe UI" w:cs="Segoe UI"/>
          <w:sz w:val="22"/>
          <w:szCs w:val="22"/>
        </w:rPr>
        <w:t>clustermap</w:t>
      </w:r>
      <w:proofErr w:type="spellEnd"/>
      <w:r w:rsidR="00120AAA" w:rsidRPr="00DC2F15">
        <w:rPr>
          <w:rFonts w:ascii="Segoe UI" w:hAnsi="Segoe UI" w:cs="Segoe UI"/>
          <w:sz w:val="22"/>
          <w:szCs w:val="22"/>
        </w:rPr>
        <w:t xml:space="preserve"> best), </w:t>
      </w:r>
      <w:r w:rsidR="008E2E23" w:rsidRPr="00DC2F15">
        <w:rPr>
          <w:rFonts w:ascii="Segoe UI" w:hAnsi="Segoe UI" w:cs="Segoe UI"/>
          <w:sz w:val="22"/>
          <w:szCs w:val="22"/>
        </w:rPr>
        <w:t>0.276 for 27_dwd and 0.275 for 14_qsmooth.</w:t>
      </w:r>
    </w:p>
    <w:p w14:paraId="4835267B" w14:textId="77777777" w:rsidR="00604B89" w:rsidRPr="00DC2F15" w:rsidRDefault="00604B89" w:rsidP="00DC2F15">
      <w:pPr>
        <w:spacing w:line="276" w:lineRule="auto"/>
        <w:rPr>
          <w:rFonts w:ascii="Segoe UI" w:hAnsi="Segoe UI" w:cs="Segoe UI"/>
          <w:sz w:val="22"/>
          <w:szCs w:val="22"/>
        </w:rPr>
      </w:pPr>
    </w:p>
    <w:p w14:paraId="63EBA686" w14:textId="51045634" w:rsidR="0056418B" w:rsidRPr="00DC2F15" w:rsidRDefault="00BF6132" w:rsidP="00DC2F15">
      <w:pPr>
        <w:spacing w:line="276" w:lineRule="auto"/>
        <w:rPr>
          <w:rFonts w:ascii="Segoe UI" w:hAnsi="Segoe UI" w:cs="Segoe UI"/>
          <w:sz w:val="22"/>
          <w:szCs w:val="22"/>
        </w:rPr>
      </w:pPr>
      <w:r w:rsidRPr="00DC2F15">
        <w:rPr>
          <w:rFonts w:ascii="Segoe UI" w:hAnsi="Segoe UI" w:cs="Segoe UI"/>
          <w:sz w:val="22"/>
          <w:szCs w:val="22"/>
        </w:rPr>
        <w:t xml:space="preserve">The two top methods after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best group (it was the best by the composite score</w:t>
      </w:r>
      <w:r w:rsidR="006A7271" w:rsidRPr="00DC2F15">
        <w:rPr>
          <w:rFonts w:ascii="Segoe UI" w:hAnsi="Segoe UI" w:cs="Segoe UI"/>
          <w:sz w:val="22"/>
          <w:szCs w:val="22"/>
        </w:rPr>
        <w:t xml:space="preserve"> with </w:t>
      </w:r>
      <w:r w:rsidR="0046646D" w:rsidRPr="00DC2F15">
        <w:rPr>
          <w:rFonts w:ascii="Segoe UI" w:hAnsi="Segoe UI" w:cs="Segoe UI"/>
          <w:sz w:val="22"/>
          <w:szCs w:val="22"/>
        </w:rPr>
        <w:t>0.602</w:t>
      </w:r>
      <w:r w:rsidRPr="00DC2F15">
        <w:rPr>
          <w:rFonts w:ascii="Segoe UI" w:hAnsi="Segoe UI" w:cs="Segoe UI"/>
          <w:sz w:val="22"/>
          <w:szCs w:val="22"/>
        </w:rPr>
        <w:t xml:space="preserve">) were 22_tmm and 23_vst </w:t>
      </w:r>
      <w:r w:rsidR="0046646D" w:rsidRPr="00DC2F15">
        <w:rPr>
          <w:rFonts w:ascii="Segoe UI" w:hAnsi="Segoe UI" w:cs="Segoe UI"/>
          <w:sz w:val="22"/>
          <w:szCs w:val="22"/>
        </w:rPr>
        <w:t>(0.589 and 0.583)</w:t>
      </w:r>
      <w:r w:rsidRPr="00DC2F15">
        <w:rPr>
          <w:rFonts w:ascii="Segoe UI" w:hAnsi="Segoe UI" w:cs="Segoe UI"/>
          <w:sz w:val="22"/>
          <w:szCs w:val="22"/>
        </w:rPr>
        <w:t>; both were applied only to strategy C, which limits their comparability with methods run across all 14 strategies</w:t>
      </w:r>
      <w:r w:rsidR="000E3550">
        <w:rPr>
          <w:rFonts w:ascii="Segoe UI" w:hAnsi="Segoe UI" w:cs="Segoe UI"/>
          <w:sz w:val="22"/>
          <w:szCs w:val="22"/>
        </w:rPr>
        <w:t xml:space="preserve"> (</w:t>
      </w:r>
      <w:r w:rsidR="00C13CFE">
        <w:rPr>
          <w:rFonts w:ascii="Segoe UI" w:hAnsi="Segoe UI" w:cs="Segoe UI"/>
          <w:sz w:val="22"/>
          <w:szCs w:val="22"/>
        </w:rPr>
        <w:t>Supplementary Figure 6</w:t>
      </w:r>
      <w:r w:rsidR="000E3550">
        <w:rPr>
          <w:rFonts w:ascii="Segoe UI" w:hAnsi="Segoe UI" w:cs="Segoe UI"/>
          <w:sz w:val="22"/>
          <w:szCs w:val="22"/>
        </w:rPr>
        <w:t>)</w:t>
      </w:r>
      <w:r w:rsidRPr="00DC2F15">
        <w:rPr>
          <w:rFonts w:ascii="Segoe UI" w:hAnsi="Segoe UI" w:cs="Segoe UI"/>
          <w:sz w:val="22"/>
          <w:szCs w:val="22"/>
        </w:rPr>
        <w:t xml:space="preserve">. </w:t>
      </w:r>
      <w:del w:id="2386" w:author="Claude (NAR review, 2nd iteration 2026-08-02)" w:date="2026-08-02T12:00:00Z">
        <w:r>
          <w:rPr>
            <w:rFonts w:ascii="Segoe UI" w:hAnsi="Segoe UI" w:cs="Segoe UI"/>
            <w:sz w:val="22"/>
            <w:szCs w:val="22"/>
          </w:rPr>
          <w:delText xml:space="preserve">The third method was 33_amdbnorm, run only for 14 of 84 runs, which also impacted its compatibility with the regular ones.</w:delText>
        </w:r>
      </w:del>
      <w:ins w:id="2387" w:author="Claude (NAR review, 2nd iteration 2026-08-02)" w:date="2026-08-02T12:00:00Z">
        <w:r>
          <w:rPr>
            <w:rFonts w:ascii="Segoe UI" w:hAnsi="Segoe UI" w:cs="Segoe UI"/>
            <w:sz w:val="22"/>
            <w:szCs w:val="22"/>
          </w:rPr>
          <w:t xml:space="preserve">The third method was 33_amdbnorm, which completed only 14 of its 84 possible runs, again limiting its comparability with the rest.</w:t>
        </w:r>
      </w:ins>
      <w:r>
        <w:rPr>
          <w:rFonts w:ascii="Segoe UI" w:hAnsi="Segoe UI" w:cs="Segoe UI"/>
          <w:sz w:val="22"/>
          <w:szCs w:val="22"/>
        </w:rPr>
        <w:t xml:space="preserve"> </w:t>
      </w:r>
      <w:r w:rsidRPr="00DC2F15">
        <w:rPr>
          <w:rFonts w:ascii="Segoe UI" w:hAnsi="Segoe UI" w:cs="Segoe UI"/>
          <w:sz w:val="22"/>
          <w:szCs w:val="22"/>
        </w:rPr>
        <w:t xml:space="preserve">28_npn and 10_mnn were the </w:t>
      </w:r>
      <w:r w:rsidR="00731202">
        <w:rPr>
          <w:rFonts w:ascii="Segoe UI" w:hAnsi="Segoe UI" w:cs="Segoe UI"/>
          <w:sz w:val="22"/>
          <w:szCs w:val="22"/>
        </w:rPr>
        <w:t>4</w:t>
      </w:r>
      <w:r w:rsidR="00022C5C" w:rsidRPr="00022C5C">
        <w:rPr>
          <w:rFonts w:ascii="Segoe UI" w:hAnsi="Segoe UI" w:cs="Segoe UI"/>
          <w:sz w:val="22"/>
          <w:szCs w:val="22"/>
          <w:vertAlign w:val="superscript"/>
        </w:rPr>
        <w:t>th</w:t>
      </w:r>
      <w:r w:rsidR="00731202">
        <w:rPr>
          <w:rFonts w:ascii="Segoe UI" w:hAnsi="Segoe UI" w:cs="Segoe UI"/>
          <w:sz w:val="22"/>
          <w:szCs w:val="22"/>
        </w:rPr>
        <w:t xml:space="preserve"> </w:t>
      </w:r>
      <w:r w:rsidRPr="00DC2F15">
        <w:rPr>
          <w:rFonts w:ascii="Segoe UI" w:hAnsi="Segoe UI" w:cs="Segoe UI"/>
          <w:sz w:val="22"/>
          <w:szCs w:val="22"/>
        </w:rPr>
        <w:t>– 5</w:t>
      </w:r>
      <w:r w:rsidRPr="00DC2F15">
        <w:rPr>
          <w:rFonts w:ascii="Segoe UI" w:hAnsi="Segoe UI" w:cs="Segoe UI"/>
          <w:sz w:val="22"/>
          <w:szCs w:val="22"/>
          <w:vertAlign w:val="superscript"/>
        </w:rPr>
        <w:t>th</w:t>
      </w:r>
      <w:r w:rsidRPr="00DC2F15">
        <w:rPr>
          <w:rFonts w:ascii="Segoe UI" w:hAnsi="Segoe UI" w:cs="Segoe UI"/>
          <w:sz w:val="22"/>
          <w:szCs w:val="22"/>
        </w:rPr>
        <w:t>, respectively, with gradual decrease of local composite impact from 0.</w:t>
      </w:r>
      <w:r w:rsidR="0022125F" w:rsidRPr="00DC2F15">
        <w:rPr>
          <w:rFonts w:ascii="Segoe UI" w:hAnsi="Segoe UI" w:cs="Segoe UI"/>
          <w:sz w:val="22"/>
          <w:szCs w:val="22"/>
        </w:rPr>
        <w:t>083</w:t>
      </w:r>
      <w:r w:rsidRPr="00DC2F15">
        <w:rPr>
          <w:rFonts w:ascii="Segoe UI" w:hAnsi="Segoe UI" w:cs="Segoe UI"/>
          <w:sz w:val="22"/>
          <w:szCs w:val="22"/>
        </w:rPr>
        <w:t xml:space="preserve"> to 0.</w:t>
      </w:r>
      <w:r w:rsidR="00D2624C" w:rsidRPr="00DC2F15">
        <w:rPr>
          <w:rFonts w:ascii="Segoe UI" w:hAnsi="Segoe UI" w:cs="Segoe UI"/>
          <w:sz w:val="22"/>
          <w:szCs w:val="22"/>
        </w:rPr>
        <w:t>072</w:t>
      </w:r>
      <w:r>
        <w:rPr>
          <w:rFonts w:ascii="Segoe UI" w:hAnsi="Segoe UI" w:cs="Segoe UI"/>
          <w:sz w:val="22"/>
          <w:szCs w:val="22"/>
        </w:rPr>
        <w:t xml:space="preserve"> (in 28_npn) </w:t>
      </w:r>
      <w:del w:id="2388" w:author="Claude (NAR review, 2nd iteration 2026-08-02)" w:date="2026-08-02T12:00:00Z">
        <w:r>
          <w:rPr>
            <w:rFonts w:ascii="Segoe UI" w:hAnsi="Segoe UI" w:cs="Segoe UI"/>
            <w:sz w:val="22"/>
            <w:szCs w:val="22"/>
          </w:rPr>
          <w:delText xml:space="preserve">and then rising to 0.106 in 10_mnn, accompanied with the decrease of global and distributional performance</w:delText>
        </w:r>
      </w:del>
      <w:ins w:id="2389" w:author="Claude (NAR review, 2nd iteration 2026-08-02)" w:date="2026-08-02T12:00:00Z">
        <w:r>
          <w:rPr>
            <w:rFonts w:ascii="Segoe UI" w:hAnsi="Segoe UI" w:cs="Segoe UI"/>
            <w:sz w:val="22"/>
            <w:szCs w:val="22"/>
          </w:rPr>
          <w:t xml:space="preserve">and then rising to 0.106 in 10_mnn, accompanied by a decrease in global and distributional performance</w:t>
        </w:r>
      </w:ins>
      <w:r>
        <w:rPr>
          <w:rFonts w:ascii="Segoe UI" w:hAnsi="Segoe UI" w:cs="Segoe UI"/>
          <w:sz w:val="22"/>
          <w:szCs w:val="22"/>
        </w:rPr>
        <w:t xml:space="preserve">. </w:t>
      </w:r>
      <w:r w:rsidR="00204E95" w:rsidRPr="00DC2F15">
        <w:rPr>
          <w:rFonts w:ascii="Segoe UI" w:hAnsi="Segoe UI" w:cs="Segoe UI"/>
          <w:sz w:val="22"/>
          <w:szCs w:val="22"/>
        </w:rPr>
        <w:t>Th</w:t>
      </w:r>
      <w:r w:rsidRPr="00DC2F15">
        <w:rPr>
          <w:rFonts w:ascii="Segoe UI" w:hAnsi="Segoe UI" w:cs="Segoe UI"/>
          <w:sz w:val="22"/>
          <w:szCs w:val="22"/>
        </w:rPr>
        <w:t>e</w:t>
      </w:r>
      <w:r w:rsidR="00204E95" w:rsidRPr="00DC2F15">
        <w:rPr>
          <w:rFonts w:ascii="Segoe UI" w:hAnsi="Segoe UI" w:cs="Segoe UI"/>
          <w:sz w:val="22"/>
          <w:szCs w:val="22"/>
        </w:rPr>
        <w:t xml:space="preserve"> </w:t>
      </w:r>
      <w:r w:rsidRPr="00DC2F15">
        <w:rPr>
          <w:rFonts w:ascii="Segoe UI" w:hAnsi="Segoe UI" w:cs="Segoe UI"/>
          <w:sz w:val="22"/>
          <w:szCs w:val="22"/>
        </w:rPr>
        <w:t>high relative</w:t>
      </w:r>
      <w:r w:rsidR="00204E95" w:rsidRPr="00DC2F15">
        <w:rPr>
          <w:rFonts w:ascii="Segoe UI" w:hAnsi="Segoe UI" w:cs="Segoe UI"/>
          <w:sz w:val="22"/>
          <w:szCs w:val="22"/>
        </w:rPr>
        <w:t xml:space="preserve"> contribution </w:t>
      </w:r>
      <w:r w:rsidRPr="00DC2F15">
        <w:rPr>
          <w:rFonts w:ascii="Segoe UI" w:hAnsi="Segoe UI" w:cs="Segoe UI"/>
          <w:sz w:val="22"/>
          <w:szCs w:val="22"/>
        </w:rPr>
        <w:t xml:space="preserve">of local and distributional metrics </w:t>
      </w:r>
      <w:r>
        <w:rPr>
          <w:rFonts w:ascii="Segoe UI" w:hAnsi="Segoe UI" w:cs="Segoe UI"/>
          <w:sz w:val="22"/>
          <w:szCs w:val="22"/>
        </w:rPr>
        <w:t xml:space="preserve">explains the poor discriminative power of rankings based on </w:t>
      </w:r>
      <w:proofErr w:type="spellStart"/>
      <w:r>
        <w:rPr>
          <w:rFonts w:ascii="Segoe UI" w:hAnsi="Segoe UI" w:cs="Segoe UI"/>
          <w:sz w:val="22"/>
          <w:szCs w:val="22"/>
        </w:rPr>
        <w:t>PCReg</w:t>
      </w:r>
      <w:proofErr w:type="spellEnd"/>
      <w:r>
        <w:rPr>
          <w:rFonts w:ascii="Segoe UI" w:hAnsi="Segoe UI" w:cs="Segoe UI"/>
          <w:sz w:val="22"/>
          <w:szCs w:val="22"/>
        </w:rPr>
        <w:t xml:space="preserve"> or the dispersion separability criterion (DSC) alone — which dominated early-generation harmonization benchmarks</w:t>
      </w:r>
      <w:r w:rsidR="007E71D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mRmNDUzMjAtNWE4ZC00YjNiLTk4MGItMmVhMmI5NzhhMjgz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1921789107"/>
          <w:placeholder>
            <w:docPart w:val="DefaultPlaceholder_-1854013440"/>
          </w:placeholder>
        </w:sdtPr>
        <w:sdtEndPr/>
        <w:sdtContent>
          <w:r w:rsidR="0064131E" w:rsidRPr="0064131E">
            <w:rPr>
              <w:rFonts w:ascii="Segoe UI" w:hAnsi="Segoe UI" w:cs="Segoe UI"/>
              <w:color w:val="000000"/>
              <w:sz w:val="22"/>
              <w:szCs w:val="22"/>
            </w:rPr>
            <w:t>(57)</w:t>
          </w:r>
        </w:sdtContent>
      </w:sdt>
      <w:r w:rsidR="00847406" w:rsidRPr="00DC2F15">
        <w:rPr>
          <w:rFonts w:ascii="Segoe UI" w:hAnsi="Segoe UI" w:cs="Segoe UI"/>
          <w:sz w:val="22"/>
          <w:szCs w:val="22"/>
        </w:rPr>
        <w:t xml:space="preserve"> </w:t>
      </w:r>
      <w:r w:rsidR="00204E95" w:rsidRPr="00DC2F15">
        <w:rPr>
          <w:rFonts w:ascii="Segoe UI" w:hAnsi="Segoe UI" w:cs="Segoe UI"/>
          <w:sz w:val="22"/>
          <w:szCs w:val="22"/>
        </w:rPr>
        <w:t>— because the most biologically consequential improvements are captured only by the expanded 87-metric framework.</w:t>
      </w:r>
    </w:p>
    <w:p w14:paraId="338B799F" w14:textId="77777777" w:rsidR="009F2212" w:rsidRPr="00DC2F15" w:rsidRDefault="009F2212" w:rsidP="00DC2F15">
      <w:pPr>
        <w:spacing w:line="276" w:lineRule="auto"/>
        <w:rPr>
          <w:rFonts w:ascii="Segoe UI" w:hAnsi="Segoe UI" w:cs="Segoe UI"/>
          <w:sz w:val="22"/>
          <w:szCs w:val="22"/>
        </w:rPr>
      </w:pPr>
    </w:p>
    <w:p w14:paraId="4DAA4BE2" w14:textId="73937761" w:rsidR="006C62D0" w:rsidRDefault="009F2212" w:rsidP="00DC2F15">
      <w:pPr>
        <w:spacing w:line="276" w:lineRule="auto"/>
        <w:rPr>
          <w:rFonts w:ascii="Segoe UI" w:hAnsi="Segoe UI" w:cs="Segoe UI"/>
          <w:sz w:val="22"/>
          <w:szCs w:val="22"/>
        </w:rPr>
      </w:pPr>
      <w:r>
        <w:rPr>
          <w:rFonts w:ascii="Segoe UI" w:hAnsi="Segoe UI" w:cs="Segoe UI"/>
          <w:sz w:val="22"/>
          <w:szCs w:val="22"/>
        </w:rPr>
        <w:t xml:space="preserve">It should be noted that the composite score is comparable only between the methods, not between strategies. </w:t>
      </w:r>
      <w:r w:rsidRPr="009F2212">
        <w:rPr>
          <w:rFonts w:ascii="Segoe UI" w:hAnsi="Segoe UI" w:cs="Segoe UI"/>
          <w:sz w:val="22"/>
          <w:szCs w:val="22"/>
        </w:rPr>
        <w:t>Because annotation columns become invariant in single-platform</w:t>
      </w:r>
      <w:r>
        <w:rPr>
          <w:rFonts w:ascii="Segoe UI" w:hAnsi="Segoe UI" w:cs="Segoe UI"/>
          <w:sz w:val="22"/>
          <w:szCs w:val="22"/>
        </w:rPr>
        <w:t xml:space="preserve"> or </w:t>
      </w:r>
      <w:r w:rsidRPr="009F2212">
        <w:rPr>
          <w:rFonts w:ascii="Segoe UI" w:hAnsi="Segoe UI" w:cs="Segoe UI"/>
          <w:sz w:val="22"/>
          <w:szCs w:val="22"/>
        </w:rPr>
        <w:t xml:space="preserve">single-biomaterial subsets, the number of </w:t>
      </w:r>
      <w:r>
        <w:rPr>
          <w:rFonts w:ascii="Segoe UI" w:hAnsi="Segoe UI" w:cs="Segoe UI"/>
          <w:sz w:val="22"/>
          <w:szCs w:val="22"/>
        </w:rPr>
        <w:t>defined</w:t>
      </w:r>
      <w:r w:rsidRPr="009F2212">
        <w:rPr>
          <w:rFonts w:ascii="Segoe UI" w:hAnsi="Segoe UI" w:cs="Segoe UI"/>
          <w:sz w:val="22"/>
          <w:szCs w:val="22"/>
        </w:rPr>
        <w:t xml:space="preserve"> metrics </w:t>
      </w:r>
      <w:r w:rsidR="00915FB0" w:rsidRPr="009F2212">
        <w:rPr>
          <w:rFonts w:ascii="Segoe UI" w:hAnsi="Segoe UI" w:cs="Segoe UI"/>
          <w:sz w:val="22"/>
          <w:szCs w:val="22"/>
        </w:rPr>
        <w:t>per approach</w:t>
      </w:r>
      <w:r w:rsidR="00915FB0">
        <w:rPr>
          <w:rFonts w:ascii="Segoe UI" w:hAnsi="Segoe UI" w:cs="Segoe UI"/>
          <w:sz w:val="22"/>
          <w:szCs w:val="22"/>
        </w:rPr>
        <w:t xml:space="preserve"> </w:t>
      </w:r>
      <w:r w:rsidRPr="009F2212">
        <w:rPr>
          <w:rFonts w:ascii="Segoe UI" w:hAnsi="Segoe UI" w:cs="Segoe UI"/>
          <w:sz w:val="22"/>
          <w:szCs w:val="22"/>
        </w:rPr>
        <w:t>varies</w:t>
      </w:r>
      <w:r w:rsidR="00915FB0">
        <w:rPr>
          <w:rFonts w:ascii="Segoe UI" w:hAnsi="Segoe UI" w:cs="Segoe UI"/>
          <w:sz w:val="22"/>
          <w:szCs w:val="22"/>
        </w:rPr>
        <w:t xml:space="preserve"> </w:t>
      </w:r>
      <w:r w:rsidR="00E03C4B">
        <w:rPr>
          <w:rFonts w:ascii="Segoe UI" w:hAnsi="Segoe UI" w:cs="Segoe UI"/>
          <w:sz w:val="22"/>
          <w:szCs w:val="22"/>
        </w:rPr>
        <w:t xml:space="preserve">between </w:t>
      </w:r>
      <w:r w:rsidR="00CB2AF3">
        <w:rPr>
          <w:rFonts w:ascii="Segoe UI" w:hAnsi="Segoe UI" w:cs="Segoe UI"/>
          <w:sz w:val="22"/>
          <w:szCs w:val="22"/>
        </w:rPr>
        <w:t xml:space="preserve">the strategies </w:t>
      </w:r>
      <w:r w:rsidR="00915FB0">
        <w:rPr>
          <w:rFonts w:ascii="Segoe UI" w:hAnsi="Segoe UI" w:cs="Segoe UI"/>
          <w:sz w:val="22"/>
          <w:szCs w:val="22"/>
        </w:rPr>
        <w:t>(</w:t>
      </w:r>
      <w:r w:rsidR="007020C6">
        <w:rPr>
          <w:rFonts w:ascii="Segoe UI" w:hAnsi="Segoe UI" w:cs="Segoe UI"/>
          <w:sz w:val="22"/>
          <w:szCs w:val="22"/>
        </w:rPr>
        <w:t>Supplementary Figure 6</w:t>
      </w:r>
      <w:r w:rsidR="00915FB0">
        <w:rPr>
          <w:rFonts w:ascii="Segoe UI" w:hAnsi="Segoe UI" w:cs="Segoe UI"/>
          <w:sz w:val="22"/>
          <w:szCs w:val="22"/>
        </w:rPr>
        <w:t>)</w:t>
      </w:r>
      <w:r>
        <w:rPr>
          <w:rFonts w:ascii="Segoe UI" w:hAnsi="Segoe UI" w:cs="Segoe UI"/>
          <w:sz w:val="22"/>
          <w:szCs w:val="22"/>
        </w:rPr>
        <w:t xml:space="preserve"> and </w:t>
      </w:r>
      <w:del w:id="1011" w:author="Claude (NAR referee report 2026-08-02)" w:date="2026-08-02T00:00:00Z">
        <w:r>
          <w:rPr>
            <w:rFonts w:ascii="Segoe UI" w:hAnsi="Segoe UI" w:cs="Segoe UI"/>
            <w:sz w:val="22"/>
            <w:szCs w:val="22"/>
          </w:rPr>
          <w:delText xml:space="preserve">only 1,354 of 2,407 approaches have all the 87 scoring metrics</w:delText>
        </w:r>
      </w:del>
      <w:ins w:id="1012" w:author="Claude (NAR referee report 2026-08-02)" w:date="2026-08-02T00:00:00Z">
        <w:r>
          <w:rPr>
            <w:rFonts w:ascii="Segoe UI" w:hAnsi="Segoe UI" w:cs="Segoe UI"/>
            <w:sz w:val="22"/>
            <w:szCs w:val="22"/>
          </w:rPr>
          <w:t xml:space="preserve">only 1,354 of the 2,234 approaches (60.6%) have all the 87 scoring metrics</w:t>
        </w:r>
      </w:ins>
      <w:r>
        <w:rPr>
          <w:rFonts w:ascii="Segoe UI" w:hAnsi="Segoe UI" w:cs="Segoe UI"/>
          <w:sz w:val="22"/>
          <w:szCs w:val="22"/>
        </w:rPr>
        <w:t xml:space="preserve">. </w:t>
      </w:r>
      <w:proofErr w:type="gramStart"/>
      <w:proofErr w:type="gramEnd"/>
      <w:r w:rsidR="00DE7553">
        <w:rPr>
          <w:rFonts w:ascii="Segoe UI" w:hAnsi="Segoe UI" w:cs="Segoe UI"/>
          <w:sz w:val="22"/>
          <w:szCs w:val="22"/>
        </w:rPr>
        <w:lastRenderedPageBreak/>
        <w:t>The comparison between strategies</w:t>
      </w:r>
      <w:r w:rsidR="00BC6A73">
        <w:rPr>
          <w:rFonts w:ascii="Segoe UI" w:hAnsi="Segoe UI" w:cs="Segoe UI"/>
          <w:sz w:val="22"/>
          <w:szCs w:val="22"/>
        </w:rPr>
        <w:t xml:space="preserve"> under this limitation </w:t>
      </w:r>
      <w:r w:rsidR="00DE7553">
        <w:rPr>
          <w:rFonts w:ascii="Segoe UI" w:hAnsi="Segoe UI" w:cs="Segoe UI"/>
          <w:sz w:val="22"/>
          <w:szCs w:val="22"/>
        </w:rPr>
        <w:t xml:space="preserve">was done in the Extended Metrics comparison </w:t>
      </w:r>
      <w:r w:rsidR="00DE7553" w:rsidRPr="00DE7553">
        <w:rPr>
          <w:rFonts w:ascii="Segoe UI" w:hAnsi="Segoe UI" w:cs="Segoe UI"/>
          <w:i/>
          <w:iCs/>
          <w:sz w:val="22"/>
          <w:szCs w:val="22"/>
        </w:rPr>
        <w:t>available via the link</w:t>
      </w:r>
      <w:proofErr w:type="gramStart"/>
      <w:r w:rsidR="00DE7553">
        <w:rPr>
          <w:rFonts w:ascii="Segoe UI" w:hAnsi="Segoe UI" w:cs="Segoe UI"/>
          <w:sz w:val="22"/>
          <w:szCs w:val="22"/>
        </w:rPr>
        <w:t xml:space="preserve">… </w:t>
      </w:r>
      <w:r w:rsidR="00FE335D">
        <w:rPr>
          <w:rFonts w:ascii="Segoe UI" w:hAnsi="Segoe UI" w:cs="Segoe UI"/>
          <w:sz w:val="22"/>
          <w:szCs w:val="22"/>
        </w:rPr>
        <w:t>.</w:t>
      </w:r>
      <w:proofErr w:type="gramEnd"/>
    </w:p>
    <w:p w14:paraId="7F17C23F" w14:textId="77777777" w:rsidR="00DE7553" w:rsidRPr="00DC2F15" w:rsidRDefault="00DE7553" w:rsidP="00DC2F15">
      <w:pPr>
        <w:spacing w:line="276" w:lineRule="auto"/>
        <w:rPr>
          <w:rFonts w:ascii="Segoe UI" w:hAnsi="Segoe UI" w:cs="Segoe UI"/>
          <w:sz w:val="22"/>
          <w:szCs w:val="22"/>
        </w:rPr>
      </w:pPr>
    </w:p>
    <w:p w14:paraId="40E09688" w14:textId="355D5362" w:rsidR="00257F27" w:rsidRPr="00DC2F15" w:rsidRDefault="00257F27" w:rsidP="00DC2F15">
      <w:pPr>
        <w:spacing w:line="276" w:lineRule="auto"/>
        <w:rPr>
          <w:rFonts w:ascii="Segoe UI" w:hAnsi="Segoe UI" w:cs="Segoe UI"/>
          <w:sz w:val="22"/>
          <w:szCs w:val="22"/>
        </w:rPr>
      </w:pPr>
      <w:del w:id="1058" w:author="Claude (NAR referee report 2026-08-02)" w:date="2026-08-02T00:00:00Z">
        <w:r>
          <w:rPr>
            <w:rFonts w:ascii="Segoe UI" w:hAnsi="Segoe UI" w:cs="Segoe UI"/>
            <w:b/>
            <w:bCs/>
            <w:sz w:val="22"/>
            <w:szCs w:val="22"/>
          </w:rPr>
          <w:delText xml:space="preserve">Figure 9</w:delText>
        </w:r>
      </w:del>
      <w:ins w:id="1059" w:author="Claude (NAR referee report 2026-08-02)" w:date="2026-08-02T00:00:00Z">
        <w:r>
          <w:rPr>
            <w:rFonts w:ascii="Segoe UI" w:hAnsi="Segoe UI" w:cs="Segoe UI"/>
            <w:b/>
            <w:bCs/>
            <w:sz w:val="22"/>
            <w:szCs w:val="22"/>
          </w:rPr>
          <w:t xml:space="preserve">Figure 6</w:t>
        </w:r>
      </w:ins>
      <w:r>
        <w:rPr>
          <w:rFonts w:ascii="Segoe UI" w:hAnsi="Segoe UI" w:cs="Segoe UI"/>
          <w:b/>
          <w:bCs/>
          <w:sz w:val="22"/>
          <w:szCs w:val="22"/>
        </w:rPr>
        <w:t xml:space="preserve">.</w:t>
      </w:r>
      <w:r w:rsidRPr="00DC2F15">
        <w:rPr>
          <w:rFonts w:ascii="Segoe UI" w:hAnsi="Segoe UI" w:cs="Segoe UI"/>
          <w:sz w:val="22"/>
          <w:szCs w:val="22"/>
        </w:rPr>
        <w:t xml:space="preserve"> </w:t>
      </w:r>
      <w:r w:rsidR="00BB2506" w:rsidRPr="00DC2F15">
        <w:rPr>
          <w:rFonts w:ascii="Segoe UI" w:hAnsi="Segoe UI" w:cs="Segoe UI"/>
          <w:b/>
          <w:bCs/>
          <w:sz w:val="22"/>
          <w:szCs w:val="22"/>
        </w:rPr>
        <w:t>Compos</w:t>
      </w:r>
      <w:r w:rsidR="002814DE" w:rsidRPr="00DC2F15">
        <w:rPr>
          <w:rFonts w:ascii="Segoe UI" w:hAnsi="Segoe UI" w:cs="Segoe UI"/>
          <w:b/>
          <w:bCs/>
          <w:sz w:val="22"/>
          <w:szCs w:val="22"/>
        </w:rPr>
        <w:t>ite</w:t>
      </w:r>
      <w:r w:rsidR="00BB2506" w:rsidRPr="00DC2F15">
        <w:rPr>
          <w:rFonts w:ascii="Segoe UI" w:hAnsi="Segoe UI" w:cs="Segoe UI"/>
          <w:b/>
          <w:bCs/>
          <w:sz w:val="22"/>
          <w:szCs w:val="22"/>
        </w:rPr>
        <w:t xml:space="preserve"> performance score, </w:t>
      </w:r>
      <w:proofErr w:type="spellStart"/>
      <w:r w:rsidR="00BB2506" w:rsidRPr="00DC2F15">
        <w:rPr>
          <w:rFonts w:ascii="Segoe UI" w:hAnsi="Segoe UI" w:cs="Segoe UI"/>
          <w:b/>
          <w:bCs/>
          <w:sz w:val="22"/>
          <w:szCs w:val="22"/>
        </w:rPr>
        <w:t>clustermap</w:t>
      </w:r>
      <w:proofErr w:type="spellEnd"/>
      <w:r w:rsidR="00BB2506" w:rsidRPr="00DC2F15">
        <w:rPr>
          <w:rFonts w:ascii="Segoe UI" w:hAnsi="Segoe UI" w:cs="Segoe UI"/>
          <w:b/>
          <w:bCs/>
          <w:sz w:val="22"/>
          <w:szCs w:val="22"/>
        </w:rPr>
        <w:t xml:space="preserve"> best approaches behavior and the final decision tree.</w:t>
      </w:r>
      <w:r w:rsidR="00BB2506" w:rsidRPr="00DC2F15">
        <w:rPr>
          <w:rFonts w:ascii="Segoe UI" w:hAnsi="Segoe UI" w:cs="Segoe UI"/>
          <w:sz w:val="22"/>
          <w:szCs w:val="22"/>
        </w:rPr>
        <w:t xml:space="preserve"> (A) </w:t>
      </w:r>
      <w:r w:rsidR="00F7499E" w:rsidRPr="00DC2F15">
        <w:rPr>
          <w:rFonts w:ascii="Segoe UI" w:hAnsi="Segoe UI" w:cs="Segoe UI"/>
          <w:sz w:val="22"/>
          <w:szCs w:val="22"/>
        </w:rPr>
        <w:t>Violin plot showin</w:t>
      </w:r>
      <w:r w:rsidRPr="00DC2F15">
        <w:rPr>
          <w:rFonts w:ascii="Segoe UI" w:hAnsi="Segoe UI" w:cs="Segoe UI"/>
          <w:sz w:val="22"/>
          <w:szCs w:val="22"/>
        </w:rPr>
        <w:t>g the composite score by harmonization method harshness level</w:t>
      </w:r>
      <w:r w:rsidR="001604C3" w:rsidRPr="00DC2F15">
        <w:rPr>
          <w:rFonts w:ascii="Segoe UI" w:hAnsi="Segoe UI" w:cs="Segoe UI"/>
          <w:sz w:val="22"/>
          <w:szCs w:val="22"/>
        </w:rPr>
        <w:t xml:space="preserve">, with the </w:t>
      </w:r>
      <w:proofErr w:type="spellStart"/>
      <w:r w:rsidR="001604C3" w:rsidRPr="00DC2F15">
        <w:rPr>
          <w:rFonts w:ascii="Segoe UI" w:hAnsi="Segoe UI" w:cs="Segoe UI"/>
          <w:sz w:val="22"/>
          <w:szCs w:val="22"/>
        </w:rPr>
        <w:t>clustermap</w:t>
      </w:r>
      <w:proofErr w:type="spellEnd"/>
      <w:r w:rsidR="001604C3" w:rsidRPr="00DC2F15">
        <w:rPr>
          <w:rFonts w:ascii="Segoe UI" w:hAnsi="Segoe UI" w:cs="Segoe UI"/>
          <w:sz w:val="22"/>
          <w:szCs w:val="22"/>
        </w:rPr>
        <w:t xml:space="preserve"> best approaches shown in</w:t>
      </w:r>
      <w:r w:rsidR="00B532D0" w:rsidRPr="00DC2F15">
        <w:rPr>
          <w:rFonts w:ascii="Segoe UI" w:hAnsi="Segoe UI" w:cs="Segoe UI"/>
          <w:sz w:val="22"/>
          <w:szCs w:val="22"/>
        </w:rPr>
        <w:t xml:space="preserve"> black stars.</w:t>
      </w:r>
      <w:r w:rsidR="008D5E1B" w:rsidRPr="00DC2F15">
        <w:rPr>
          <w:rFonts w:ascii="Segoe UI" w:hAnsi="Segoe UI" w:cs="Segoe UI"/>
          <w:sz w:val="22"/>
          <w:szCs w:val="22"/>
        </w:rPr>
        <w:t xml:space="preserve"> (B) Horizontal </w:t>
      </w:r>
      <w:proofErr w:type="spellStart"/>
      <w:r w:rsidR="008D5E1B" w:rsidRPr="00DC2F15">
        <w:rPr>
          <w:rFonts w:ascii="Segoe UI" w:hAnsi="Segoe UI" w:cs="Segoe UI"/>
          <w:sz w:val="22"/>
          <w:szCs w:val="22"/>
        </w:rPr>
        <w:t>barplot</w:t>
      </w:r>
      <w:proofErr w:type="spellEnd"/>
      <w:r w:rsidR="008D5E1B" w:rsidRPr="00DC2F15">
        <w:rPr>
          <w:rFonts w:ascii="Segoe UI" w:hAnsi="Segoe UI" w:cs="Segoe UI"/>
          <w:sz w:val="22"/>
          <w:szCs w:val="22"/>
        </w:rPr>
        <w:t xml:space="preserve"> showing </w:t>
      </w:r>
      <w:r w:rsidR="00F34B0A" w:rsidRPr="00DC2F15">
        <w:rPr>
          <w:rFonts w:ascii="Segoe UI" w:hAnsi="Segoe UI" w:cs="Segoe UI"/>
          <w:sz w:val="22"/>
          <w:szCs w:val="22"/>
        </w:rPr>
        <w:t>R</w:t>
      </w:r>
      <w:r w:rsidR="00903494" w:rsidRPr="00DC2F15">
        <w:rPr>
          <w:rFonts w:ascii="Segoe UI" w:hAnsi="Segoe UI" w:cs="Segoe UI"/>
          <w:sz w:val="22"/>
          <w:szCs w:val="22"/>
        </w:rPr>
        <w:t xml:space="preserve">² effect sizes of </w:t>
      </w:r>
      <w:r w:rsidR="008B4074" w:rsidRPr="00DC2F15">
        <w:rPr>
          <w:rFonts w:ascii="Segoe UI" w:hAnsi="Segoe UI" w:cs="Segoe UI"/>
          <w:sz w:val="22"/>
          <w:szCs w:val="22"/>
        </w:rPr>
        <w:t>the composite score</w:t>
      </w:r>
      <w:r>
        <w:rPr>
          <w:rFonts w:ascii="Segoe UI" w:hAnsi="Segoe UI" w:cs="Segoe UI"/>
          <w:sz w:val="22"/>
          <w:szCs w:val="22"/>
        </w:rPr>
        <w:t xml:space="preserve"> for four experimental factors: harmonization method, batch removal strategy, imputation method, </w:t>
      </w:r>
      <w:del w:id="2410" w:author="Claude (NAR review, 2nd iteration 2026-08-02)" w:date="2026-08-02T12:00:00Z">
        <w:r>
          <w:rPr>
            <w:rFonts w:ascii="Segoe UI" w:hAnsi="Segoe UI" w:cs="Segoe UI"/>
            <w:sz w:val="22"/>
            <w:szCs w:val="22"/>
          </w:rPr>
          <w:delText xml:space="preserve">and post-removal.  (C) Radar plot</w:delText>
        </w:r>
      </w:del>
      <w:ins w:id="2411" w:author="Claude (NAR review, 2nd iteration 2026-08-02)" w:date="2026-08-02T12:00:00Z">
        <w:r>
          <w:rPr>
            <w:rFonts w:ascii="Segoe UI" w:hAnsi="Segoe UI" w:cs="Segoe UI"/>
            <w:sz w:val="22"/>
            <w:szCs w:val="22"/>
          </w:rPr>
          <w:t xml:space="preserve">and post-removal. (C) Radar plot</w:t>
        </w:r>
      </w:ins>
      <w:r>
        <w:rPr>
          <w:rFonts w:ascii="Segoe UI" w:hAnsi="Segoe UI" w:cs="Segoe UI"/>
          <w:sz w:val="22"/>
          <w:szCs w:val="22"/>
        </w:rPr>
        <w:t xml:space="preserve"> showing </w:t>
      </w:r>
      <w:r w:rsidR="00652B41" w:rsidRPr="00DC2F15">
        <w:rPr>
          <w:rFonts w:ascii="Segoe UI" w:hAnsi="Segoe UI" w:cs="Segoe UI"/>
          <w:sz w:val="22"/>
          <w:szCs w:val="22"/>
        </w:rPr>
        <w:t xml:space="preserve">performance of the </w:t>
      </w:r>
      <w:proofErr w:type="spellStart"/>
      <w:r w:rsidR="00652B41" w:rsidRPr="00DC2F15">
        <w:rPr>
          <w:rFonts w:ascii="Segoe UI" w:hAnsi="Segoe UI" w:cs="Segoe UI"/>
          <w:sz w:val="22"/>
          <w:szCs w:val="22"/>
        </w:rPr>
        <w:t>clustermap</w:t>
      </w:r>
      <w:proofErr w:type="spellEnd"/>
      <w:r w:rsidR="00652B41" w:rsidRPr="00DC2F15">
        <w:rPr>
          <w:rFonts w:ascii="Segoe UI" w:hAnsi="Segoe UI" w:cs="Segoe UI"/>
          <w:sz w:val="22"/>
          <w:szCs w:val="22"/>
        </w:rPr>
        <w:t xml:space="preserve"> best approaches by six axes</w:t>
      </w:r>
      <w:r w:rsidR="003C003B">
        <w:rPr>
          <w:rFonts w:ascii="Segoe UI" w:hAnsi="Segoe UI" w:cs="Segoe UI"/>
          <w:sz w:val="22"/>
          <w:szCs w:val="22"/>
        </w:rPr>
        <w:t xml:space="preserve"> (mean normalized metrics of each group)</w:t>
      </w:r>
      <w:r w:rsidR="00652B41" w:rsidRPr="00DC2F15">
        <w:rPr>
          <w:rFonts w:ascii="Segoe UI" w:hAnsi="Segoe UI" w:cs="Segoe UI"/>
          <w:sz w:val="22"/>
          <w:szCs w:val="22"/>
        </w:rPr>
        <w:t xml:space="preserve">: </w:t>
      </w:r>
      <w:r w:rsidR="005D2B36" w:rsidRPr="00DC2F15">
        <w:rPr>
          <w:rFonts w:ascii="Segoe UI" w:hAnsi="Segoe UI" w:cs="Segoe UI"/>
          <w:sz w:val="22"/>
          <w:szCs w:val="22"/>
        </w:rPr>
        <w:t xml:space="preserve">local batch mixing by </w:t>
      </w:r>
      <w:proofErr w:type="spellStart"/>
      <w:r w:rsidR="005D2B36" w:rsidRPr="00DC2F15">
        <w:rPr>
          <w:rFonts w:ascii="Segoe UI" w:hAnsi="Segoe UI" w:cs="Segoe UI"/>
          <w:sz w:val="22"/>
          <w:szCs w:val="22"/>
        </w:rPr>
        <w:t>kBET</w:t>
      </w:r>
      <w:proofErr w:type="spellEnd"/>
      <w:r w:rsidR="005D2B36" w:rsidRPr="00DC2F15">
        <w:rPr>
          <w:rFonts w:ascii="Segoe UI" w:hAnsi="Segoe UI" w:cs="Segoe UI"/>
          <w:sz w:val="22"/>
          <w:szCs w:val="22"/>
        </w:rPr>
        <w:t xml:space="preserve">, </w:t>
      </w:r>
      <w:r w:rsidR="00E12866" w:rsidRPr="00DC2F15">
        <w:rPr>
          <w:rFonts w:ascii="Segoe UI" w:hAnsi="Segoe UI" w:cs="Segoe UI"/>
          <w:sz w:val="22"/>
          <w:szCs w:val="22"/>
        </w:rPr>
        <w:t xml:space="preserve">local batch mixing by LISI, local biology preservation, global biology preservation, </w:t>
      </w:r>
      <w:r w:rsidRPr="00DC2F15">
        <w:rPr>
          <w:rFonts w:ascii="Segoe UI" w:hAnsi="Segoe UI" w:cs="Segoe UI"/>
          <w:sz w:val="22"/>
          <w:szCs w:val="22"/>
        </w:rPr>
        <w:t xml:space="preserve">global batch overlapping and the total composite score. The approaches are colored by their harmonization methods. </w:t>
      </w:r>
      <w:r w:rsidR="00CF3813" w:rsidRPr="00DC2F15">
        <w:rPr>
          <w:rFonts w:ascii="Segoe UI" w:hAnsi="Segoe UI" w:cs="Segoe UI"/>
          <w:sz w:val="22"/>
          <w:szCs w:val="22"/>
        </w:rPr>
        <w:t xml:space="preserve">(D) Enlarged radar plot showing the same best approaches with the same axes as in panel C but colored by batch removal strategy. </w:t>
      </w:r>
      <w:r w:rsidRPr="00DC2F15">
        <w:rPr>
          <w:rFonts w:ascii="Segoe UI" w:hAnsi="Segoe UI" w:cs="Segoe UI"/>
          <w:sz w:val="22"/>
          <w:szCs w:val="22"/>
        </w:rPr>
        <w:t>(E) Stacked bar chart of cumulative normalized score per harmonization method, decomposed by metric type (local neighborhood, global distance, distributional similarity, other). Y-axis represents cumulative summed normalized score across all metrics of each type</w:t>
      </w:r>
      <w:r w:rsidR="00E70636" w:rsidRPr="00DC2F15">
        <w:rPr>
          <w:rFonts w:ascii="Segoe UI" w:hAnsi="Segoe UI" w:cs="Segoe UI"/>
          <w:sz w:val="22"/>
          <w:szCs w:val="22"/>
        </w:rPr>
        <w:t>.</w:t>
      </w:r>
      <w:r w:rsidRPr="00DC2F15">
        <w:rPr>
          <w:rFonts w:ascii="Segoe UI" w:hAnsi="Segoe UI" w:cs="Segoe UI"/>
          <w:sz w:val="22"/>
          <w:szCs w:val="22"/>
        </w:rPr>
        <w:t xml:space="preserve"> </w:t>
      </w:r>
      <w:r w:rsidR="00C7286F" w:rsidRPr="00DC2F15">
        <w:rPr>
          <w:rFonts w:ascii="Segoe UI" w:hAnsi="Segoe UI" w:cs="Segoe UI"/>
          <w:sz w:val="22"/>
          <w:szCs w:val="22"/>
        </w:rPr>
        <w:t xml:space="preserve">(F) </w:t>
      </w:r>
      <w:r w:rsidR="00C206BE" w:rsidRPr="00DC2F15">
        <w:rPr>
          <w:rFonts w:ascii="Segoe UI" w:hAnsi="Segoe UI" w:cs="Segoe UI"/>
          <w:sz w:val="22"/>
          <w:szCs w:val="22"/>
        </w:rPr>
        <w:t>Data-driven</w:t>
      </w:r>
      <w:r w:rsidR="00C7286F" w:rsidRPr="00DC2F15">
        <w:rPr>
          <w:rFonts w:ascii="Segoe UI" w:hAnsi="Segoe UI" w:cs="Segoe UI"/>
          <w:sz w:val="22"/>
          <w:szCs w:val="22"/>
        </w:rPr>
        <w:t xml:space="preserve"> decision tree showing the </w:t>
      </w:r>
      <w:r w:rsidR="00364CF0" w:rsidRPr="00DC2F15">
        <w:rPr>
          <w:rFonts w:ascii="Segoe UI" w:hAnsi="Segoe UI" w:cs="Segoe UI"/>
          <w:sz w:val="22"/>
          <w:szCs w:val="22"/>
        </w:rPr>
        <w:t>workflow and the best harmonization approaches depending on the dataset composition.</w:t>
      </w:r>
      <w:r w:rsidR="005560DE" w:rsidRPr="00DC2F15">
        <w:rPr>
          <w:rFonts w:ascii="Segoe UI" w:hAnsi="Segoe UI" w:cs="Segoe UI"/>
          <w:sz w:val="22"/>
          <w:szCs w:val="22"/>
        </w:rPr>
        <w:t xml:space="preserve"> At the </w:t>
      </w:r>
      <w:r w:rsidR="00AC0996" w:rsidRPr="00DC2F15">
        <w:rPr>
          <w:rFonts w:ascii="Segoe UI" w:hAnsi="Segoe UI" w:cs="Segoe UI"/>
          <w:sz w:val="22"/>
          <w:szCs w:val="22"/>
        </w:rPr>
        <w:t xml:space="preserve">biomaterial/platform type (step 1) we </w:t>
      </w:r>
      <w:r w:rsidR="008E2589" w:rsidRPr="00DC2F15">
        <w:rPr>
          <w:rFonts w:ascii="Segoe UI" w:hAnsi="Segoe UI" w:cs="Segoe UI"/>
          <w:sz w:val="22"/>
          <w:szCs w:val="22"/>
        </w:rPr>
        <w:t xml:space="preserve">consider only the cross-platform and/or cross-biomaterial </w:t>
      </w:r>
      <w:r w:rsidR="0055730A" w:rsidRPr="00DC2F15">
        <w:rPr>
          <w:rFonts w:ascii="Segoe UI" w:hAnsi="Segoe UI" w:cs="Segoe UI"/>
          <w:sz w:val="22"/>
          <w:szCs w:val="22"/>
        </w:rPr>
        <w:t xml:space="preserve">datasets. </w:t>
      </w:r>
      <w:r w:rsidR="005560DE" w:rsidRPr="00DC2F15">
        <w:rPr>
          <w:rFonts w:ascii="Segoe UI" w:hAnsi="Segoe UI" w:cs="Segoe UI"/>
          <w:sz w:val="22"/>
          <w:szCs w:val="22"/>
        </w:rPr>
        <w:t>At the imputation step</w:t>
      </w:r>
      <w:r w:rsidR="00AC0996" w:rsidRPr="00DC2F15">
        <w:rPr>
          <w:rFonts w:ascii="Segoe UI" w:hAnsi="Segoe UI" w:cs="Segoe UI"/>
          <w:sz w:val="22"/>
          <w:szCs w:val="22"/>
        </w:rPr>
        <w:t xml:space="preserve"> (step 3)</w:t>
      </w:r>
      <w:r w:rsidR="005560DE" w:rsidRPr="00DC2F15">
        <w:rPr>
          <w:rFonts w:ascii="Segoe UI" w:hAnsi="Segoe UI" w:cs="Segoe UI"/>
          <w:sz w:val="22"/>
          <w:szCs w:val="22"/>
        </w:rPr>
        <w:t xml:space="preserve">, ‘Any’ means both imputation methods (KNN and </w:t>
      </w:r>
      <w:proofErr w:type="spellStart"/>
      <w:r w:rsidR="005560DE" w:rsidRPr="00DC2F15">
        <w:rPr>
          <w:rFonts w:ascii="Segoe UI" w:hAnsi="Segoe UI" w:cs="Segoe UI"/>
          <w:sz w:val="22"/>
          <w:szCs w:val="22"/>
        </w:rPr>
        <w:t>Softimpute</w:t>
      </w:r>
      <w:proofErr w:type="spellEnd"/>
      <w:r w:rsidR="005560DE" w:rsidRPr="00DC2F15">
        <w:rPr>
          <w:rFonts w:ascii="Segoe UI" w:hAnsi="Segoe UI" w:cs="Segoe UI"/>
          <w:sz w:val="22"/>
          <w:szCs w:val="22"/>
        </w:rPr>
        <w:t xml:space="preserve">) and no imputation (the </w:t>
      </w:r>
      <w:r w:rsidR="008815AA" w:rsidRPr="00DC2F15">
        <w:rPr>
          <w:rFonts w:ascii="Segoe UI" w:hAnsi="Segoe UI" w:cs="Segoe UI"/>
          <w:sz w:val="22"/>
          <w:szCs w:val="22"/>
        </w:rPr>
        <w:t>s</w:t>
      </w:r>
      <w:r w:rsidR="005560DE" w:rsidRPr="00DC2F15">
        <w:rPr>
          <w:rFonts w:ascii="Segoe UI" w:hAnsi="Segoe UI" w:cs="Segoe UI"/>
          <w:sz w:val="22"/>
          <w:szCs w:val="22"/>
        </w:rPr>
        <w:t>trict approach).</w:t>
      </w:r>
    </w:p>
    <w:p w14:paraId="38DA7DA5" w14:textId="01AD6A7F"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Composite-performance figure: violin plot of composite score by method harshness, bar plot of </w:t>
      </w:r>
      <w:r w:rsidR="00F34B0A" w:rsidRPr="00DC2F15">
        <w:rPr>
          <w:rFonts w:ascii="Segoe UI" w:hAnsi="Segoe UI" w:cs="Segoe UI"/>
          <w:sz w:val="22"/>
          <w:szCs w:val="22"/>
        </w:rPr>
        <w:t>R</w:t>
      </w:r>
      <w:r w:rsidRPr="00DC2F15">
        <w:rPr>
          <w:rFonts w:ascii="Segoe UI" w:hAnsi="Segoe UI" w:cs="Segoe UI"/>
          <w:sz w:val="22"/>
          <w:szCs w:val="22"/>
        </w:rPr>
        <w:t>-squared effect sizes for the four factors, radar plots of the best approaches across six performance axes, a stacked bar chart of score by metric type, and the final harmonization decision tree.</w:t>
      </w:r>
    </w:p>
    <w:p w14:paraId="1347AEA6" w14:textId="5A8568B7" w:rsidR="00E13F94" w:rsidRPr="00DC2F15" w:rsidRDefault="00115E53" w:rsidP="00DC2F15">
      <w:pPr>
        <w:spacing w:line="276" w:lineRule="auto"/>
        <w:rPr>
          <w:rFonts w:ascii="Segoe UI" w:hAnsi="Segoe UI" w:cs="Segoe UI"/>
          <w:sz w:val="22"/>
          <w:szCs w:val="22"/>
        </w:rPr>
      </w:pPr>
      <w:r w:rsidRPr="00DC2F15">
        <w:rPr>
          <w:rFonts w:ascii="Segoe UI" w:hAnsi="Segoe UI" w:cs="Segoe UI"/>
          <w:noProof/>
          <w:sz w:val="22"/>
          <w:szCs w:val="22"/>
        </w:rPr>
        <w:lastRenderedPageBreak/>
        <w:drawing>
          <wp:inline distT="0" distB="0" distL="0" distR="0" wp14:anchorId="4B0F15BD" wp14:editId="76184EA7">
            <wp:extent cx="5943600" cy="8025765"/>
            <wp:effectExtent l="0" t="0" r="0" b="635"/>
            <wp:docPr id="100354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1648" name=""/>
                    <pic:cNvPicPr/>
                  </pic:nvPicPr>
                  <pic:blipFill>
                    <a:blip r:embed="rId18"/>
                    <a:stretch>
                      <a:fillRect/>
                    </a:stretch>
                  </pic:blipFill>
                  <pic:spPr>
                    <a:xfrm>
                      <a:off x="0" y="0"/>
                      <a:ext cx="5943600" cy="8025765"/>
                    </a:xfrm>
                    <a:prstGeom prst="rect">
                      <a:avLst/>
                    </a:prstGeom>
                  </pic:spPr>
                </pic:pic>
              </a:graphicData>
            </a:graphic>
          </wp:inline>
        </w:drawing>
      </w:r>
    </w:p>
    <w:p w14:paraId="71A47F19" w14:textId="77777777" w:rsidR="00E13F94" w:rsidRPr="00DC2F15" w:rsidRDefault="00E13F94" w:rsidP="00DC2F15">
      <w:pPr>
        <w:spacing w:line="276" w:lineRule="auto"/>
        <w:rPr>
          <w:rFonts w:ascii="Segoe UI" w:hAnsi="Segoe UI" w:cs="Segoe UI"/>
          <w:sz w:val="22"/>
          <w:szCs w:val="22"/>
        </w:rPr>
      </w:pPr>
    </w:p>
    <w:p w14:paraId="4EACD3BF" w14:textId="77777777" w:rsidR="00E13F94"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Final decision tree for bulk transcriptomic datasets harmonization</w:t>
      </w:r>
    </w:p>
    <w:p w14:paraId="6EBFBE45" w14:textId="0F1E616E" w:rsidR="006C62D0" w:rsidRPr="00DC2F15" w:rsidRDefault="00A21EFD" w:rsidP="00DC2F15">
      <w:pPr>
        <w:spacing w:line="276" w:lineRule="auto"/>
        <w:rPr>
          <w:rFonts w:ascii="Segoe UI" w:hAnsi="Segoe UI" w:cs="Segoe UI"/>
          <w:sz w:val="22"/>
          <w:szCs w:val="22"/>
        </w:rPr>
      </w:pPr>
      <w:r>
        <w:rPr>
          <w:rFonts w:ascii="Segoe UI" w:hAnsi="Segoe UI" w:cs="Segoe UI"/>
          <w:sz w:val="22"/>
          <w:szCs w:val="22"/>
        </w:rPr>
        <w:t xml:space="preserve">Based on the comprehensive benchmarking analysis, we formulated a data-driven hierarchical decision tree for harmonization method selection, conditioning recommendations on dataset biomaterial type and platform composition (</w:t>
      </w:r>
      <w:del w:id="1060" w:author="Claude (NAR referee report 2026-08-02)" w:date="2026-08-02T00:00:00Z">
        <w:r>
          <w:rPr>
            <w:rFonts w:ascii="Segoe UI" w:hAnsi="Segoe UI" w:cs="Segoe UI"/>
            <w:sz w:val="22"/>
            <w:szCs w:val="22"/>
          </w:rPr>
          <w:delText xml:space="preserve">Figure 9</w:delText>
        </w:r>
      </w:del>
      <w:ins w:id="1061"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F</w:t>
      </w:r>
      <w:r w:rsidRPr="00DC2F15">
        <w:rPr>
          <w:rFonts w:ascii="Segoe UI" w:hAnsi="Segoe UI" w:cs="Segoe UI"/>
          <w:sz w:val="22"/>
          <w:szCs w:val="22"/>
        </w:rPr>
        <w:t xml:space="preserve">). The decision tree formalizes five primary scenarios derived from the benchmark results: </w:t>
      </w:r>
      <w:r w:rsidR="0055730A" w:rsidRPr="00DC2F15">
        <w:rPr>
          <w:rFonts w:ascii="Segoe UI" w:hAnsi="Segoe UI" w:cs="Segoe UI"/>
          <w:sz w:val="22"/>
          <w:szCs w:val="22"/>
        </w:rPr>
        <w:t xml:space="preserve">1) </w:t>
      </w:r>
      <w:r w:rsidRPr="00DC2F15">
        <w:rPr>
          <w:rFonts w:ascii="Segoe UI" w:hAnsi="Segoe UI" w:cs="Segoe UI"/>
          <w:sz w:val="22"/>
          <w:szCs w:val="22"/>
        </w:rPr>
        <w:t>fresh-frozen only (FF)</w:t>
      </w:r>
      <w:r w:rsidR="0055730A" w:rsidRPr="00DC2F15">
        <w:rPr>
          <w:rFonts w:ascii="Segoe UI" w:hAnsi="Segoe UI" w:cs="Segoe UI"/>
          <w:sz w:val="22"/>
          <w:szCs w:val="22"/>
        </w:rPr>
        <w:t xml:space="preserve"> with RNA-seq and microarrays</w:t>
      </w:r>
      <w:r w:rsidRPr="00DC2F15">
        <w:rPr>
          <w:rFonts w:ascii="Segoe UI" w:hAnsi="Segoe UI" w:cs="Segoe UI"/>
          <w:sz w:val="22"/>
          <w:szCs w:val="22"/>
        </w:rPr>
        <w:t xml:space="preserve">, </w:t>
      </w:r>
      <w:r w:rsidR="0055730A" w:rsidRPr="00DC2F15">
        <w:rPr>
          <w:rFonts w:ascii="Segoe UI" w:hAnsi="Segoe UI" w:cs="Segoe UI"/>
          <w:sz w:val="22"/>
          <w:szCs w:val="22"/>
        </w:rPr>
        <w:t xml:space="preserve">2) </w:t>
      </w:r>
      <w:r w:rsidRPr="00DC2F15">
        <w:rPr>
          <w:rFonts w:ascii="Segoe UI" w:hAnsi="Segoe UI" w:cs="Segoe UI"/>
          <w:sz w:val="22"/>
          <w:szCs w:val="22"/>
        </w:rPr>
        <w:t>FFPE only</w:t>
      </w:r>
      <w:r w:rsidR="002C5226" w:rsidRPr="00DC2F15">
        <w:rPr>
          <w:rFonts w:ascii="Segoe UI" w:hAnsi="Segoe UI" w:cs="Segoe UI"/>
          <w:sz w:val="22"/>
          <w:szCs w:val="22"/>
        </w:rPr>
        <w:t xml:space="preserve"> with RNA-seq and microarrays</w:t>
      </w:r>
      <w:r w:rsidRPr="00DC2F15">
        <w:rPr>
          <w:rFonts w:ascii="Segoe UI" w:hAnsi="Segoe UI" w:cs="Segoe UI"/>
          <w:sz w:val="22"/>
          <w:szCs w:val="22"/>
        </w:rPr>
        <w:t xml:space="preserve">, </w:t>
      </w:r>
      <w:r w:rsidR="002C5226" w:rsidRPr="00DC2F15">
        <w:rPr>
          <w:rFonts w:ascii="Segoe UI" w:hAnsi="Segoe UI" w:cs="Segoe UI"/>
          <w:sz w:val="22"/>
          <w:szCs w:val="22"/>
        </w:rPr>
        <w:t xml:space="preserve">3) </w:t>
      </w:r>
      <w:r w:rsidRPr="00DC2F15">
        <w:rPr>
          <w:rFonts w:ascii="Segoe UI" w:hAnsi="Segoe UI" w:cs="Segoe UI"/>
          <w:sz w:val="22"/>
          <w:szCs w:val="22"/>
        </w:rPr>
        <w:t>RNA-seq only (any biomaterial</w:t>
      </w:r>
      <w:r w:rsidR="002C5226" w:rsidRPr="00DC2F15">
        <w:rPr>
          <w:rFonts w:ascii="Segoe UI" w:hAnsi="Segoe UI" w:cs="Segoe UI"/>
          <w:sz w:val="22"/>
          <w:szCs w:val="22"/>
        </w:rPr>
        <w:t xml:space="preserve"> including FF and FFPE</w:t>
      </w:r>
      <w:r w:rsidRPr="00DC2F15">
        <w:rPr>
          <w:rFonts w:ascii="Segoe UI" w:hAnsi="Segoe UI" w:cs="Segoe UI"/>
          <w:sz w:val="22"/>
          <w:szCs w:val="22"/>
        </w:rPr>
        <w:t xml:space="preserve">), </w:t>
      </w:r>
      <w:r w:rsidR="002C5226" w:rsidRPr="00DC2F15">
        <w:rPr>
          <w:rFonts w:ascii="Segoe UI" w:hAnsi="Segoe UI" w:cs="Segoe UI"/>
          <w:sz w:val="22"/>
          <w:szCs w:val="22"/>
        </w:rPr>
        <w:t xml:space="preserve">4) </w:t>
      </w:r>
      <w:r w:rsidRPr="00DC2F15">
        <w:rPr>
          <w:rFonts w:ascii="Segoe UI" w:hAnsi="Segoe UI" w:cs="Segoe UI"/>
          <w:sz w:val="22"/>
          <w:szCs w:val="22"/>
        </w:rPr>
        <w:t>RNA-seq combined with Illumina microarrays</w:t>
      </w:r>
      <w:r w:rsidR="00333A63" w:rsidRPr="00DC2F15">
        <w:rPr>
          <w:rFonts w:ascii="Segoe UI" w:hAnsi="Segoe UI" w:cs="Segoe UI"/>
          <w:sz w:val="22"/>
          <w:szCs w:val="22"/>
        </w:rPr>
        <w:t xml:space="preserve"> (any biomaterial)</w:t>
      </w:r>
      <w:r w:rsidRPr="00DC2F15">
        <w:rPr>
          <w:rFonts w:ascii="Segoe UI" w:hAnsi="Segoe UI" w:cs="Segoe UI"/>
          <w:sz w:val="22"/>
          <w:szCs w:val="22"/>
        </w:rPr>
        <w:t xml:space="preserve">, and </w:t>
      </w:r>
      <w:r w:rsidR="00333A63" w:rsidRPr="00DC2F15">
        <w:rPr>
          <w:rFonts w:ascii="Segoe UI" w:hAnsi="Segoe UI" w:cs="Segoe UI"/>
          <w:sz w:val="22"/>
          <w:szCs w:val="22"/>
        </w:rPr>
        <w:t xml:space="preserve">5) the full dataset: </w:t>
      </w:r>
      <w:r w:rsidRPr="00DC2F15">
        <w:rPr>
          <w:rFonts w:ascii="Segoe UI" w:hAnsi="Segoe UI" w:cs="Segoe UI"/>
          <w:sz w:val="22"/>
          <w:szCs w:val="22"/>
        </w:rPr>
        <w:t>RNA-seq combined with microarrays</w:t>
      </w:r>
      <w:r w:rsidR="00333A63" w:rsidRPr="00DC2F15">
        <w:rPr>
          <w:rFonts w:ascii="Segoe UI" w:hAnsi="Segoe UI" w:cs="Segoe UI"/>
          <w:sz w:val="22"/>
          <w:szCs w:val="22"/>
        </w:rPr>
        <w:t xml:space="preserve"> with any biomaterial</w:t>
      </w:r>
      <w:r w:rsidRPr="00DC2F15">
        <w:rPr>
          <w:rFonts w:ascii="Segoe UI" w:hAnsi="Segoe UI" w:cs="Segoe UI"/>
          <w:sz w:val="22"/>
          <w:szCs w:val="22"/>
        </w:rPr>
        <w:t>.</w:t>
      </w:r>
      <w:r w:rsidR="002C5226" w:rsidRPr="00DC2F15">
        <w:rPr>
          <w:rFonts w:ascii="Segoe UI" w:hAnsi="Segoe UI" w:cs="Segoe UI"/>
          <w:sz w:val="22"/>
          <w:szCs w:val="22"/>
        </w:rPr>
        <w:t xml:space="preserve"> </w:t>
      </w:r>
      <w:r w:rsidR="00D27CD2" w:rsidRPr="00DC2F15">
        <w:rPr>
          <w:rFonts w:ascii="Segoe UI" w:hAnsi="Segoe UI" w:cs="Segoe UI"/>
          <w:sz w:val="22"/>
          <w:szCs w:val="22"/>
        </w:rPr>
        <w:t xml:space="preserve">We did not </w:t>
      </w:r>
      <w:r w:rsidR="00A4499D" w:rsidRPr="00DC2F15">
        <w:rPr>
          <w:rFonts w:ascii="Segoe UI" w:hAnsi="Segoe UI" w:cs="Segoe UI"/>
          <w:sz w:val="22"/>
          <w:szCs w:val="22"/>
        </w:rPr>
        <w:t>include</w:t>
      </w:r>
      <w:r>
        <w:rPr>
          <w:rFonts w:ascii="Segoe UI" w:hAnsi="Segoe UI" w:cs="Segoe UI"/>
          <w:sz w:val="22"/>
          <w:szCs w:val="22"/>
        </w:rPr>
        <w:t xml:space="preserve"> the trivial combination of single platform and biomaterial type </w:t>
      </w:r>
      <w:del w:id="2390" w:author="Claude (NAR review, 2nd iteration 2026-08-02)" w:date="2026-08-02T12:00:00Z">
        <w:r>
          <w:rPr>
            <w:rFonts w:ascii="Segoe UI" w:hAnsi="Segoe UI" w:cs="Segoe UI"/>
            <w:sz w:val="22"/>
            <w:szCs w:val="22"/>
          </w:rPr>
          <w:delText xml:space="preserve">(such as FFPE only RNA-seq only, FF only Affymetrix only, etc)</w:delText>
        </w:r>
      </w:del>
      <w:ins w:id="2391" w:author="Claude (NAR review, 2nd iteration 2026-08-02)" w:date="2026-08-02T12:00:00Z">
        <w:r>
          <w:rPr>
            <w:rFonts w:ascii="Segoe UI" w:hAnsi="Segoe UI" w:cs="Segoe UI"/>
            <w:sz w:val="22"/>
            <w:szCs w:val="22"/>
          </w:rPr>
          <w:t xml:space="preserve">(such as FFPE-only RNA-seq, or FF-only Affymetrix)</w:t>
        </w:r>
      </w:ins>
      <w:proofErr w:type="spellStart"/>
      <w:proofErr w:type="spellEnd"/>
      <w:r w:rsidRPr="00DC2F15">
        <w:rPr>
          <w:rFonts w:ascii="Segoe UI" w:hAnsi="Segoe UI" w:cs="Segoe UI"/>
          <w:sz w:val="22"/>
          <w:szCs w:val="22"/>
        </w:rPr>
        <w:t xml:space="preserve">, because such datasets already co-clustered in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space (Figure 4A), so extensive harmonization was not required.</w:t>
      </w:r>
      <w:r w:rsidR="002C5226" w:rsidRPr="00DC2F15">
        <w:rPr>
          <w:rFonts w:ascii="Segoe UI" w:hAnsi="Segoe UI" w:cs="Segoe UI"/>
          <w:sz w:val="22"/>
          <w:szCs w:val="22"/>
        </w:rPr>
        <w:t xml:space="preserve"> </w:t>
      </w:r>
      <w:r w:rsidR="000D7B63" w:rsidRPr="00DC2F15">
        <w:rPr>
          <w:rFonts w:ascii="Segoe UI" w:hAnsi="Segoe UI" w:cs="Segoe UI"/>
          <w:sz w:val="22"/>
          <w:szCs w:val="22"/>
        </w:rPr>
        <w:t>W</w:t>
      </w:r>
      <w:r w:rsidR="002C5226" w:rsidRPr="00DC2F15">
        <w:rPr>
          <w:rFonts w:ascii="Segoe UI" w:hAnsi="Segoe UI" w:cs="Segoe UI"/>
          <w:sz w:val="22"/>
          <w:szCs w:val="22"/>
        </w:rPr>
        <w:t>e consider</w:t>
      </w:r>
      <w:r w:rsidR="000D7B63" w:rsidRPr="00DC2F15">
        <w:rPr>
          <w:rFonts w:ascii="Segoe UI" w:hAnsi="Segoe UI" w:cs="Segoe UI"/>
          <w:sz w:val="22"/>
          <w:szCs w:val="22"/>
        </w:rPr>
        <w:t xml:space="preserve">ed </w:t>
      </w:r>
      <w:r w:rsidR="002C5226" w:rsidRPr="00DC2F15">
        <w:rPr>
          <w:rFonts w:ascii="Segoe UI" w:hAnsi="Segoe UI" w:cs="Segoe UI"/>
          <w:sz w:val="22"/>
          <w:szCs w:val="22"/>
        </w:rPr>
        <w:t>only the cross-platform and/or cross-biomaterial datasets</w:t>
      </w:r>
      <w:r w:rsidR="000D7B63" w:rsidRPr="00DC2F15">
        <w:rPr>
          <w:rFonts w:ascii="Segoe UI" w:hAnsi="Segoe UI" w:cs="Segoe UI"/>
          <w:sz w:val="22"/>
          <w:szCs w:val="22"/>
        </w:rPr>
        <w:t xml:space="preserve"> as the most challenging ones.</w:t>
      </w:r>
    </w:p>
    <w:p w14:paraId="79328682" w14:textId="77777777" w:rsidR="009574DB" w:rsidRPr="00DC2F15" w:rsidRDefault="009574DB" w:rsidP="00DC2F15">
      <w:pPr>
        <w:spacing w:line="276" w:lineRule="auto"/>
        <w:rPr>
          <w:rFonts w:ascii="Segoe UI" w:hAnsi="Segoe UI" w:cs="Segoe UI"/>
          <w:sz w:val="22"/>
          <w:szCs w:val="22"/>
        </w:rPr>
      </w:pPr>
    </w:p>
    <w:p w14:paraId="4CF35194" w14:textId="624955CA" w:rsidR="006C62D0" w:rsidRPr="00DC2F15" w:rsidRDefault="00A21EFD" w:rsidP="00DC2F15">
      <w:pPr>
        <w:spacing w:line="276" w:lineRule="auto"/>
        <w:rPr>
          <w:rFonts w:ascii="Segoe UI" w:hAnsi="Segoe UI" w:cs="Segoe UI"/>
          <w:sz w:val="22"/>
          <w:szCs w:val="22"/>
        </w:rPr>
      </w:pPr>
      <w:r>
        <w:rPr>
          <w:rFonts w:ascii="Segoe UI" w:hAnsi="Segoe UI" w:cs="Segoe UI"/>
          <w:sz w:val="22"/>
          <w:szCs w:val="22"/>
        </w:rPr>
        <w:t xml:space="preserve">For fresh-frozen only datasets — comprising Affymetrix, Illumina, and Agilent microarray platforms mixed with RNA-seq — MNN achieved the best overall performance across all metric families and is recommended as the primary method, with FSQN R as an alternative where global </w:t>
      </w:r>
      <w:proofErr w:type="spellStart"/>
      <w:r w:rsidR="00C91ED9">
        <w:rPr>
          <w:rFonts w:ascii="Segoe UI" w:hAnsi="Segoe UI" w:cs="Segoe UI"/>
          <w:sz w:val="22"/>
          <w:szCs w:val="22"/>
        </w:rPr>
        <w:t>PCReg</w:t>
      </w:r>
      <w:proofErr w:type="spellEnd"/>
      <w:r>
        <w:rPr>
          <w:rFonts w:ascii="Segoe UI" w:hAnsi="Segoe UI" w:cs="Segoe UI"/>
          <w:sz w:val="22"/>
          <w:szCs w:val="22"/>
        </w:rPr>
        <w:t xml:space="preserve"> minimization is prioritized. For FFPE-only datasets, SVA with </w:t>
      </w:r>
      <w:proofErr w:type="spellStart"/>
      <w:r w:rsidR="00771AA4"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or KNN imputation represents the </w:t>
      </w:r>
      <w:r w:rsidR="009733E7" w:rsidRPr="00DC2F15">
        <w:rPr>
          <w:rFonts w:ascii="Segoe UI" w:hAnsi="Segoe UI" w:cs="Segoe UI"/>
          <w:sz w:val="22"/>
          <w:szCs w:val="22"/>
        </w:rPr>
        <w:t>rarely</w:t>
      </w:r>
      <w:r w:rsidRPr="00DC2F15">
        <w:rPr>
          <w:rFonts w:ascii="Segoe UI" w:hAnsi="Segoe UI" w:cs="Segoe UI"/>
          <w:sz w:val="22"/>
          <w:szCs w:val="22"/>
        </w:rPr>
        <w:t xml:space="preserve"> demonstrated successful mixing of FFPE Affymetrix, FFPE Illumina microarray, and FFPE RNA-seq platforms in a single harmonized </w:t>
      </w:r>
      <w:r w:rsidR="00771AA4" w:rsidRPr="00DC2F15">
        <w:rPr>
          <w:rFonts w:ascii="Segoe UI" w:hAnsi="Segoe UI" w:cs="Segoe UI"/>
          <w:sz w:val="22"/>
          <w:szCs w:val="22"/>
        </w:rPr>
        <w:t xml:space="preserve">GC </w:t>
      </w:r>
      <w:r w:rsidRPr="00DC2F15">
        <w:rPr>
          <w:rFonts w:ascii="Segoe UI" w:hAnsi="Segoe UI" w:cs="Segoe UI"/>
          <w:sz w:val="22"/>
          <w:szCs w:val="22"/>
        </w:rPr>
        <w:t>B-cell lymphoma dataset; this combination achieved a 56% relative reduction in PC1 variance (from 87.6% raw to 38.4% post-harmonization</w:t>
      </w:r>
      <w:r w:rsidR="00222A15">
        <w:rPr>
          <w:rFonts w:ascii="Segoe UI" w:hAnsi="Segoe UI" w:cs="Segoe UI"/>
          <w:sz w:val="22"/>
          <w:szCs w:val="22"/>
        </w:rPr>
        <w:t>, Supplementary Figure 15</w:t>
      </w:r>
      <w:r w:rsidRPr="00DC2F15">
        <w:rPr>
          <w:rFonts w:ascii="Segoe UI" w:hAnsi="Segoe UI" w:cs="Segoe UI"/>
          <w:sz w:val="22"/>
          <w:szCs w:val="22"/>
        </w:rPr>
        <w:t xml:space="preserve">) while preserving FL and DLBCL cluster separation. For RNA-seq only datasets, SVA with </w:t>
      </w:r>
      <w:proofErr w:type="spellStart"/>
      <w:r w:rsidR="00CA3052"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or KNN again emerged as the top-performing approach.</w:t>
      </w:r>
    </w:p>
    <w:p w14:paraId="2D8D85FD" w14:textId="77777777" w:rsidR="006C62D0" w:rsidRPr="00DC2F15" w:rsidRDefault="006C62D0" w:rsidP="00DC2F15">
      <w:pPr>
        <w:spacing w:line="276" w:lineRule="auto"/>
        <w:rPr>
          <w:rFonts w:ascii="Segoe UI" w:hAnsi="Segoe UI" w:cs="Segoe UI"/>
          <w:sz w:val="22"/>
          <w:szCs w:val="22"/>
        </w:rPr>
      </w:pPr>
    </w:p>
    <w:p w14:paraId="295A11FB" w14:textId="4E98BD5A"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For mixed RNA-seq and Illumina microarray datasets, FSQN R achieved the best balance between global correction and biology preservation, with </w:t>
      </w:r>
      <w:proofErr w:type="spellStart"/>
      <w:r w:rsidRPr="00DC2F15">
        <w:rPr>
          <w:rFonts w:ascii="Segoe UI" w:hAnsi="Segoe UI" w:cs="Segoe UI"/>
          <w:sz w:val="22"/>
          <w:szCs w:val="22"/>
        </w:rPr>
        <w:t>AMDBNorm</w:t>
      </w:r>
      <w:proofErr w:type="spellEnd"/>
      <w:r>
        <w:rPr>
          <w:rFonts w:ascii="Segoe UI" w:hAnsi="Segoe UI" w:cs="Segoe UI"/>
          <w:sz w:val="22"/>
          <w:szCs w:val="22"/>
        </w:rPr>
        <w:t xml:space="preserve"> or FSMVN combined with post-removal as alternatives for scenarios where global </w:t>
      </w:r>
      <w:proofErr w:type="spellStart"/>
      <w:r w:rsidR="00537833">
        <w:rPr>
          <w:rFonts w:ascii="Segoe UI" w:hAnsi="Segoe UI" w:cs="Segoe UI"/>
          <w:sz w:val="22"/>
          <w:szCs w:val="22"/>
        </w:rPr>
        <w:t>PCReg</w:t>
      </w:r>
      <w:proofErr w:type="spellEnd"/>
      <w:r>
        <w:rPr>
          <w:rFonts w:ascii="Segoe UI" w:hAnsi="Segoe UI" w:cs="Segoe UI"/>
          <w:sz w:val="22"/>
          <w:szCs w:val="22"/>
        </w:rPr>
        <w:t xml:space="preserve"> is prioritized. For the most compositionally complex scenario — RNA-seq combined with Affymetrix and Illumina </w:t>
      </w:r>
      <w:r w:rsidRPr="00DC2F15">
        <w:rPr>
          <w:rFonts w:ascii="Segoe UI" w:hAnsi="Segoe UI" w:cs="Segoe UI"/>
          <w:sz w:val="22"/>
          <w:szCs w:val="22"/>
        </w:rPr>
        <w:t xml:space="preserve">microarrays spanning multiple biomaterial types — MNN achieved superior global batch correction and consistent local mixing across all metric families. A common finding across </w:t>
      </w:r>
      <w:r w:rsidR="008D2474" w:rsidRPr="00DC2F15">
        <w:rPr>
          <w:rFonts w:ascii="Segoe UI" w:hAnsi="Segoe UI" w:cs="Segoe UI"/>
          <w:sz w:val="22"/>
          <w:szCs w:val="22"/>
        </w:rPr>
        <w:t xml:space="preserve">the </w:t>
      </w:r>
      <w:r w:rsidR="00A6379C" w:rsidRPr="00DC2F15">
        <w:rPr>
          <w:rFonts w:ascii="Segoe UI" w:hAnsi="Segoe UI" w:cs="Segoe UI"/>
          <w:sz w:val="22"/>
          <w:szCs w:val="22"/>
        </w:rPr>
        <w:t>RNA-seq only and FFPE only scenarios</w:t>
      </w:r>
      <w:r>
        <w:rPr>
          <w:rFonts w:ascii="Segoe UI" w:hAnsi="Segoe UI" w:cs="Segoe UI"/>
          <w:sz w:val="22"/>
          <w:szCs w:val="22"/>
        </w:rPr>
        <w:t xml:space="preserve"> was the superiority of imputation-augmented approaches over strict gene-set restriction </w:t>
      </w:r>
      <w:del w:id="2392" w:author="Claude (NAR review, 2nd iteration 2026-08-02)" w:date="2026-08-02T12:00:00Z">
        <w:r>
          <w:rPr>
            <w:rFonts w:ascii="Segoe UI" w:hAnsi="Segoe UI" w:cs="Segoe UI"/>
            <w:sz w:val="22"/>
            <w:szCs w:val="22"/>
          </w:rPr>
          <w:delText xml:space="preserve">when combined with SVA harmonization (Figures 4, 5)</w:delText>
        </w:r>
      </w:del>
      <w:ins w:id="2393" w:author="Claude (NAR review, 2nd iteration 2026-08-02)" w:date="2026-08-02T12:00:00Z">
        <w:r>
          <w:rPr>
            <w:rFonts w:ascii="Segoe UI" w:hAnsi="Segoe UI" w:cs="Segoe UI"/>
            <w:sz w:val="22"/>
            <w:szCs w:val="22"/>
          </w:rPr>
          <w:t xml:space="preserve">when combined with SVA harmonization (Figures 4 and 5)</w:t>
        </w:r>
      </w:ins>
      <w:r w:rsidRPr="00DC2F15">
        <w:rPr>
          <w:rFonts w:ascii="Segoe UI" w:hAnsi="Segoe UI" w:cs="Segoe UI"/>
          <w:sz w:val="22"/>
          <w:szCs w:val="22"/>
        </w:rPr>
        <w:t>.</w:t>
      </w:r>
    </w:p>
    <w:p w14:paraId="7F708034" w14:textId="77777777" w:rsidR="006C62D0" w:rsidRPr="00DC2F15" w:rsidRDefault="006C62D0" w:rsidP="00DC2F15">
      <w:pPr>
        <w:spacing w:line="276" w:lineRule="auto"/>
        <w:rPr>
          <w:rFonts w:ascii="Segoe UI" w:hAnsi="Segoe UI" w:cs="Segoe UI"/>
          <w:sz w:val="22"/>
          <w:szCs w:val="22"/>
        </w:rPr>
      </w:pPr>
    </w:p>
    <w:p w14:paraId="19F349AC" w14:textId="368BAD62"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Notably, post-removal — the exclusion of one PCA-outlier batch after harmonization — provided marginal metric improvement (</w:t>
      </w:r>
      <w:r w:rsidR="00151F30" w:rsidRPr="00DC2F15">
        <w:rPr>
          <w:rFonts w:ascii="Segoe UI" w:hAnsi="Segoe UI" w:cs="Segoe UI"/>
          <w:sz w:val="22"/>
          <w:szCs w:val="22"/>
        </w:rPr>
        <w:t>R</w:t>
      </w:r>
      <w:r w:rsidRPr="00DC2F15">
        <w:rPr>
          <w:rFonts w:ascii="Segoe UI" w:hAnsi="Segoe UI" w:cs="Segoe UI"/>
          <w:sz w:val="22"/>
          <w:szCs w:val="22"/>
        </w:rPr>
        <w:t xml:space="preserve">² &lt; 0.01 in the variance decomposition), confirming </w:t>
      </w:r>
      <w:r>
        <w:rPr>
          <w:rFonts w:ascii="Segoe UI" w:hAnsi="Segoe UI" w:cs="Segoe UI"/>
          <w:sz w:val="22"/>
          <w:szCs w:val="22"/>
        </w:rPr>
        <w:t xml:space="preserve">that it is a fine-tuning step rather than a fundamentally distinct correction stage. We recommend post-removal as an optional step for all strategies, applied after visual inspection (</w:t>
      </w:r>
      <w:del w:id="1062" w:author="Claude (NAR referee report 2026-08-02)" w:date="2026-08-02T00:00:00Z">
        <w:r>
          <w:rPr>
            <w:rFonts w:ascii="Segoe UI" w:hAnsi="Segoe UI" w:cs="Segoe UI"/>
            <w:sz w:val="22"/>
            <w:szCs w:val="22"/>
          </w:rPr>
          <w:delText xml:space="preserve">Figure 9</w:delText>
        </w:r>
      </w:del>
      <w:ins w:id="1063"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F) when a strong outlier batch is consistently identified across multiple imputation conditions.</w:t>
      </w:r>
    </w:p>
    <w:p w14:paraId="30B67F38" w14:textId="77777777" w:rsidR="00E13F94" w:rsidRPr="00DC2F15" w:rsidRDefault="00E13F94" w:rsidP="00DC2F15">
      <w:pPr>
        <w:spacing w:line="276" w:lineRule="auto"/>
        <w:rPr>
          <w:rFonts w:ascii="Segoe UI" w:hAnsi="Segoe UI" w:cs="Segoe UI"/>
          <w:sz w:val="22"/>
          <w:szCs w:val="22"/>
        </w:rPr>
      </w:pPr>
    </w:p>
    <w:p w14:paraId="643B4947" w14:textId="77777777" w:rsidR="00C36DC9" w:rsidRPr="00DC2F15" w:rsidRDefault="00C36DC9" w:rsidP="00DC2F15">
      <w:pPr>
        <w:spacing w:line="276" w:lineRule="auto"/>
        <w:rPr>
          <w:rFonts w:ascii="Segoe UI" w:hAnsi="Segoe UI" w:cs="Segoe UI"/>
          <w:sz w:val="22"/>
          <w:szCs w:val="22"/>
        </w:rPr>
      </w:pPr>
    </w:p>
    <w:p w14:paraId="51772300" w14:textId="77777777" w:rsidR="00B2119D"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DISCUSSION</w:t>
      </w:r>
    </w:p>
    <w:p w14:paraId="3BDC305C" w14:textId="0D84F154" w:rsidR="00ED5F64" w:rsidRPr="00DC2F15" w:rsidRDefault="007C3595"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 xml:space="preserve">Subtle biological differences under </w:t>
      </w:r>
      <w:r w:rsidR="00EF660A" w:rsidRPr="00DC2F15">
        <w:rPr>
          <w:rFonts w:ascii="Segoe UI" w:eastAsia="Times New Roman" w:hAnsi="Segoe UI" w:cs="Segoe UI"/>
          <w:b/>
          <w:bCs/>
          <w:color w:val="000000" w:themeColor="text1"/>
          <w:sz w:val="22"/>
          <w:szCs w:val="22"/>
        </w:rPr>
        <w:t xml:space="preserve">strong </w:t>
      </w:r>
      <w:r w:rsidRPr="00DC2F15">
        <w:rPr>
          <w:rFonts w:ascii="Segoe UI" w:eastAsia="Times New Roman" w:hAnsi="Segoe UI" w:cs="Segoe UI"/>
          <w:b/>
          <w:bCs/>
          <w:color w:val="000000" w:themeColor="text1"/>
          <w:sz w:val="22"/>
          <w:szCs w:val="22"/>
        </w:rPr>
        <w:t>batch effect</w:t>
      </w:r>
    </w:p>
    <w:p w14:paraId="324E378A" w14:textId="77777777" w:rsidR="00BD42E0" w:rsidRPr="00DC2F15" w:rsidRDefault="00BD42E0" w:rsidP="00DC2F15">
      <w:pPr>
        <w:spacing w:line="276" w:lineRule="auto"/>
        <w:rPr>
          <w:rFonts w:ascii="Segoe UI" w:hAnsi="Segoe UI" w:cs="Segoe UI"/>
          <w:i/>
          <w:iCs/>
          <w:sz w:val="22"/>
          <w:szCs w:val="22"/>
        </w:rPr>
      </w:pPr>
    </w:p>
    <w:p w14:paraId="5CA200CC" w14:textId="1175D681" w:rsidR="000E25A9" w:rsidRPr="00DC2F15" w:rsidRDefault="00217EE1" w:rsidP="00DC2F15">
      <w:pPr>
        <w:spacing w:line="276" w:lineRule="auto"/>
        <w:rPr>
          <w:rFonts w:ascii="Segoe UI" w:hAnsi="Segoe UI" w:cs="Segoe UI"/>
          <w:sz w:val="22"/>
          <w:szCs w:val="22"/>
        </w:rPr>
      </w:pPr>
      <w:r w:rsidRPr="00DC2F15">
        <w:rPr>
          <w:rFonts w:ascii="Segoe UI" w:hAnsi="Segoe UI" w:cs="Segoe UI"/>
          <w:sz w:val="22"/>
          <w:szCs w:val="22"/>
        </w:rPr>
        <w:t>We aimed to find the best harmonization approach for the</w:t>
      </w:r>
      <w:r w:rsidR="00320BEC" w:rsidRPr="00DC2F15">
        <w:rPr>
          <w:rFonts w:ascii="Segoe UI" w:hAnsi="Segoe UI" w:cs="Segoe UI"/>
          <w:sz w:val="22"/>
          <w:szCs w:val="22"/>
        </w:rPr>
        <w:t xml:space="preserve"> multiplatform</w:t>
      </w:r>
      <w:r w:rsidRPr="00DC2F15">
        <w:rPr>
          <w:rFonts w:ascii="Segoe UI" w:hAnsi="Segoe UI" w:cs="Segoe UI"/>
          <w:sz w:val="22"/>
          <w:szCs w:val="22"/>
        </w:rPr>
        <w:t xml:space="preserve"> </w:t>
      </w:r>
      <w:r>
        <w:rPr>
          <w:rFonts w:ascii="Segoe UI" w:hAnsi="Segoe UI" w:cs="Segoe UI"/>
          <w:sz w:val="22"/>
          <w:szCs w:val="22"/>
        </w:rPr>
        <w:t xml:space="preserve">GC B cell lymphoma and normal B cells </w:t>
      </w:r>
      <w:del w:id="2408" w:author="Claude (NAR review, 2nd iteration 2026-08-02)" w:date="2026-08-02T12:00:00Z">
        <w:r>
          <w:rPr>
            <w:rFonts w:ascii="Segoe UI" w:hAnsi="Segoe UI" w:cs="Segoe UI"/>
            <w:sz w:val="22"/>
            <w:szCs w:val="22"/>
          </w:rPr>
          <w:delText xml:space="preserve">bulk transcriptomic dataset of 7174 samples</w:delText>
        </w:r>
      </w:del>
      <w:ins w:id="2409" w:author="Claude (NAR review, 2nd iteration 2026-08-02)" w:date="2026-08-02T12:00:00Z">
        <w:r>
          <w:rPr>
            <w:rFonts w:ascii="Segoe UI" w:hAnsi="Segoe UI" w:cs="Segoe UI"/>
            <w:sz w:val="22"/>
            <w:szCs w:val="22"/>
          </w:rPr>
          <w:t xml:space="preserve">bulk transcriptomic dataset of 7,174 samples</w:t>
        </w:r>
      </w:ins>
      <w:r>
        <w:rPr>
          <w:rFonts w:ascii="Segoe UI" w:hAnsi="Segoe UI" w:cs="Segoe UI"/>
          <w:sz w:val="22"/>
          <w:szCs w:val="22"/>
        </w:rPr>
        <w:t xml:space="preserve">.</w:t>
      </w:r>
      <w:r w:rsidR="000E25A9" w:rsidRPr="00DC2F15">
        <w:rPr>
          <w:rFonts w:ascii="Segoe UI" w:hAnsi="Segoe UI" w:cs="Segoe UI"/>
          <w:sz w:val="22"/>
          <w:szCs w:val="22"/>
        </w:rPr>
        <w:t xml:space="preserve"> We assembled </w:t>
      </w:r>
      <w:r w:rsidR="008531C6" w:rsidRPr="00DC2F15">
        <w:rPr>
          <w:rFonts w:ascii="Segoe UI" w:hAnsi="Segoe UI" w:cs="Segoe UI"/>
          <w:sz w:val="22"/>
          <w:szCs w:val="22"/>
        </w:rPr>
        <w:t xml:space="preserve">it from bulk profiles since cancer </w:t>
      </w:r>
      <w:r w:rsidR="000E25A9" w:rsidRPr="00DC2F15">
        <w:rPr>
          <w:rFonts w:ascii="Segoe UI" w:hAnsi="Segoe UI" w:cs="Segoe UI"/>
          <w:sz w:val="22"/>
          <w:szCs w:val="22"/>
        </w:rPr>
        <w:t>bulk transcriptomic</w:t>
      </w:r>
      <w:r w:rsidR="008531C6" w:rsidRPr="00DC2F15">
        <w:rPr>
          <w:rFonts w:ascii="Segoe UI" w:hAnsi="Segoe UI" w:cs="Segoe UI"/>
          <w:sz w:val="22"/>
          <w:szCs w:val="22"/>
        </w:rPr>
        <w:t>s</w:t>
      </w:r>
      <w:r w:rsidR="000E25A9" w:rsidRPr="00DC2F15">
        <w:rPr>
          <w:rFonts w:ascii="Segoe UI" w:hAnsi="Segoe UI" w:cs="Segoe UI"/>
          <w:sz w:val="22"/>
          <w:szCs w:val="22"/>
        </w:rPr>
        <w:t xml:space="preserve"> </w:t>
      </w:r>
      <w:r w:rsidRPr="00DC2F15">
        <w:rPr>
          <w:rFonts w:ascii="Segoe UI" w:hAnsi="Segoe UI" w:cs="Segoe UI"/>
          <w:sz w:val="22"/>
          <w:szCs w:val="22"/>
        </w:rPr>
        <w:t xml:space="preserve">still outnumbers single-cell-profiled patients by more than an order of magnitude </w:t>
      </w:r>
      <w:sdt>
        <w:sdtPr>
          <w:rPr>
            <w:rFonts w:ascii="Segoe UI" w:hAnsi="Segoe UI" w:cs="Segoe UI"/>
            <w:color w:val="000000"/>
            <w:sz w:val="22"/>
            <w:szCs w:val="22"/>
          </w:rPr>
          <w:tag w:val="MENDELEY_CITATION_v3_eyJjaXRhdGlvbklEIjoiTUVOREVMRVlfQ0lUQVRJT05fODkxZTI0M2QtMzMzYy00NDMxLWI4NjItNmNhMzE3NThmYTdl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
          <w:id w:val="-787195681"/>
          <w:placeholder>
            <w:docPart w:val="62F6C7EB6380BC49A19BC7687155344F"/>
          </w:placeholder>
        </w:sdtPr>
        <w:sdtEndPr/>
        <w:sdtContent>
          <w:r w:rsidR="0064131E" w:rsidRPr="0064131E">
            <w:rPr>
              <w:rFonts w:ascii="Segoe UI" w:hAnsi="Segoe UI" w:cs="Segoe UI"/>
              <w:color w:val="000000"/>
              <w:sz w:val="22"/>
              <w:szCs w:val="22"/>
            </w:rPr>
            <w:t>(3, 4)</w:t>
          </w:r>
        </w:sdtContent>
      </w:sdt>
      <w:r w:rsidR="000E25A9"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Tg1MDJjYTMtOGVhOS00MTVmLTk4MTAtZDczMTM5MmJlYmQ3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
          <w:id w:val="-1016231574"/>
          <w:placeholder>
            <w:docPart w:val="62F6C7EB6380BC49A19BC7687155344F"/>
          </w:placeholder>
        </w:sdtPr>
        <w:sdtEndPr/>
        <w:sdtContent>
          <w:r w:rsidR="0064131E" w:rsidRPr="0064131E">
            <w:rPr>
              <w:rFonts w:ascii="Segoe UI" w:hAnsi="Segoe UI" w:cs="Segoe UI"/>
              <w:color w:val="000000"/>
              <w:sz w:val="22"/>
              <w:szCs w:val="22"/>
            </w:rPr>
            <w:t>(5, 6)</w:t>
          </w:r>
        </w:sdtContent>
      </w:sdt>
      <w:r w:rsidR="00435E23" w:rsidRPr="00DC2F15">
        <w:rPr>
          <w:rFonts w:ascii="Segoe UI" w:hAnsi="Segoe UI" w:cs="Segoe UI"/>
          <w:sz w:val="22"/>
          <w:szCs w:val="22"/>
        </w:rPr>
        <w:t xml:space="preserve"> and </w:t>
      </w:r>
      <w:r w:rsidR="005426D0" w:rsidRPr="00DC2F15">
        <w:rPr>
          <w:rFonts w:ascii="Segoe UI" w:hAnsi="Segoe UI" w:cs="Segoe UI"/>
          <w:sz w:val="22"/>
          <w:szCs w:val="22"/>
        </w:rPr>
        <w:t xml:space="preserve">is </w:t>
      </w:r>
      <w:r w:rsidRPr="00DC2F15">
        <w:rPr>
          <w:rFonts w:ascii="Segoe UI" w:hAnsi="Segoe UI" w:cs="Segoe UI"/>
          <w:sz w:val="22"/>
          <w:szCs w:val="22"/>
        </w:rPr>
        <w:t xml:space="preserve">routinely used in clinical assays such as </w:t>
      </w:r>
      <w:proofErr w:type="spellStart"/>
      <w:r w:rsidRPr="00DC2F15">
        <w:rPr>
          <w:rFonts w:ascii="Segoe UI" w:hAnsi="Segoe UI" w:cs="Segoe UI"/>
          <w:sz w:val="22"/>
          <w:szCs w:val="22"/>
        </w:rPr>
        <w:t>BostonGene</w:t>
      </w:r>
      <w:proofErr w:type="spellEnd"/>
      <w:r w:rsidRPr="00DC2F15">
        <w:rPr>
          <w:rFonts w:ascii="Segoe UI" w:hAnsi="Segoe UI" w:cs="Segoe UI"/>
          <w:sz w:val="22"/>
          <w:szCs w:val="22"/>
        </w:rPr>
        <w:t xml:space="preserve"> Tumor Portrait </w:t>
      </w:r>
      <w:sdt>
        <w:sdtPr>
          <w:rPr>
            <w:rFonts w:ascii="Segoe UI" w:hAnsi="Segoe UI" w:cs="Segoe UI"/>
            <w:color w:val="000000"/>
            <w:sz w:val="22"/>
            <w:szCs w:val="22"/>
          </w:rPr>
          <w:tag w:val="MENDELEY_CITATION_v3_eyJjaXRhdGlvbklEIjoiTUVOREVMRVlfQ0lUQVRJT05fZjJmOGExZDQtNjUzMC00YTk2LTgxYjQtZTU1OGYwMDFhZTJhIiwicHJvcGVydGllcyI6eyJub3RlSW5kZXgiOjB9LCJpc0VkaXRlZCI6ZmFsc2UsIm1hbnVhbE92ZXJyaWRlIjp7ImlzTWFudWFsbHlPdmVycmlkZGVuIjpmYWxzZSwiY2l0ZXByb2NUZXh0IjoiKDgyKSIsIm1hbnVhbE92ZXJyaWRlVGV4dCI6IiJ9LCJjaXRhdGlvbkl0ZW1zIjpbeyJpZCI6IjAxMjQ0NDhjLTVhMDgtMzczMC1hOGU5LWVhNmI5NjI1YWVlOCIsIml0ZW1EYXRhIjp7InR5cGUiOiJhcnRpY2xlLWpvdXJuYWwiLCJpZCI6IjAxMjQ0NDhjLTVhMDgtMzczMC1hOGU5LWVhNmI5NjI1YWVlOC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"/>
          <w:id w:val="-1834904981"/>
          <w:placeholder>
            <w:docPart w:val="DefaultPlaceholder_-1854013440"/>
          </w:placeholder>
        </w:sdtPr>
        <w:sdtEndPr/>
        <w:sdtContent>
          <w:r w:rsidR="0064131E" w:rsidRPr="0064131E">
            <w:rPr>
              <w:rFonts w:ascii="Segoe UI" w:hAnsi="Segoe UI" w:cs="Segoe UI"/>
              <w:color w:val="000000"/>
              <w:sz w:val="22"/>
              <w:szCs w:val="22"/>
            </w:rPr>
            <w:t>(82)</w:t>
          </w:r>
        </w:sdtContent>
      </w:sdt>
      <w:r w:rsidR="00435E23" w:rsidRPr="00DC2F15">
        <w:rPr>
          <w:rFonts w:ascii="Segoe UI" w:hAnsi="Segoe UI" w:cs="Segoe UI"/>
          <w:sz w:val="22"/>
          <w:szCs w:val="22"/>
        </w:rPr>
        <w:t xml:space="preserve"> and </w:t>
      </w:r>
      <w:proofErr w:type="spellStart"/>
      <w:r w:rsidR="00435E23" w:rsidRPr="00DC2F15">
        <w:rPr>
          <w:rFonts w:ascii="Segoe UI" w:hAnsi="Segoe UI" w:cs="Segoe UI"/>
          <w:sz w:val="22"/>
          <w:szCs w:val="22"/>
        </w:rPr>
        <w:t>FoundationOneRNA</w:t>
      </w:r>
      <w:proofErr w:type="spellEnd"/>
      <w:r w:rsidR="00FB59E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"/>
          <w:id w:val="-283197351"/>
          <w:placeholder>
            <w:docPart w:val="DefaultPlaceholder_-1854013440"/>
          </w:placeholder>
        </w:sdtPr>
        <w:sdtEndPr/>
        <w:sdtContent>
          <w:r w:rsidR="0064131E" w:rsidRPr="0064131E">
            <w:rPr>
              <w:rFonts w:ascii="Segoe UI" w:hAnsi="Segoe UI" w:cs="Segoe UI"/>
              <w:color w:val="000000"/>
              <w:sz w:val="22"/>
              <w:szCs w:val="22"/>
            </w:rPr>
            <w:t>(83)</w:t>
          </w:r>
        </w:sdtContent>
      </w:sdt>
      <w:r w:rsidR="00435E23" w:rsidRPr="00DC2F15">
        <w:rPr>
          <w:rFonts w:ascii="Segoe UI" w:hAnsi="Segoe UI" w:cs="Segoe UI"/>
          <w:sz w:val="22"/>
          <w:szCs w:val="22"/>
        </w:rPr>
        <w:t>.</w:t>
      </w:r>
      <w:r w:rsidR="00372289" w:rsidRPr="00DC2F15">
        <w:rPr>
          <w:rFonts w:ascii="Segoe UI" w:hAnsi="Segoe UI" w:cs="Segoe UI"/>
          <w:sz w:val="22"/>
          <w:szCs w:val="22"/>
        </w:rPr>
        <w:t xml:space="preserve"> Yet the analogous approach can be applied for </w:t>
      </w:r>
      <w:proofErr w:type="spellStart"/>
      <w:r w:rsidR="00372289" w:rsidRPr="00DC2F15">
        <w:rPr>
          <w:rFonts w:ascii="Segoe UI" w:hAnsi="Segoe UI" w:cs="Segoe UI"/>
          <w:sz w:val="22"/>
          <w:szCs w:val="22"/>
        </w:rPr>
        <w:t>scRNA</w:t>
      </w:r>
      <w:proofErr w:type="spellEnd"/>
      <w:r w:rsidR="00372289" w:rsidRPr="00DC2F15">
        <w:rPr>
          <w:rFonts w:ascii="Segoe UI" w:hAnsi="Segoe UI" w:cs="Segoe UI"/>
          <w:sz w:val="22"/>
          <w:szCs w:val="22"/>
        </w:rPr>
        <w:t xml:space="preserve"> batch correction, albeit we </w:t>
      </w:r>
      <w:r w:rsidRPr="00DC2F15">
        <w:rPr>
          <w:rFonts w:ascii="Segoe UI" w:hAnsi="Segoe UI" w:cs="Segoe UI"/>
          <w:sz w:val="22"/>
          <w:szCs w:val="22"/>
        </w:rPr>
        <w:t xml:space="preserve">anticipate different challenges there, as the dominant FF/FFPE batch effect is largely irrelevant to </w:t>
      </w:r>
      <w:proofErr w:type="spellStart"/>
      <w:r w:rsidRPr="00DC2F15">
        <w:rPr>
          <w:rFonts w:ascii="Segoe UI" w:hAnsi="Segoe UI" w:cs="Segoe UI"/>
          <w:sz w:val="22"/>
          <w:szCs w:val="22"/>
        </w:rPr>
        <w:t>scRNA</w:t>
      </w:r>
      <w:proofErr w:type="spellEnd"/>
      <w:r w:rsidRPr="00DC2F15">
        <w:rPr>
          <w:rFonts w:ascii="Segoe UI" w:hAnsi="Segoe UI" w:cs="Segoe UI"/>
          <w:sz w:val="22"/>
          <w:szCs w:val="22"/>
        </w:rPr>
        <w:t>-seq.</w:t>
      </w:r>
      <w:r w:rsidR="00E650F0" w:rsidRPr="00DC2F15">
        <w:rPr>
          <w:rFonts w:ascii="Segoe UI" w:hAnsi="Segoe UI" w:cs="Segoe UI"/>
          <w:sz w:val="22"/>
          <w:szCs w:val="22"/>
        </w:rPr>
        <w:t xml:space="preserve"> In the future FL </w:t>
      </w:r>
      <w:r w:rsidR="00255DE6" w:rsidRPr="00DC2F15">
        <w:rPr>
          <w:rFonts w:ascii="Segoe UI" w:hAnsi="Segoe UI" w:cs="Segoe UI"/>
          <w:sz w:val="22"/>
          <w:szCs w:val="22"/>
        </w:rPr>
        <w:t>studies,</w:t>
      </w:r>
      <w:r w:rsidR="00E650F0" w:rsidRPr="00DC2F15">
        <w:rPr>
          <w:rFonts w:ascii="Segoe UI" w:hAnsi="Segoe UI" w:cs="Segoe UI"/>
          <w:sz w:val="22"/>
          <w:szCs w:val="22"/>
        </w:rPr>
        <w:t xml:space="preserve"> our research consortium plans to </w:t>
      </w:r>
      <w:r w:rsidR="00AA68BD" w:rsidRPr="00DC2F15">
        <w:rPr>
          <w:rFonts w:ascii="Segoe UI" w:hAnsi="Segoe UI" w:cs="Segoe UI"/>
          <w:sz w:val="22"/>
          <w:szCs w:val="22"/>
        </w:rPr>
        <w:t>include single cell datasets too.</w:t>
      </w:r>
    </w:p>
    <w:p w14:paraId="432D4261" w14:textId="77777777" w:rsidR="000E25A9" w:rsidRPr="00DC2F15" w:rsidRDefault="000E25A9" w:rsidP="00DC2F15">
      <w:pPr>
        <w:spacing w:line="276" w:lineRule="auto"/>
        <w:rPr>
          <w:rFonts w:ascii="Segoe UI" w:hAnsi="Segoe UI" w:cs="Segoe UI"/>
          <w:sz w:val="22"/>
          <w:szCs w:val="22"/>
        </w:rPr>
      </w:pPr>
    </w:p>
    <w:p w14:paraId="0938125E" w14:textId="00230950" w:rsidR="00ED5F64" w:rsidRPr="00DC2F15" w:rsidRDefault="00ED5F64" w:rsidP="00DC2F15">
      <w:pPr>
        <w:spacing w:line="276" w:lineRule="auto"/>
        <w:rPr>
          <w:rFonts w:ascii="Segoe UI" w:hAnsi="Segoe UI" w:cs="Segoe UI"/>
          <w:sz w:val="22"/>
          <w:szCs w:val="22"/>
        </w:rPr>
      </w:pPr>
      <w:r w:rsidRPr="00DC2F15">
        <w:rPr>
          <w:rFonts w:ascii="Segoe UI" w:hAnsi="Segoe UI" w:cs="Segoe UI"/>
          <w:sz w:val="22"/>
          <w:szCs w:val="22"/>
        </w:rPr>
        <w:t>The dataset assembled for this study was markedly imbalanced with respect to both batch and biology group composition (Figure 1D, 1E), reflecting the typical structure of publicly available retrospective transcriptomic data aggregated from independent clinical studies. This real-world heterogeneity — with dominant DLBCL-only batches, rare subtypes confined to one or two cohorts, and mixed FF/FFPE biomaterial composition — renders the present FL-containing dataset an inherently more challenging harmonization target than purpose-built benchmark datasets</w:t>
      </w:r>
      <w:r w:rsidR="00C519BC"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"/>
          <w:id w:val="-671643980"/>
          <w:placeholder>
            <w:docPart w:val="DefaultPlaceholder_-1854013440"/>
          </w:placeholder>
        </w:sdtPr>
        <w:sdtEndPr/>
        <w:sdtContent>
          <w:r w:rsidR="0064131E" w:rsidRPr="0064131E">
            <w:rPr>
              <w:rFonts w:ascii="Segoe UI" w:hAnsi="Segoe UI" w:cs="Segoe UI"/>
              <w:color w:val="000000"/>
              <w:sz w:val="22"/>
              <w:szCs w:val="22"/>
            </w:rPr>
            <w:t>(84)</w:t>
          </w:r>
        </w:sdtContent>
      </w:sdt>
      <w:r w:rsidRPr="00DC2F15">
        <w:rPr>
          <w:rFonts w:ascii="Segoe UI" w:hAnsi="Segoe UI" w:cs="Segoe UI"/>
          <w:sz w:val="22"/>
          <w:szCs w:val="22"/>
        </w:rPr>
        <w:t xml:space="preserve">. </w:t>
      </w:r>
    </w:p>
    <w:p w14:paraId="47254490" w14:textId="77777777" w:rsidR="006C62D0" w:rsidRPr="00DC2F15" w:rsidRDefault="006C62D0" w:rsidP="00DC2F15">
      <w:pPr>
        <w:spacing w:line="276" w:lineRule="auto"/>
        <w:rPr>
          <w:rFonts w:ascii="Segoe UI" w:hAnsi="Segoe UI" w:cs="Segoe UI"/>
          <w:sz w:val="22"/>
          <w:szCs w:val="22"/>
        </w:rPr>
      </w:pPr>
    </w:p>
    <w:p w14:paraId="386B38D0" w14:textId="3B38F4A8" w:rsidR="004B70AE" w:rsidRPr="00DC2F15" w:rsidRDefault="00053290" w:rsidP="00DC2F15">
      <w:pPr>
        <w:spacing w:line="276" w:lineRule="auto"/>
        <w:rPr>
          <w:rFonts w:ascii="Segoe UI" w:hAnsi="Segoe UI" w:cs="Segoe UI"/>
          <w:sz w:val="22"/>
          <w:szCs w:val="22"/>
        </w:rPr>
      </w:pPr>
      <w:r w:rsidRPr="00DC2F15">
        <w:rPr>
          <w:rFonts w:ascii="Segoe UI" w:hAnsi="Segoe UI" w:cs="Segoe UI"/>
          <w:sz w:val="22"/>
          <w:szCs w:val="22"/>
        </w:rPr>
        <w:t>Moreover, the follicular lymphoma transcriptome represents one of the most technically demanding targets for cross-platform harmonization precisely because the biological signal of interest — the distinction between FL and DLBCL, or between FL molecular subtypes — is subtle relative to the technical noise introduced by inter-platform and inter-biomaterial differences</w:t>
      </w:r>
      <w:r w:rsidR="00874CE4" w:rsidRPr="00DC2F15">
        <w:rPr>
          <w:rFonts w:ascii="Segoe UI" w:hAnsi="Segoe UI" w:cs="Segoe UI"/>
          <w:sz w:val="22"/>
          <w:szCs w:val="22"/>
        </w:rPr>
        <w:t xml:space="preserve"> (Figure 4A)</w:t>
      </w:r>
      <w:r w:rsidRPr="00DC2F15">
        <w:rPr>
          <w:rFonts w:ascii="Segoe UI" w:hAnsi="Segoe UI" w:cs="Segoe UI"/>
          <w:sz w:val="22"/>
          <w:szCs w:val="22"/>
        </w:rPr>
        <w:t xml:space="preserve">. Our dataset, spanning 7,174 samples across 29 RNA batches and four transcriptomic platforms, encapsulates this challenge at a scale not previously assembled for </w:t>
      </w:r>
      <w:r w:rsidR="00D025FD" w:rsidRPr="00DC2F15">
        <w:rPr>
          <w:rFonts w:ascii="Segoe UI" w:hAnsi="Segoe UI" w:cs="Segoe UI"/>
          <w:sz w:val="22"/>
          <w:szCs w:val="22"/>
        </w:rPr>
        <w:t>FL</w:t>
      </w:r>
      <w:r w:rsidRPr="00DC2F15">
        <w:rPr>
          <w:rFonts w:ascii="Segoe UI" w:hAnsi="Segoe UI" w:cs="Segoe UI"/>
          <w:sz w:val="22"/>
          <w:szCs w:val="22"/>
        </w:rPr>
        <w:t xml:space="preserve"> research. The observation that </w:t>
      </w:r>
      <w:r w:rsidR="00DF2A77" w:rsidRPr="00DC2F15">
        <w:rPr>
          <w:rFonts w:ascii="Segoe UI" w:hAnsi="Segoe UI" w:cs="Segoe UI"/>
          <w:sz w:val="22"/>
          <w:szCs w:val="22"/>
        </w:rPr>
        <w:t>77.4</w:t>
      </w:r>
      <w:r w:rsidRPr="00DC2F15">
        <w:rPr>
          <w:rFonts w:ascii="Segoe UI" w:hAnsi="Segoe UI" w:cs="Segoe UI"/>
          <w:sz w:val="22"/>
          <w:szCs w:val="22"/>
        </w:rPr>
        <w:t xml:space="preserve">% of PCA variance in the raw </w:t>
      </w:r>
      <w:r w:rsidR="00C7206C" w:rsidRPr="00DC2F15">
        <w:rPr>
          <w:rFonts w:ascii="Segoe UI" w:hAnsi="Segoe UI" w:cs="Segoe UI"/>
          <w:sz w:val="22"/>
          <w:szCs w:val="22"/>
        </w:rPr>
        <w:t xml:space="preserve">S0 </w:t>
      </w:r>
      <w:r w:rsidRPr="00DC2F15">
        <w:rPr>
          <w:rFonts w:ascii="Segoe UI" w:hAnsi="Segoe UI" w:cs="Segoe UI"/>
          <w:sz w:val="22"/>
          <w:szCs w:val="22"/>
        </w:rPr>
        <w:t xml:space="preserve">dataset is attributable to RNA_BATCH — with virtually no biology-driven structure visible before harmonization — quantifies the magnitude of this challenge and underscores why standard benchmarking frameworks using </w:t>
      </w:r>
      <w:r w:rsidRPr="00DC2F15">
        <w:rPr>
          <w:rFonts w:ascii="Segoe UI" w:hAnsi="Segoe UI" w:cs="Segoe UI"/>
          <w:sz w:val="22"/>
          <w:szCs w:val="22"/>
        </w:rPr>
        <w:lastRenderedPageBreak/>
        <w:t xml:space="preserve">TCGA or </w:t>
      </w:r>
      <w:proofErr w:type="spellStart"/>
      <w:r w:rsidRPr="00DC2F15">
        <w:rPr>
          <w:rFonts w:ascii="Segoe UI" w:hAnsi="Segoe UI" w:cs="Segoe UI"/>
          <w:sz w:val="22"/>
          <w:szCs w:val="22"/>
        </w:rPr>
        <w:t>GTEx</w:t>
      </w:r>
      <w:proofErr w:type="spellEnd"/>
      <w:r w:rsidRPr="00DC2F15">
        <w:rPr>
          <w:rFonts w:ascii="Segoe UI" w:hAnsi="Segoe UI" w:cs="Segoe UI"/>
          <w:sz w:val="22"/>
          <w:szCs w:val="22"/>
        </w:rPr>
        <w:t>-scale datasets, where biology effects typically dominate batch effects, are insufficient for subtle-biology applications</w:t>
      </w:r>
      <w:r w:rsidR="00123B3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"/>
          <w:id w:val="1648628409"/>
          <w:placeholder>
            <w:docPart w:val="DefaultPlaceholder_-1854013440"/>
          </w:placeholder>
        </w:sdtPr>
        <w:sdtEndPr/>
        <w:sdtContent>
          <w:r w:rsidR="0064131E" w:rsidRPr="0064131E">
            <w:rPr>
              <w:rFonts w:ascii="Segoe UI" w:hAnsi="Segoe UI" w:cs="Segoe UI"/>
              <w:color w:val="000000"/>
              <w:sz w:val="22"/>
              <w:szCs w:val="22"/>
            </w:rPr>
            <w:t>(31, 32, 37)</w:t>
          </w:r>
        </w:sdtContent>
      </w:sdt>
      <w:r w:rsidRPr="00DC2F15">
        <w:rPr>
          <w:rFonts w:ascii="Segoe UI" w:hAnsi="Segoe UI" w:cs="Segoe UI"/>
          <w:sz w:val="22"/>
          <w:szCs w:val="22"/>
        </w:rPr>
        <w:t>.</w:t>
      </w:r>
    </w:p>
    <w:p w14:paraId="749BBC82" w14:textId="77777777" w:rsidR="004B70AE" w:rsidRPr="00DC2F15" w:rsidRDefault="004B70AE" w:rsidP="00DC2F15">
      <w:pPr>
        <w:spacing w:line="276" w:lineRule="auto"/>
        <w:rPr>
          <w:rFonts w:ascii="Segoe UI" w:hAnsi="Segoe UI" w:cs="Segoe UI"/>
          <w:sz w:val="22"/>
          <w:szCs w:val="22"/>
        </w:rPr>
      </w:pPr>
    </w:p>
    <w:p w14:paraId="2FF7317A" w14:textId="035A6D8C" w:rsidR="006C62D0" w:rsidRPr="00DC2F15" w:rsidRDefault="004B70AE" w:rsidP="00DC2F15">
      <w:pPr>
        <w:spacing w:line="276" w:lineRule="auto"/>
        <w:rPr>
          <w:rFonts w:ascii="Segoe UI" w:hAnsi="Segoe UI" w:cs="Segoe UI"/>
          <w:sz w:val="22"/>
          <w:szCs w:val="22"/>
        </w:rPr>
      </w:pPr>
      <w:r w:rsidRPr="00DC2F15">
        <w:rPr>
          <w:rFonts w:ascii="Segoe UI" w:hAnsi="Segoe UI" w:cs="Segoe UI"/>
          <w:sz w:val="22"/>
          <w:szCs w:val="22"/>
        </w:rPr>
        <w:t xml:space="preserve">Current benchmarking datasets (TCGA, </w:t>
      </w:r>
      <w:proofErr w:type="spellStart"/>
      <w:r w:rsidRPr="00DC2F15">
        <w:rPr>
          <w:rFonts w:ascii="Segoe UI" w:hAnsi="Segoe UI" w:cs="Segoe UI"/>
          <w:sz w:val="22"/>
          <w:szCs w:val="22"/>
        </w:rPr>
        <w:t>GTEx</w:t>
      </w:r>
      <w:proofErr w:type="spellEnd"/>
      <w:r w:rsidRPr="00DC2F15">
        <w:rPr>
          <w:rFonts w:ascii="Segoe UI" w:hAnsi="Segoe UI" w:cs="Segoe UI"/>
          <w:sz w:val="22"/>
          <w:szCs w:val="22"/>
        </w:rPr>
        <w:t xml:space="preserve">, SEQC, MAQC </w:t>
      </w:r>
      <w:proofErr w:type="spellStart"/>
      <w:r w:rsidRPr="00DC2F15">
        <w:rPr>
          <w:rFonts w:ascii="Segoe UI" w:hAnsi="Segoe UI" w:cs="Segoe UI"/>
          <w:sz w:val="22"/>
          <w:szCs w:val="22"/>
        </w:rPr>
        <w:t>etc</w:t>
      </w:r>
      <w:proofErr w:type="spellEnd"/>
      <w:r>
        <w:rPr>
          <w:rFonts w:ascii="Segoe UI" w:hAnsi="Segoe UI" w:cs="Segoe UI"/>
          <w:sz w:val="22"/>
          <w:szCs w:val="22"/>
        </w:rPr>
        <w:t xml:space="preserve">) comprise biologically highly distinct groups, such as pan-cancer models comparing brain, colon, and lung tissues, coupled with relatively minor technical variations, </w:t>
      </w:r>
      <w:del w:id="2394" w:author="Claude (NAR review, 2nd iteration 2026-08-02)" w:date="2026-08-02T12:00:00Z">
        <w:r>
          <w:rPr>
            <w:rFonts w:ascii="Segoe UI" w:hAnsi="Segoe UI" w:cs="Segoe UI"/>
            <w:sz w:val="22"/>
            <w:szCs w:val="22"/>
          </w:rPr>
          <w:delText xml:space="preserve">such as homogenous RNA-seq protocols</w:delText>
        </w:r>
      </w:del>
      <w:ins w:id="2395" w:author="Claude (NAR review, 2nd iteration 2026-08-02)" w:date="2026-08-02T12:00:00Z">
        <w:r>
          <w:rPr>
            <w:rFonts w:ascii="Segoe UI" w:hAnsi="Segoe UI" w:cs="Segoe UI"/>
            <w:sz w:val="22"/>
            <w:szCs w:val="22"/>
          </w:rPr>
          <w:t xml:space="preserve">such as homogeneous RNA-seq protocols</w:t>
        </w:r>
      </w:ins>
      <w:r>
        <w:rPr>
          <w:rFonts w:ascii="Segoe UI" w:hAnsi="Segoe UI" w:cs="Segoe UI"/>
          <w:sz w:val="22"/>
          <w:szCs w:val="22"/>
        </w:rPr>
        <w:t xml:space="preserve"> derived from high-quality fresh-frozen tissue</w:t>
      </w:r>
      <w:r w:rsidR="008B2337"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zVhMjMzZTAtN2MzMy00NWU4LWIzNTQtYWU5OTg4N2IwNTc0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
          <w:id w:val="-919321928"/>
          <w:placeholder>
            <w:docPart w:val="DefaultPlaceholder_-1854013440"/>
          </w:placeholder>
        </w:sdtPr>
        <w:sdtEndPr/>
        <w:sdtContent>
          <w:r w:rsidR="0064131E" w:rsidRPr="0064131E">
            <w:rPr>
              <w:rFonts w:ascii="Segoe UI" w:hAnsi="Segoe UI" w:cs="Segoe UI"/>
              <w:color w:val="000000"/>
              <w:sz w:val="22"/>
              <w:szCs w:val="22"/>
            </w:rPr>
            <w:t>(85, 86)</w:t>
          </w:r>
        </w:sdtContent>
      </w:sdt>
      <w:r w:rsidR="00DC6BE4" w:rsidRPr="00DC2F15">
        <w:rPr>
          <w:rFonts w:ascii="Segoe UI" w:hAnsi="Segoe UI" w:cs="Segoe UI"/>
          <w:sz w:val="22"/>
          <w:szCs w:val="22"/>
        </w:rPr>
        <w:t>.</w:t>
      </w:r>
      <w:r w:rsidR="00C940A3" w:rsidRPr="00DC2F15">
        <w:rPr>
          <w:rFonts w:ascii="Segoe UI" w:hAnsi="Segoe UI" w:cs="Segoe UI"/>
          <w:sz w:val="22"/>
          <w:szCs w:val="22"/>
        </w:rPr>
        <w:t xml:space="preserve"> If an algorithm utilizes a standard location-and-scale shift, such as simple mean-centering, or forces all sample distributions to match a theoretical reference via standard quantile normalization, it will successfully eliminate these minor batch effect</w:t>
      </w:r>
      <w:r w:rsidRPr="00DC2F15">
        <w:rPr>
          <w:rFonts w:ascii="Segoe UI" w:hAnsi="Segoe UI" w:cs="Segoe UI"/>
          <w:sz w:val="22"/>
          <w:szCs w:val="22"/>
        </w:rPr>
        <w:t>s while preserving thousands of differentially expressed genes between colon and brain</w:t>
      </w:r>
      <w:r w:rsidR="0049174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GVmMmY4NDEtOTY4My00ZjAzLWJlMGItNWZjMTZiMzNkZmZm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
          <w:id w:val="1877358211"/>
          <w:placeholder>
            <w:docPart w:val="DefaultPlaceholder_-1854013440"/>
          </w:placeholder>
        </w:sdtPr>
        <w:sdtEndPr/>
        <w:sdtContent>
          <w:r w:rsidR="0064131E" w:rsidRPr="0064131E">
            <w:rPr>
              <w:rFonts w:ascii="Segoe UI" w:hAnsi="Segoe UI" w:cs="Segoe UI"/>
              <w:color w:val="000000"/>
              <w:sz w:val="22"/>
              <w:szCs w:val="22"/>
            </w:rPr>
            <w:t>(32)</w:t>
          </w:r>
        </w:sdtContent>
      </w:sdt>
      <w:r w:rsidR="00491748" w:rsidRPr="00DC2F15">
        <w:rPr>
          <w:rFonts w:ascii="Segoe UI" w:hAnsi="Segoe UI" w:cs="Segoe UI"/>
          <w:sz w:val="22"/>
          <w:szCs w:val="22"/>
        </w:rPr>
        <w:t>.</w:t>
      </w:r>
      <w:r w:rsidR="002D5048" w:rsidRPr="00DC2F15">
        <w:rPr>
          <w:rFonts w:ascii="Segoe UI" w:hAnsi="Segoe UI" w:cs="Segoe UI"/>
          <w:sz w:val="22"/>
          <w:szCs w:val="22"/>
        </w:rPr>
        <w:t xml:space="preserve"> </w:t>
      </w:r>
      <w:del w:id="2396" w:author="Claude (NAR review, 2nd iteration 2026-08-02)" w:date="2026-08-02T12:00:00Z">
        <w:r>
          <w:rPr>
            <w:rFonts w:ascii="Segoe UI" w:hAnsi="Segoe UI" w:cs="Segoe UI"/>
            <w:sz w:val="22"/>
            <w:szCs w:val="22"/>
          </w:rPr>
          <w:delText xml:space="preserve">But the vast majority of clinically actionable biomarker research</w:delText>
        </w:r>
      </w:del>
      <w:ins w:id="2397" w:author="Claude (NAR review, 2nd iteration 2026-08-02)" w:date="2026-08-02T12:00:00Z">
        <w:r>
          <w:rPr>
            <w:rFonts w:ascii="Segoe UI" w:hAnsi="Segoe UI" w:cs="Segoe UI"/>
            <w:sz w:val="22"/>
            <w:szCs w:val="22"/>
          </w:rPr>
          <w:t xml:space="preserve">However, the vast majority of clinically actionable biomarker research</w:t>
        </w:r>
      </w:ins>
      <w:proofErr w:type="gramStart"/>
      <w:proofErr w:type="gramEnd"/>
      <w:r w:rsidR="00113A63"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Kb3bEjWV2c2thIiwiZ2l2ZW4iOiJJdmFuYSIsInBhcnNlLW5hbWVzIjpmYWxzZSwiZHJvcHBpbmctcGFydGljbGUiOiIiLCJub24tZHJvcHBpbmctcGFydGljbGUiOiIifSx7ImZhbWlseSI6IktvbWVsIiwiZ2l2ZW4iOiJSYWRvdmFuIiwicGFyc2UtbmFtZXMiOmZhbHNlLCJkcm9wcGluZy1wYXJ0aWNsZSI6IiIsIm5vbi1kcm9wcGluZy1wYXJ0aWNsZSI6IiJ9XSwiY29udGFpbmVyLXRpdGxlIjoiSW50ZXJuYXRpb25hbCBKb3VybmFsIG9mIE1vbGVjdWxhciBTY2llbmNlcyAyMDIwLCBWb2wuIDIxLCBQYWdlIDg0OTEiLCJhY2Nlc3NlZCI6eyJkYXRlLXBhcnRzIjpbWzIwMjYsNywyNl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0seyJpZCI6ImFhZWI3NmZiLWRjNjktM2RkMy1hMjExLTIxYzU1OWE3YTc0MCIsIml0ZW1EYXRhIjp7InR5cGUiOiJhcnRpY2xlLWpvdXJuYWwiLCJpZCI6ImFhZWI3NmZiLWRjNjktM2RkMy1hMjExLTIxYzU1OWE3YTc0MC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csMjZ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A5OGUxOThlLTMxZmQtM2VkYi04ZWQ5LTZmOTc3MWI0MjhiNiIsIml0ZW1EYXRhIjp7InR5cGUiOiJhcnRpY2xlLWpvdXJuYWwiLCJpZCI6IjA5OGUxOThlLTMxZmQtM2VkYi04ZWQ5LTZmOTc3MWI0MjhiNi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ywyNl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V19"/>
          <w:id w:val="-918013199"/>
          <w:placeholder>
            <w:docPart w:val="DefaultPlaceholder_-1854013440"/>
          </w:placeholder>
        </w:sdtPr>
        <w:sdtEndPr/>
        <w:sdtContent>
          <w:r w:rsidR="0064131E" w:rsidRPr="0064131E">
            <w:rPr>
              <w:rFonts w:ascii="Segoe UI" w:hAnsi="Segoe UI" w:cs="Segoe UI"/>
              <w:color w:val="000000"/>
              <w:sz w:val="22"/>
              <w:szCs w:val="22"/>
            </w:rPr>
            <w:t>(87–89)</w:t>
          </w:r>
        </w:sdtContent>
      </w:sdt>
      <w:r w:rsidR="0066690D" w:rsidRPr="00DC2F15">
        <w:rPr>
          <w:rFonts w:ascii="Segoe UI" w:hAnsi="Segoe UI" w:cs="Segoe UI"/>
          <w:sz w:val="22"/>
          <w:szCs w:val="22"/>
        </w:rPr>
        <w:t xml:space="preserve"> does not attempt to distinguish a brain tumor from a colon tumor; rather, it attempts to distinguish closely related disease states, therapeutic prognoses, or subtle developmental stages within a single lineag</w:t>
      </w:r>
      <w:r w:rsidR="00610821" w:rsidRPr="00DC2F15">
        <w:rPr>
          <w:rFonts w:ascii="Segoe UI" w:hAnsi="Segoe UI" w:cs="Segoe UI"/>
          <w:sz w:val="22"/>
          <w:szCs w:val="22"/>
        </w:rPr>
        <w:t xml:space="preserve">e </w:t>
      </w:r>
      <w:sdt>
        <w:sdtPr>
          <w:rPr>
            <w:rFonts w:ascii="Segoe UI" w:hAnsi="Segoe UI" w:cs="Segoe UI"/>
            <w:color w:val="000000"/>
            <w:sz w:val="22"/>
            <w:szCs w:val="22"/>
          </w:rPr>
          <w:tag w:val="MENDELEY_CITATION_v3_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3LDI2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JmMDQwZDcxNi0yZThmLTM4NzUtYTk5Yi1mYTI2OGU4ZjcwMjciLCJpdGVtRGF0YSI6eyJ0eXBlIjoiYXJ0aWNsZS1qb3VybmFsIiwiaWQiOiJmMDQwZDcxNi0yZThmLTM4NzUtYTk5Yi1mYTI2OGU4ZjcwMjc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"/>
          <w:id w:val="-607430401"/>
          <w:placeholder>
            <w:docPart w:val="DefaultPlaceholder_-1854013440"/>
          </w:placeholder>
        </w:sdtPr>
        <w:sdtEndPr/>
        <w:sdtContent>
          <w:r w:rsidR="0064131E" w:rsidRPr="0064131E">
            <w:rPr>
              <w:rFonts w:ascii="Segoe UI" w:hAnsi="Segoe UI" w:cs="Segoe UI"/>
              <w:color w:val="000000"/>
              <w:sz w:val="22"/>
              <w:szCs w:val="22"/>
            </w:rPr>
            <w:t>(90–93)</w:t>
          </w:r>
        </w:sdtContent>
      </w:sdt>
      <w:r w:rsidR="00610821" w:rsidRPr="00DC2F15">
        <w:rPr>
          <w:rFonts w:ascii="Segoe UI" w:hAnsi="Segoe UI" w:cs="Segoe UI"/>
          <w:sz w:val="22"/>
          <w:szCs w:val="22"/>
        </w:rPr>
        <w:t xml:space="preserve">. </w:t>
      </w:r>
      <w:r w:rsidR="0066690D" w:rsidRPr="00DC2F15">
        <w:rPr>
          <w:rFonts w:ascii="Segoe UI" w:hAnsi="Segoe UI" w:cs="Segoe UI"/>
          <w:sz w:val="22"/>
          <w:szCs w:val="22"/>
          <w:vertAlign w:val="superscript"/>
        </w:rPr>
        <w:t xml:space="preserve"> </w:t>
      </w:r>
      <w:r w:rsidRPr="00DC2F15">
        <w:rPr>
          <w:rFonts w:ascii="Segoe UI" w:hAnsi="Segoe UI" w:cs="Segoe UI"/>
          <w:sz w:val="22"/>
          <w:szCs w:val="22"/>
        </w:rPr>
        <w:t>Our analysis shows that among 3</w:t>
      </w:r>
      <w:r w:rsidR="005845E9">
        <w:rPr>
          <w:rFonts w:ascii="Segoe UI" w:hAnsi="Segoe UI" w:cs="Segoe UI"/>
          <w:sz w:val="22"/>
          <w:szCs w:val="22"/>
        </w:rPr>
        <w:t>3</w:t>
      </w:r>
      <w:r w:rsidRPr="00DC2F15">
        <w:rPr>
          <w:rFonts w:ascii="Segoe UI" w:hAnsi="Segoe UI" w:cs="Segoe UI"/>
          <w:sz w:val="22"/>
          <w:szCs w:val="22"/>
        </w:rPr>
        <w:t xml:space="preserve"> harmonization tools benchmarked, only SVA and MNN preserved the subtle differences between FL, DLBCL and normal GC B cells under strong batch effect, both globally and locally</w:t>
      </w:r>
      <w:r w:rsidR="00610821" w:rsidRPr="00DC2F15">
        <w:rPr>
          <w:rFonts w:ascii="Segoe UI" w:hAnsi="Segoe UI" w:cs="Segoe UI"/>
          <w:sz w:val="22"/>
          <w:szCs w:val="22"/>
        </w:rPr>
        <w:t>, allowing for transcriptomic biomarkers mining</w:t>
      </w:r>
      <w:r w:rsidR="002D5048" w:rsidRPr="00DC2F15">
        <w:rPr>
          <w:rFonts w:ascii="Segoe UI" w:hAnsi="Segoe UI" w:cs="Segoe UI"/>
          <w:sz w:val="22"/>
          <w:szCs w:val="22"/>
        </w:rPr>
        <w:t xml:space="preserve">. </w:t>
      </w:r>
      <w:r w:rsidR="005845E9">
        <w:rPr>
          <w:rFonts w:ascii="Segoe UI" w:hAnsi="Segoe UI" w:cs="Segoe UI"/>
          <w:sz w:val="22"/>
          <w:szCs w:val="22"/>
        </w:rPr>
        <w:t>FSQN R</w:t>
      </w:r>
      <w:r w:rsidR="005856B8">
        <w:rPr>
          <w:rFonts w:ascii="Segoe UI" w:hAnsi="Segoe UI" w:cs="Segoe UI"/>
          <w:sz w:val="22"/>
          <w:szCs w:val="22"/>
        </w:rPr>
        <w:t xml:space="preserve"> can be used as a second-choice method, and FSMVN and </w:t>
      </w:r>
      <w:proofErr w:type="spellStart"/>
      <w:r w:rsidR="00901D19">
        <w:rPr>
          <w:rFonts w:ascii="Segoe UI" w:hAnsi="Segoe UI" w:cs="Segoe UI"/>
          <w:sz w:val="22"/>
          <w:szCs w:val="22"/>
        </w:rPr>
        <w:t>AMDBNorm</w:t>
      </w:r>
      <w:proofErr w:type="spellEnd"/>
      <w:r w:rsidR="00901D19">
        <w:rPr>
          <w:rFonts w:ascii="Segoe UI" w:hAnsi="Segoe UI" w:cs="Segoe UI"/>
          <w:sz w:val="22"/>
          <w:szCs w:val="22"/>
        </w:rPr>
        <w:t xml:space="preserve"> showed promising performance </w:t>
      </w:r>
      <w:r w:rsidR="00B71777">
        <w:rPr>
          <w:rFonts w:ascii="Segoe UI" w:hAnsi="Segoe UI" w:cs="Segoe UI"/>
          <w:sz w:val="22"/>
          <w:szCs w:val="22"/>
        </w:rPr>
        <w:t>under a specific context of RNA-</w:t>
      </w:r>
      <w:proofErr w:type="gramStart"/>
      <w:r w:rsidR="00B71777">
        <w:rPr>
          <w:rFonts w:ascii="Segoe UI" w:hAnsi="Segoe UI" w:cs="Segoe UI"/>
          <w:sz w:val="22"/>
          <w:szCs w:val="22"/>
        </w:rPr>
        <w:t>seq</w:t>
      </w:r>
      <w:proofErr w:type="gramEnd"/>
      <w:r w:rsidR="00B71777">
        <w:rPr>
          <w:rFonts w:ascii="Segoe UI" w:hAnsi="Segoe UI" w:cs="Segoe UI"/>
          <w:sz w:val="22"/>
          <w:szCs w:val="22"/>
        </w:rPr>
        <w:t xml:space="preserve"> and Illumina microarrays combined.</w:t>
      </w:r>
    </w:p>
    <w:p w14:paraId="747AA7A1" w14:textId="77777777" w:rsidR="00491748" w:rsidRPr="00DC2F15" w:rsidRDefault="00491748" w:rsidP="00DC2F15">
      <w:pPr>
        <w:spacing w:line="276" w:lineRule="auto"/>
        <w:rPr>
          <w:rFonts w:ascii="Segoe UI" w:hAnsi="Segoe UI" w:cs="Segoe UI"/>
          <w:sz w:val="22"/>
          <w:szCs w:val="22"/>
        </w:rPr>
      </w:pPr>
    </w:p>
    <w:p w14:paraId="3931E4F8" w14:textId="7D6D63D3"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FL-specific biological discovery — two transcriptional subgroups revealed by SVA with </w:t>
      </w:r>
      <w:proofErr w:type="spellStart"/>
      <w:r w:rsidR="002D7965"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in the RNA-seq-only strategy — constitutes an unexpected and biologically significant finding emerging from the harmonization process itself. These subgroups were invisible in all other harmonization configurations, including other methods in the same strategy and SVA with strict imputation. This dependency on imputation suggests that the subgroup signal resides in genes recovered by </w:t>
      </w:r>
      <w:proofErr w:type="spellStart"/>
      <w:r w:rsidR="002D7965"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beyond the strict 3,447-gene set, genes that may carry platform-specific regulatory signatures detectable only at higher coverage depth. Whether these subgroups correspond to the established GCB-like and memory-cell-like</w:t>
      </w:r>
      <w:r w:rsidR="00A97E9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U5OTZmZmItZDA3YS00ZjBiLWJmNmItMThkMjkzN2ZiNjQ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
          <w:id w:val="-154307014"/>
          <w:placeholder>
            <w:docPart w:val="DefaultPlaceholder_-1854013440"/>
          </w:placeholder>
        </w:sdtPr>
        <w:sdtEndPr/>
        <w:sdtContent>
          <w:r w:rsidR="0064131E" w:rsidRPr="0064131E">
            <w:rPr>
              <w:rFonts w:ascii="Segoe UI" w:hAnsi="Segoe UI" w:cs="Segoe UI"/>
              <w:color w:val="000000"/>
              <w:sz w:val="22"/>
              <w:szCs w:val="22"/>
            </w:rPr>
            <w:t>(12)</w:t>
          </w:r>
        </w:sdtContent>
      </w:sdt>
      <w:r w:rsidRPr="00DC2F15">
        <w:rPr>
          <w:rFonts w:ascii="Segoe UI" w:hAnsi="Segoe UI" w:cs="Segoe UI"/>
          <w:sz w:val="22"/>
          <w:szCs w:val="22"/>
        </w:rPr>
        <w:t xml:space="preserve"> molecular subtypes of </w:t>
      </w:r>
      <w:r w:rsidR="00E0345F" w:rsidRPr="00DC2F15">
        <w:rPr>
          <w:rFonts w:ascii="Segoe UI" w:hAnsi="Segoe UI" w:cs="Segoe UI"/>
          <w:sz w:val="22"/>
          <w:szCs w:val="22"/>
        </w:rPr>
        <w:t>FL or</w:t>
      </w:r>
      <w:r w:rsidRPr="00DC2F15">
        <w:rPr>
          <w:rFonts w:ascii="Segoe UI" w:hAnsi="Segoe UI" w:cs="Segoe UI"/>
          <w:sz w:val="22"/>
          <w:szCs w:val="22"/>
        </w:rPr>
        <w:t xml:space="preserve"> represent a novel transcriptional axis orthogonal to known classifiers, requires downstream survival analysis and gene set enrichment that is beyond the scope of this benchmarking study. Crucially, the finding underscores that harmonization method selection is not merely a technical pre-processing decision but can determine which biological discoveries are accessible from a given dataset.</w:t>
      </w:r>
    </w:p>
    <w:p w14:paraId="4A29DB28" w14:textId="77777777" w:rsidR="00ED5F64" w:rsidRPr="00DC2F15" w:rsidRDefault="00ED5F64" w:rsidP="00DC2F15">
      <w:pPr>
        <w:spacing w:line="276" w:lineRule="auto"/>
        <w:rPr>
          <w:rFonts w:ascii="Segoe UI" w:hAnsi="Segoe UI" w:cs="Segoe UI"/>
          <w:sz w:val="22"/>
          <w:szCs w:val="22"/>
        </w:rPr>
      </w:pPr>
    </w:p>
    <w:p w14:paraId="42C957EF" w14:textId="77777777" w:rsidR="00D81021" w:rsidRPr="00DC2F15" w:rsidRDefault="00F442D5"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Novel computational pipeline for harmonization tools adjustment and selection</w:t>
      </w:r>
    </w:p>
    <w:p w14:paraId="413F53D3" w14:textId="04BE0438" w:rsidR="006C62D0" w:rsidRPr="00DC2F15" w:rsidRDefault="00D02FF9" w:rsidP="00DC2F15">
      <w:pPr>
        <w:spacing w:line="276" w:lineRule="auto"/>
        <w:rPr>
          <w:rFonts w:ascii="Segoe UI" w:hAnsi="Segoe UI" w:cs="Segoe UI"/>
          <w:sz w:val="22"/>
          <w:szCs w:val="22"/>
        </w:rPr>
      </w:pPr>
      <w:r w:rsidRPr="00DC2F15">
        <w:rPr>
          <w:rFonts w:ascii="Segoe UI" w:hAnsi="Segoe UI" w:cs="Segoe UI"/>
          <w:sz w:val="22"/>
          <w:szCs w:val="22"/>
        </w:rPr>
        <w:t xml:space="preserve">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pipeline is conceptually distinct from previous harmonization benchmarks </w:t>
      </w:r>
      <w:sdt>
        <w:sdtPr>
          <w:rPr>
            <w:rFonts w:ascii="Segoe UI" w:hAnsi="Segoe UI" w:cs="Segoe UI"/>
            <w:color w:val="000000"/>
            <w:sz w:val="22"/>
            <w:szCs w:val="22"/>
          </w:rPr>
          <w:tag w:val="MENDELEY_CITATION_v3_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Sx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507869328"/>
          <w:placeholder>
            <w:docPart w:val="3D3CA9C50717DA45BDB2ABE43F317F24"/>
          </w:placeholder>
        </w:sdtPr>
        <w:sdtEndPr/>
        <w:sdtContent>
          <w:r w:rsidR="00257BA5" w:rsidRPr="00257BA5">
            <w:rPr>
              <w:rFonts w:ascii="Segoe UI" w:hAnsi="Segoe UI" w:cs="Segoe UI"/>
              <w:color w:val="000000"/>
              <w:sz w:val="22"/>
              <w:szCs w:val="22"/>
            </w:rPr>
            <w:t>(1, 57, 84)</w:t>
          </w:r>
        </w:sdtContent>
      </w:sdt>
      <w:r w:rsidRPr="00DC2F15">
        <w:rPr>
          <w:rFonts w:ascii="Segoe UI" w:hAnsi="Segoe UI" w:cs="Segoe UI"/>
          <w:sz w:val="22"/>
          <w:szCs w:val="22"/>
        </w:rPr>
        <w:t xml:space="preserve"> in three fundamental respects. First, it exhaustively evaluates the full cross-product of four hyperparameter dimensions — 14 batch removal strategies × 3 imputation methods × 3</w:t>
      </w:r>
      <w:r w:rsidR="0064131E">
        <w:rPr>
          <w:rFonts w:ascii="Segoe UI" w:hAnsi="Segoe UI" w:cs="Segoe UI"/>
          <w:sz w:val="22"/>
          <w:szCs w:val="22"/>
        </w:rPr>
        <w:t>3</w:t>
      </w:r>
      <w:r w:rsidRPr="00DC2F15">
        <w:rPr>
          <w:rFonts w:ascii="Segoe UI" w:hAnsi="Segoe UI" w:cs="Segoe UI"/>
          <w:sz w:val="22"/>
          <w:szCs w:val="22"/>
        </w:rPr>
        <w:t xml:space="preserve"> </w:t>
      </w:r>
      <w:r w:rsidRPr="00DC2F15">
        <w:rPr>
          <w:rFonts w:ascii="Segoe UI" w:hAnsi="Segoe UI" w:cs="Segoe UI"/>
          <w:sz w:val="22"/>
          <w:szCs w:val="22"/>
        </w:rPr>
        <w:lastRenderedPageBreak/>
        <w:t>harmonization methods × 2 post-removal conditions = 2,</w:t>
      </w:r>
      <w:r w:rsidR="005B1077">
        <w:rPr>
          <w:rFonts w:ascii="Segoe UI" w:hAnsi="Segoe UI" w:cs="Segoe UI"/>
          <w:sz w:val="22"/>
          <w:szCs w:val="22"/>
        </w:rPr>
        <w:t>772</w:t>
      </w:r>
      <w:r w:rsidRPr="00DC2F15">
        <w:rPr>
          <w:rFonts w:ascii="Segoe UI" w:hAnsi="Segoe UI" w:cs="Segoe UI"/>
          <w:sz w:val="22"/>
          <w:szCs w:val="22"/>
        </w:rPr>
        <w:t xml:space="preserve"> theoretical configurations (</w:t>
      </w:r>
      <w:r w:rsidR="00FD308A">
        <w:rPr>
          <w:rFonts w:ascii="Segoe UI" w:hAnsi="Segoe UI" w:cs="Segoe UI"/>
          <w:sz w:val="22"/>
          <w:szCs w:val="22"/>
        </w:rPr>
        <w:t xml:space="preserve">2,407 </w:t>
      </w:r>
      <w:r w:rsidR="00B24AC4">
        <w:rPr>
          <w:rFonts w:ascii="Segoe UI" w:hAnsi="Segoe UI" w:cs="Segoe UI"/>
          <w:sz w:val="22"/>
          <w:szCs w:val="22"/>
        </w:rPr>
        <w:t xml:space="preserve">completed, </w:t>
      </w:r>
      <w:r w:rsidRPr="00DC2F15">
        <w:rPr>
          <w:rFonts w:ascii="Segoe UI" w:hAnsi="Segoe UI" w:cs="Segoe UI"/>
          <w:sz w:val="22"/>
          <w:szCs w:val="22"/>
        </w:rPr>
        <w:t xml:space="preserve">2,234 successfully completed) — rather than selecting a representative subset of configurations for pairwise comparison. This exhaustive coverage allows the pipeline to detect interactions between factors (such as the imputation-dependency of SVA's FL subgroup discovery) that would be missed by incomplete designs. Second, it applies 87 polarity-defined scoring metrics spanning local neighborhood, global distance, distributional similarity and other aspects of harmonization quality, providing a multi-dimensional evaluation surface rather than relying on a single metric or a small panel. Third, it operates under the constraint of realistic biological subtlety: the FL/DLBCL distinction is </w:t>
      </w:r>
      <w:r w:rsidR="00DA3166">
        <w:rPr>
          <w:rFonts w:ascii="Segoe UI" w:hAnsi="Segoe UI" w:cs="Segoe UI"/>
          <w:sz w:val="22"/>
          <w:szCs w:val="22"/>
        </w:rPr>
        <w:t>ten</w:t>
      </w:r>
      <w:r w:rsidRPr="00DC2F15">
        <w:rPr>
          <w:rFonts w:ascii="Segoe UI" w:hAnsi="Segoe UI" w:cs="Segoe UI"/>
          <w:sz w:val="22"/>
          <w:szCs w:val="22"/>
        </w:rPr>
        <w:t>-fold smaller in transcriptional effect size than the batch effects in this dataset</w:t>
      </w:r>
      <w:r w:rsidR="00DA3166">
        <w:rPr>
          <w:rFonts w:ascii="Segoe UI" w:hAnsi="Segoe UI" w:cs="Segoe UI"/>
          <w:sz w:val="22"/>
          <w:szCs w:val="22"/>
        </w:rPr>
        <w:t xml:space="preserve">: </w:t>
      </w:r>
      <w:proofErr w:type="spellStart"/>
      <w:r w:rsidR="009D2E0F" w:rsidRPr="00DA3166">
        <w:rPr>
          <w:rFonts w:ascii="Segoe UI" w:hAnsi="Segoe UI" w:cs="Segoe UI"/>
          <w:sz w:val="22"/>
          <w:szCs w:val="22"/>
        </w:rPr>
        <w:t>PCReg</w:t>
      </w:r>
      <w:proofErr w:type="spellEnd"/>
      <w:r w:rsidR="009D2E0F" w:rsidRPr="00DA3166">
        <w:rPr>
          <w:rFonts w:ascii="Segoe UI" w:hAnsi="Segoe UI" w:cs="Segoe UI"/>
          <w:sz w:val="22"/>
          <w:szCs w:val="22"/>
        </w:rPr>
        <w:t xml:space="preserve"> by batch is </w:t>
      </w:r>
      <w:r w:rsidR="005537E4" w:rsidRPr="00DA3166">
        <w:rPr>
          <w:rFonts w:ascii="Segoe UI" w:hAnsi="Segoe UI" w:cs="Segoe UI"/>
          <w:sz w:val="22"/>
          <w:szCs w:val="22"/>
        </w:rPr>
        <w:t>0.226</w:t>
      </w:r>
      <w:r w:rsidR="006909C7">
        <w:rPr>
          <w:rFonts w:ascii="Segoe UI" w:hAnsi="Segoe UI" w:cs="Segoe UI"/>
          <w:sz w:val="22"/>
          <w:szCs w:val="22"/>
        </w:rPr>
        <w:t xml:space="preserve"> (fraction of variance explained by batch </w:t>
      </w:r>
      <w:r w:rsidR="007E24E3">
        <w:rPr>
          <w:rFonts w:ascii="Segoe UI" w:hAnsi="Segoe UI" w:cs="Segoe UI"/>
          <w:sz w:val="22"/>
          <w:szCs w:val="22"/>
        </w:rPr>
        <w:t>0.774)</w:t>
      </w:r>
      <w:r w:rsidR="00887F42" w:rsidRPr="00DA3166">
        <w:rPr>
          <w:rFonts w:ascii="Segoe UI" w:hAnsi="Segoe UI" w:cs="Segoe UI"/>
          <w:sz w:val="22"/>
          <w:szCs w:val="22"/>
        </w:rPr>
        <w:t xml:space="preserve"> </w:t>
      </w:r>
      <w:r w:rsidR="002C0406" w:rsidRPr="00DA3166">
        <w:rPr>
          <w:rFonts w:ascii="Segoe UI" w:hAnsi="Segoe UI" w:cs="Segoe UI"/>
          <w:sz w:val="22"/>
          <w:szCs w:val="22"/>
        </w:rPr>
        <w:t xml:space="preserve">and </w:t>
      </w:r>
      <w:r w:rsidR="006F35F5" w:rsidRPr="00DA3166">
        <w:rPr>
          <w:rFonts w:ascii="Segoe UI" w:hAnsi="Segoe UI" w:cs="Segoe UI"/>
          <w:sz w:val="22"/>
          <w:szCs w:val="22"/>
        </w:rPr>
        <w:t>by biology is</w:t>
      </w:r>
      <w:r w:rsidR="005108FB" w:rsidRPr="00DA3166">
        <w:rPr>
          <w:rFonts w:ascii="Segoe UI" w:hAnsi="Segoe UI" w:cs="Segoe UI"/>
          <w:sz w:val="22"/>
          <w:szCs w:val="22"/>
        </w:rPr>
        <w:t xml:space="preserve"> 0.923</w:t>
      </w:r>
      <w:r w:rsidR="007E24E3">
        <w:rPr>
          <w:rFonts w:ascii="Segoe UI" w:hAnsi="Segoe UI" w:cs="Segoe UI"/>
          <w:sz w:val="22"/>
          <w:szCs w:val="22"/>
        </w:rPr>
        <w:t xml:space="preserve"> (fraction of variance explained 0.077</w:t>
      </w:r>
      <w:r w:rsidR="00860A79">
        <w:rPr>
          <w:rFonts w:ascii="Segoe UI" w:hAnsi="Segoe UI" w:cs="Segoe UI"/>
          <w:sz w:val="22"/>
          <w:szCs w:val="22"/>
        </w:rPr>
        <w:t>)</w:t>
      </w:r>
      <w:r w:rsidR="006F35F5" w:rsidRPr="00DA3166">
        <w:rPr>
          <w:rFonts w:ascii="Segoe UI" w:hAnsi="Segoe UI" w:cs="Segoe UI"/>
          <w:sz w:val="22"/>
          <w:szCs w:val="22"/>
        </w:rPr>
        <w:t xml:space="preserve"> </w:t>
      </w:r>
      <w:r w:rsidR="00887F42" w:rsidRPr="00DA3166">
        <w:rPr>
          <w:rFonts w:ascii="Segoe UI" w:hAnsi="Segoe UI" w:cs="Segoe UI"/>
          <w:sz w:val="22"/>
          <w:szCs w:val="22"/>
        </w:rPr>
        <w:t>in the S0, 01_raw, strict and no post-removal dataset</w:t>
      </w:r>
      <w:r w:rsidR="00860A79">
        <w:rPr>
          <w:rFonts w:ascii="Segoe UI" w:hAnsi="Segoe UI" w:cs="Segoe UI"/>
          <w:sz w:val="22"/>
          <w:szCs w:val="22"/>
        </w:rPr>
        <w:t xml:space="preserve"> (Supplementary File 3)</w:t>
      </w:r>
      <w:r w:rsidRPr="00DC2F15">
        <w:rPr>
          <w:rFonts w:ascii="Segoe UI" w:hAnsi="Segoe UI" w:cs="Segoe UI"/>
          <w:sz w:val="22"/>
          <w:szCs w:val="22"/>
        </w:rPr>
        <w:t>, requiring approaches that simultaneously correct for large technical noise while preserving small biology signals.</w:t>
      </w:r>
    </w:p>
    <w:p w14:paraId="7CC2EEAF" w14:textId="77777777" w:rsidR="006C62D0" w:rsidRPr="00DC2F15" w:rsidRDefault="006C62D0" w:rsidP="00DC2F15">
      <w:pPr>
        <w:spacing w:line="276" w:lineRule="auto"/>
        <w:rPr>
          <w:rFonts w:ascii="Segoe UI" w:hAnsi="Segoe UI" w:cs="Segoe UI"/>
          <w:sz w:val="22"/>
          <w:szCs w:val="22"/>
        </w:rPr>
      </w:pPr>
    </w:p>
    <w:p w14:paraId="5D4B9E3E" w14:textId="142714B9"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computational scale of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 2,234 </w:t>
      </w:r>
      <w:r w:rsidR="00972E3A">
        <w:rPr>
          <w:rFonts w:ascii="Segoe UI" w:hAnsi="Segoe UI" w:cs="Segoe UI"/>
          <w:sz w:val="22"/>
          <w:szCs w:val="22"/>
        </w:rPr>
        <w:t xml:space="preserve">successfully </w:t>
      </w:r>
      <w:r w:rsidRPr="00DC2F15">
        <w:rPr>
          <w:rFonts w:ascii="Segoe UI" w:hAnsi="Segoe UI" w:cs="Segoe UI"/>
          <w:sz w:val="22"/>
          <w:szCs w:val="22"/>
        </w:rPr>
        <w:t xml:space="preserve">completed </w:t>
      </w:r>
      <w:r w:rsidR="00361E91" w:rsidRPr="00DC2F15">
        <w:rPr>
          <w:rFonts w:ascii="Segoe UI" w:hAnsi="Segoe UI" w:cs="Segoe UI"/>
          <w:sz w:val="22"/>
          <w:szCs w:val="22"/>
        </w:rPr>
        <w:t xml:space="preserve">approaches </w:t>
      </w:r>
      <w:r w:rsidRPr="00DC2F15">
        <w:rPr>
          <w:rFonts w:ascii="Segoe UI" w:hAnsi="Segoe UI" w:cs="Segoe UI"/>
          <w:sz w:val="22"/>
          <w:szCs w:val="22"/>
        </w:rPr>
        <w:t>on 32–48 vCPU / 240 G</w:t>
      </w:r>
      <w:r w:rsidR="00344515">
        <w:rPr>
          <w:rFonts w:ascii="Segoe UI" w:hAnsi="Segoe UI" w:cs="Segoe UI"/>
          <w:sz w:val="22"/>
          <w:szCs w:val="22"/>
        </w:rPr>
        <w:t>i</w:t>
      </w:r>
      <w:r w:rsidRPr="00DC2F15">
        <w:rPr>
          <w:rFonts w:ascii="Segoe UI" w:hAnsi="Segoe UI" w:cs="Segoe UI"/>
          <w:sz w:val="22"/>
          <w:szCs w:val="22"/>
        </w:rPr>
        <w:t>B RAM infrastructure with parallelized job dispatch across S3-backed intermediate storage — required systematic engineering of timeout handling, memory-limited execution, and error recovery. All harmonization methods that exceeded 3 hours of CPU time were recorded as failures and excluded from the main analysis (see Methods</w:t>
      </w:r>
      <w:r w:rsidR="00DF1A1C" w:rsidRPr="00DC2F15">
        <w:rPr>
          <w:rFonts w:ascii="Segoe UI" w:hAnsi="Segoe UI" w:cs="Segoe UI"/>
          <w:sz w:val="22"/>
          <w:szCs w:val="22"/>
        </w:rPr>
        <w:t xml:space="preserve"> and the repository </w:t>
      </w:r>
      <w:hyperlink r:id="rId19" w:history="1">
        <w:r w:rsidR="00D66DBB" w:rsidRPr="00DC2F15">
          <w:rPr>
            <w:rStyle w:val="Hyperlink"/>
            <w:rFonts w:ascii="Segoe UI" w:hAnsi="Segoe UI" w:cs="Segoe UI"/>
            <w:sz w:val="22"/>
            <w:szCs w:val="22"/>
          </w:rPr>
          <w:t>https://github.com/Nikit357/FL_harmonization/tree/main/harmonization-scripts</w:t>
        </w:r>
      </w:hyperlink>
      <w:r w:rsidRPr="00DC2F15">
        <w:rPr>
          <w:rFonts w:ascii="Segoe UI" w:hAnsi="Segoe UI" w:cs="Segoe UI"/>
          <w:sz w:val="22"/>
          <w:szCs w:val="22"/>
        </w:rPr>
        <w:t xml:space="preserve">). The pipeline architecture is containerized and reproducible, with all intermediate expression matrices and metric tables available via the </w:t>
      </w:r>
      <w:proofErr w:type="spellStart"/>
      <w:r w:rsidR="00921E1C" w:rsidRPr="00DC2F15">
        <w:rPr>
          <w:rFonts w:ascii="Segoe UI" w:hAnsi="Segoe UI" w:cs="Segoe UI"/>
          <w:sz w:val="22"/>
          <w:szCs w:val="22"/>
        </w:rPr>
        <w:t>Zenodo</w:t>
      </w:r>
      <w:proofErr w:type="spellEnd"/>
      <w:r w:rsidR="00921E1C" w:rsidRPr="00DC2F15">
        <w:rPr>
          <w:rFonts w:ascii="Segoe UI" w:hAnsi="Segoe UI" w:cs="Segoe UI"/>
          <w:sz w:val="22"/>
          <w:szCs w:val="22"/>
        </w:rPr>
        <w:t xml:space="preserve"> links</w:t>
      </w:r>
      <w:r w:rsidR="00327E05" w:rsidRPr="00DC2F15">
        <w:rPr>
          <w:rFonts w:ascii="Segoe UI" w:hAnsi="Segoe UI" w:cs="Segoe UI"/>
          <w:sz w:val="22"/>
          <w:szCs w:val="22"/>
        </w:rPr>
        <w:t xml:space="preserve"> </w:t>
      </w:r>
      <w:r w:rsidR="00327E05" w:rsidRPr="00DC2F15">
        <w:rPr>
          <w:rFonts w:ascii="Segoe UI" w:hAnsi="Segoe UI" w:cs="Segoe UI"/>
          <w:i/>
          <w:iCs/>
          <w:sz w:val="22"/>
          <w:szCs w:val="22"/>
        </w:rPr>
        <w:t>(add link!)</w:t>
      </w:r>
      <w:r w:rsidRPr="00DC2F15">
        <w:rPr>
          <w:rFonts w:ascii="Segoe UI" w:hAnsi="Segoe UI" w:cs="Segoe UI"/>
          <w:sz w:val="22"/>
          <w:szCs w:val="22"/>
        </w:rPr>
        <w:t xml:space="preserve"> described in the Data Availability statement.</w:t>
      </w:r>
    </w:p>
    <w:p w14:paraId="3902954E" w14:textId="77777777" w:rsidR="006C62D0" w:rsidRPr="00DC2F15" w:rsidRDefault="006C62D0" w:rsidP="00DC2F15">
      <w:pPr>
        <w:spacing w:line="276" w:lineRule="auto"/>
        <w:rPr>
          <w:rFonts w:ascii="Segoe UI" w:hAnsi="Segoe UI" w:cs="Segoe UI"/>
          <w:sz w:val="22"/>
          <w:szCs w:val="22"/>
        </w:rPr>
      </w:pPr>
    </w:p>
    <w:p w14:paraId="33269094" w14:textId="4B1CAA4E" w:rsidR="006C62D0"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We note important technical limitations of the current pipeline. The </w:t>
      </w:r>
      <w:proofErr w:type="spellStart"/>
      <w:r w:rsidRPr="00DC2F15">
        <w:rPr>
          <w:rFonts w:ascii="Segoe UI" w:hAnsi="Segoe UI" w:cs="Segoe UI"/>
          <w:sz w:val="22"/>
          <w:szCs w:val="22"/>
        </w:rPr>
        <w:t>kBET</w:t>
      </w:r>
      <w:proofErr w:type="spellEnd"/>
      <w:r w:rsidRPr="00DC2F15">
        <w:rPr>
          <w:rFonts w:ascii="Segoe UI" w:hAnsi="Segoe UI" w:cs="Segoe UI"/>
          <w:sz w:val="22"/>
          <w:szCs w:val="22"/>
        </w:rPr>
        <w:t xml:space="preserve"> metric is known to be sensitive to small batch sizes and failed to produce valid outputs for strategies with very small batch representations</w:t>
      </w:r>
      <w:r w:rsidR="00675DA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jhlNTE5MTgtMzkxYi00NzhmLWIwN2ItZWRlZGFiMzg1MTJk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
          <w:id w:val="752322883"/>
          <w:placeholder>
            <w:docPart w:val="DefaultPlaceholder_-1854013440"/>
          </w:placeholder>
        </w:sdtPr>
        <w:sdtEndPr/>
        <w:sdtContent>
          <w:r w:rsidR="0064131E" w:rsidRPr="0064131E">
            <w:rPr>
              <w:rFonts w:ascii="Segoe UI" w:hAnsi="Segoe UI" w:cs="Segoe UI"/>
              <w:color w:val="000000"/>
              <w:sz w:val="22"/>
              <w:szCs w:val="22"/>
            </w:rPr>
            <w:t>(60)</w:t>
          </w:r>
        </w:sdtContent>
      </w:sdt>
      <w:r w:rsidRPr="00DC2F15">
        <w:rPr>
          <w:rFonts w:ascii="Segoe UI" w:hAnsi="Segoe UI" w:cs="Segoe UI"/>
          <w:sz w:val="22"/>
          <w:szCs w:val="22"/>
        </w:rPr>
        <w:t>, and the present dataset contains 2 batches and 15 cohorts with fewer than 10 samples</w:t>
      </w:r>
      <w:ins w:id="6" w:author="Claude Code" w:date="2026-06-28T08:00:00Z">
        <w:r w:rsidRPr="00DC2F15">
          <w:rPr>
            <w:rFonts w:ascii="Segoe UI" w:hAnsi="Segoe UI" w:cs="Segoe UI"/>
            <w:sz w:val="22"/>
            <w:szCs w:val="22"/>
          </w:rPr>
          <w:t>.</w:t>
        </w:r>
      </w:ins>
      <w:r w:rsidR="00BA546A" w:rsidRPr="00DC2F15">
        <w:rPr>
          <w:rFonts w:ascii="Segoe UI" w:hAnsi="Segoe UI" w:cs="Segoe UI"/>
          <w:sz w:val="22"/>
          <w:szCs w:val="22"/>
        </w:rPr>
        <w:t xml:space="preserve"> </w:t>
      </w:r>
      <w:r w:rsidR="00BE7436" w:rsidRPr="00DC2F15">
        <w:rPr>
          <w:rFonts w:ascii="Segoe UI" w:hAnsi="Segoe UI" w:cs="Segoe UI"/>
          <w:sz w:val="22"/>
          <w:szCs w:val="22"/>
        </w:rPr>
        <w:t>Two</w:t>
      </w:r>
      <w:r w:rsidR="00DF0FF9" w:rsidRPr="00DC2F15">
        <w:rPr>
          <w:rFonts w:ascii="Segoe UI" w:hAnsi="Segoe UI" w:cs="Segoe UI"/>
          <w:sz w:val="22"/>
          <w:szCs w:val="22"/>
        </w:rPr>
        <w:t xml:space="preserve"> methods, 30_recombat and 37_fabatch</w:t>
      </w:r>
      <w:r>
        <w:rPr>
          <w:rFonts w:ascii="Segoe UI" w:hAnsi="Segoe UI" w:cs="Segoe UI"/>
          <w:sz w:val="22"/>
          <w:szCs w:val="22"/>
        </w:rPr>
        <w:t xml:space="preserve">, failed at the implementation stage for technical reasons that remain to be resolved. Moreover, the field of transcriptomic harmonization tools is </w:t>
      </w:r>
      <w:del w:id="2398" w:author="Claude (NAR review, 2nd iteration 2026-08-02)" w:date="2026-08-02T12:00:00Z">
        <w:r>
          <w:rPr>
            <w:rFonts w:ascii="Segoe UI" w:hAnsi="Segoe UI" w:cs="Segoe UI"/>
            <w:sz w:val="22"/>
            <w:szCs w:val="22"/>
          </w:rPr>
          <w:delText xml:space="preserve">rapidly expanding including the recent diffusion model-based ones</w:delText>
        </w:r>
      </w:del>
      <w:ins w:id="2399" w:author="Claude (NAR review, 2nd iteration 2026-08-02)" w:date="2026-08-02T12:00:00Z">
        <w:r>
          <w:rPr>
            <w:rFonts w:ascii="Segoe UI" w:hAnsi="Segoe UI" w:cs="Segoe UI"/>
            <w:sz w:val="22"/>
            <w:szCs w:val="22"/>
          </w:rPr>
          <w:t xml:space="preserve">expanding rapidly, including recent diffusion-model-based methods</w:t>
        </w:r>
      </w:ins>
      <w:r w:rsidR="0060624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"/>
          <w:id w:val="-260681939"/>
          <w:placeholder>
            <w:docPart w:val="DefaultPlaceholder_-1854013440"/>
          </w:placeholder>
        </w:sdtPr>
        <w:sdtEndPr/>
        <w:sdtContent>
          <w:r w:rsidR="0064131E" w:rsidRPr="0064131E">
            <w:rPr>
              <w:rFonts w:ascii="Segoe UI" w:hAnsi="Segoe UI" w:cs="Segoe UI"/>
              <w:color w:val="000000"/>
              <w:sz w:val="22"/>
              <w:szCs w:val="22"/>
            </w:rPr>
            <w:t>(94)</w:t>
          </w:r>
        </w:sdtContent>
      </w:sdt>
      <w:r w:rsidR="00391CF8" w:rsidRPr="00DC2F15">
        <w:rPr>
          <w:rFonts w:ascii="Segoe UI" w:hAnsi="Segoe UI" w:cs="Segoe UI"/>
          <w:sz w:val="22"/>
          <w:szCs w:val="22"/>
        </w:rPr>
        <w:t xml:space="preserve">, so the current review of 75 methods should be revised </w:t>
      </w:r>
      <w:r w:rsidR="00046E21" w:rsidRPr="00DC2F15">
        <w:rPr>
          <w:rFonts w:ascii="Segoe UI" w:hAnsi="Segoe UI" w:cs="Segoe UI"/>
          <w:sz w:val="22"/>
          <w:szCs w:val="22"/>
        </w:rPr>
        <w:t xml:space="preserve">periodically, which we plan to do in the upcoming GitHub </w:t>
      </w:r>
      <w:proofErr w:type="spellStart"/>
      <w:r w:rsidR="00046E21" w:rsidRPr="00DC2F15">
        <w:rPr>
          <w:rFonts w:ascii="Segoe UI" w:hAnsi="Segoe UI" w:cs="Segoe UI"/>
          <w:sz w:val="22"/>
          <w:szCs w:val="22"/>
        </w:rPr>
        <w:t>ComboBatch</w:t>
      </w:r>
      <w:proofErr w:type="spellEnd"/>
      <w:r w:rsidR="00046E21" w:rsidRPr="00DC2F15">
        <w:rPr>
          <w:rFonts w:ascii="Segoe UI" w:hAnsi="Segoe UI" w:cs="Segoe UI"/>
          <w:sz w:val="22"/>
          <w:szCs w:val="22"/>
        </w:rPr>
        <w:t xml:space="preserve"> releases.</w:t>
      </w:r>
    </w:p>
    <w:p w14:paraId="2128263B" w14:textId="77777777" w:rsidR="00073E9F" w:rsidRDefault="00073E9F" w:rsidP="00DC2F15">
      <w:pPr>
        <w:spacing w:line="276" w:lineRule="auto"/>
        <w:rPr>
          <w:rFonts w:ascii="Segoe UI" w:hAnsi="Segoe UI" w:cs="Segoe UI"/>
          <w:sz w:val="22"/>
          <w:szCs w:val="22"/>
        </w:rPr>
      </w:pPr>
    </w:p>
    <w:p w14:paraId="4C926974" w14:textId="62FEEC09" w:rsidR="00073E9F" w:rsidRPr="00DC2F15" w:rsidRDefault="00666141" w:rsidP="00DC2F15">
      <w:pPr>
        <w:spacing w:line="276" w:lineRule="auto"/>
        <w:rPr>
          <w:ins w:id="7" w:author="Claude Code" w:date="2026-06-28T08:00:00Z"/>
          <w:rFonts w:ascii="Segoe UI" w:hAnsi="Segoe UI" w:cs="Segoe UI"/>
          <w:sz w:val="22"/>
          <w:szCs w:val="22"/>
        </w:rPr>
      </w:pPr>
      <w:r>
        <w:rPr>
          <w:rFonts w:ascii="Segoe UI" w:hAnsi="Segoe UI" w:cs="Segoe UI"/>
          <w:sz w:val="22"/>
          <w:szCs w:val="22"/>
        </w:rPr>
        <w:t xml:space="preserve">We also acknowledge </w:t>
      </w:r>
      <w:r w:rsidR="00F87800">
        <w:rPr>
          <w:rFonts w:ascii="Segoe UI" w:hAnsi="Segoe UI" w:cs="Segoe UI"/>
          <w:sz w:val="22"/>
          <w:szCs w:val="22"/>
        </w:rPr>
        <w:t xml:space="preserve">additional mathematical limitations of the </w:t>
      </w:r>
      <w:proofErr w:type="spellStart"/>
      <w:r w:rsidR="00F87800">
        <w:rPr>
          <w:rFonts w:ascii="Segoe UI" w:hAnsi="Segoe UI" w:cs="Segoe UI"/>
          <w:sz w:val="22"/>
          <w:szCs w:val="22"/>
        </w:rPr>
        <w:t>ComboBatch</w:t>
      </w:r>
      <w:proofErr w:type="spellEnd"/>
      <w:r w:rsidR="00F87800">
        <w:rPr>
          <w:rFonts w:ascii="Segoe UI" w:hAnsi="Segoe UI" w:cs="Segoe UI"/>
          <w:sz w:val="22"/>
          <w:szCs w:val="22"/>
        </w:rPr>
        <w:t xml:space="preserve"> pipeline</w:t>
      </w:r>
      <w:r w:rsidR="00B22A73">
        <w:rPr>
          <w:rFonts w:ascii="Segoe UI" w:hAnsi="Segoe UI" w:cs="Segoe UI"/>
          <w:sz w:val="22"/>
          <w:szCs w:val="22"/>
        </w:rPr>
        <w:t xml:space="preserve"> that require further improvements in the next releases</w:t>
      </w:r>
      <w:r w:rsidR="00F87800">
        <w:rPr>
          <w:rFonts w:ascii="Segoe UI" w:hAnsi="Segoe UI" w:cs="Segoe UI"/>
          <w:sz w:val="22"/>
          <w:szCs w:val="22"/>
        </w:rPr>
        <w:t xml:space="preserve">. </w:t>
      </w:r>
      <w:del w:id="1026" w:author="Claude (NAR referee report 2026-08-02)" w:date="2026-08-02T00:00:00Z">
        <w:r>
          <w:rPr>
            <w:rFonts w:ascii="Segoe UI" w:hAnsi="Segoe UI" w:cs="Segoe UI"/>
            <w:sz w:val="22"/>
            <w:szCs w:val="22"/>
          </w:rPr>
          <w:delText xml:space="preserve">First, lbeit the composite score</w:delText>
        </w:r>
      </w:del>
      <w:ins w:id="1027" w:author="Claude (NAR referee report 2026-08-02)" w:date="2026-08-02T00:00:00Z">
        <w:r>
          <w:rPr>
            <w:rFonts w:ascii="Segoe UI" w:hAnsi="Segoe UI" w:cs="Segoe UI"/>
            <w:sz w:val="22"/>
            <w:szCs w:val="22"/>
          </w:rPr>
          <w:t xml:space="preserve">First, although the composite score</w:t>
        </w:r>
      </w:ins>
      <w:r>
        <w:rPr>
          <w:rFonts w:ascii="Segoe UI" w:hAnsi="Segoe UI" w:cs="Segoe UI"/>
          <w:sz w:val="22"/>
          <w:szCs w:val="22"/>
        </w:rPr>
        <w:t xml:space="preserve"> was not a decision criterion, it </w:t>
      </w:r>
      <w:proofErr w:type="spellStart"/>
      <w:proofErr w:type="spellEnd"/>
      <w:r w:rsidR="00F87800" w:rsidRPr="00F87800">
        <w:rPr>
          <w:rFonts w:ascii="Segoe UI" w:hAnsi="Segoe UI" w:cs="Segoe UI"/>
          <w:sz w:val="22"/>
          <w:szCs w:val="22"/>
        </w:rPr>
        <w:t>averages different metric subsets for different strategies</w:t>
      </w:r>
      <w:r w:rsidR="00B3626E">
        <w:rPr>
          <w:rFonts w:ascii="Segoe UI" w:hAnsi="Segoe UI" w:cs="Segoe UI"/>
          <w:sz w:val="22"/>
          <w:szCs w:val="22"/>
        </w:rPr>
        <w:t xml:space="preserve"> – rendering them incomparable. </w:t>
      </w:r>
      <w:del w:id="1028" w:author="Claude (NAR referee report 2026-08-02)" w:date="2026-08-02T00:00:00Z">
        <w:r>
          <w:rPr>
            <w:rFonts w:ascii="Segoe UI" w:hAnsi="Segoe UI" w:cs="Segoe UI"/>
            <w:sz w:val="22"/>
            <w:szCs w:val="22"/>
          </w:rPr>
          <w:delText xml:space="preserve">Second, fix of the 33 implemented methods</w:delText>
        </w:r>
      </w:del>
      <w:ins w:id="1029" w:author="Claude (NAR referee report 2026-08-02)" w:date="2026-08-02T00:00:00Z">
        <w:r>
          <w:rPr>
            <w:rFonts w:ascii="Segoe UI" w:hAnsi="Segoe UI" w:cs="Segoe UI"/>
            <w:sz w:val="22"/>
            <w:szCs w:val="22"/>
          </w:rPr>
          <w:t xml:space="preserve">Second, six of the 33 implemented methods</w:t>
        </w:r>
      </w:ins>
      <w:r>
        <w:rPr>
          <w:rFonts w:ascii="Segoe UI" w:hAnsi="Segoe UI" w:cs="Segoe UI"/>
          <w:sz w:val="22"/>
          <w:szCs w:val="22"/>
        </w:rPr>
        <w:t xml:space="preserve"> were not run on all 14 strategies</w:t>
      </w:r>
      <w:r w:rsidR="00636B23">
        <w:rPr>
          <w:rFonts w:ascii="Segoe UI" w:hAnsi="Segoe UI" w:cs="Segoe UI"/>
          <w:sz w:val="22"/>
          <w:szCs w:val="22"/>
        </w:rPr>
        <w:t xml:space="preserve">, </w:t>
      </w:r>
      <w:r w:rsidR="00504597">
        <w:rPr>
          <w:rFonts w:ascii="Segoe UI" w:hAnsi="Segoe UI" w:cs="Segoe UI"/>
          <w:sz w:val="22"/>
          <w:szCs w:val="22"/>
        </w:rPr>
        <w:t>adding another layer of complexity into the comparison logic.</w:t>
      </w:r>
      <w:r w:rsidR="00B22A73">
        <w:rPr>
          <w:rFonts w:ascii="Segoe UI" w:hAnsi="Segoe UI" w:cs="Segoe UI"/>
          <w:sz w:val="22"/>
          <w:szCs w:val="22"/>
        </w:rPr>
        <w:t xml:space="preserve"> Third, </w:t>
      </w:r>
      <w:r w:rsidR="00B22A73" w:rsidRPr="00B22A73">
        <w:rPr>
          <w:rFonts w:ascii="Segoe UI" w:hAnsi="Segoe UI" w:cs="Segoe UI"/>
          <w:sz w:val="22"/>
          <w:szCs w:val="22"/>
        </w:rPr>
        <w:t xml:space="preserve">the embedding-space </w:t>
      </w:r>
      <w:r w:rsidR="00B22A73" w:rsidRPr="00B22A73">
        <w:rPr>
          <w:rFonts w:ascii="Segoe UI" w:hAnsi="Segoe UI" w:cs="Segoe UI"/>
          <w:sz w:val="22"/>
          <w:szCs w:val="22"/>
        </w:rPr>
        <w:lastRenderedPageBreak/>
        <w:t xml:space="preserve">metrics </w:t>
      </w:r>
      <w:r w:rsidR="00B22A73">
        <w:rPr>
          <w:rFonts w:ascii="Segoe UI" w:hAnsi="Segoe UI" w:cs="Segoe UI"/>
          <w:sz w:val="22"/>
          <w:szCs w:val="22"/>
        </w:rPr>
        <w:t>were</w:t>
      </w:r>
      <w:r w:rsidR="00B22A73" w:rsidRPr="00B22A73">
        <w:rPr>
          <w:rFonts w:ascii="Segoe UI" w:hAnsi="Segoe UI" w:cs="Segoe UI"/>
          <w:sz w:val="22"/>
          <w:szCs w:val="22"/>
        </w:rPr>
        <w:t xml:space="preserve"> computed on stochastic embeddings without replication</w:t>
      </w:r>
      <w:r w:rsidR="00B22A73">
        <w:rPr>
          <w:rFonts w:ascii="Segoe UI" w:hAnsi="Segoe UI" w:cs="Segoe UI"/>
          <w:sz w:val="22"/>
          <w:szCs w:val="22"/>
        </w:rPr>
        <w:t xml:space="preserve"> </w:t>
      </w:r>
      <w:r w:rsidR="00FC53E1">
        <w:rPr>
          <w:rFonts w:ascii="Segoe UI" w:hAnsi="Segoe UI" w:cs="Segoe UI"/>
          <w:sz w:val="22"/>
          <w:szCs w:val="22"/>
        </w:rPr>
        <w:t>–</w:t>
      </w:r>
      <w:r w:rsidR="00B22A73">
        <w:rPr>
          <w:rFonts w:ascii="Segoe UI" w:hAnsi="Segoe UI" w:cs="Segoe UI"/>
          <w:sz w:val="22"/>
          <w:szCs w:val="22"/>
        </w:rPr>
        <w:t xml:space="preserve"> </w:t>
      </w:r>
      <w:r w:rsidR="00FC53E1">
        <w:rPr>
          <w:rFonts w:ascii="Segoe UI" w:hAnsi="Segoe UI" w:cs="Segoe UI"/>
          <w:sz w:val="22"/>
          <w:szCs w:val="22"/>
        </w:rPr>
        <w:t xml:space="preserve">averaging over multiple repeats could help here. Fourth, </w:t>
      </w:r>
      <w:r w:rsidR="00FC53E1" w:rsidRPr="00FC53E1">
        <w:rPr>
          <w:rFonts w:ascii="Segoe UI" w:hAnsi="Segoe UI" w:cs="Segoe UI"/>
          <w:sz w:val="22"/>
          <w:szCs w:val="22"/>
        </w:rPr>
        <w:t>no permutation-based negative control or predictive positive control was performed</w:t>
      </w:r>
      <w:r w:rsidR="006F321D">
        <w:rPr>
          <w:rFonts w:ascii="Segoe UI" w:hAnsi="Segoe UI" w:cs="Segoe UI"/>
          <w:sz w:val="22"/>
          <w:szCs w:val="22"/>
        </w:rPr>
        <w:t>. Here, a</w:t>
      </w:r>
      <w:r w:rsidR="006F321D" w:rsidRPr="006F321D">
        <w:rPr>
          <w:rFonts w:ascii="Segoe UI" w:hAnsi="Segoe UI" w:cs="Segoe UI"/>
          <w:sz w:val="22"/>
          <w:szCs w:val="22"/>
        </w:rPr>
        <w:t xml:space="preserve"> label-permutation control (permute the biology labels and confirm the biology-preservation metrics collapse) plus a cross-cohort FL-vs-DLBCL classification check before and after harmonization would be the single most valuable addition to this study</w:t>
      </w:r>
      <w:r w:rsidR="00F84DF9">
        <w:rPr>
          <w:rFonts w:ascii="Segoe UI" w:hAnsi="Segoe UI" w:cs="Segoe UI"/>
          <w:sz w:val="22"/>
          <w:szCs w:val="22"/>
        </w:rPr>
        <w:t xml:space="preserve">. In part, </w:t>
      </w:r>
      <w:proofErr w:type="spellStart"/>
      <w:r w:rsidR="00F84DF9">
        <w:rPr>
          <w:rFonts w:ascii="Segoe UI" w:hAnsi="Segoe UI" w:cs="Segoe UI"/>
          <w:sz w:val="22"/>
          <w:szCs w:val="22"/>
        </w:rPr>
        <w:t>WaterMelon</w:t>
      </w:r>
      <w:proofErr w:type="spellEnd"/>
      <w:r w:rsidR="00F84DF9">
        <w:rPr>
          <w:rFonts w:ascii="Segoe UI" w:hAnsi="Segoe UI" w:cs="Segoe UI"/>
          <w:sz w:val="22"/>
          <w:szCs w:val="22"/>
        </w:rPr>
        <w:t xml:space="preserve"> score metrics </w:t>
      </w:r>
      <w:sdt>
        <w:sdtPr>
          <w:rPr>
            <w:rFonts w:ascii="Segoe UI" w:hAnsi="Segoe UI" w:cs="Segoe UI"/>
            <w:color w:val="000000"/>
            <w:sz w:val="22"/>
            <w:szCs w:val="22"/>
          </w:rPr>
          <w:tag w:val="MENDELEY_CITATION_v3_eyJjaXRhdGlvbklEIjoiTUVOREVMRVlfQ0lUQVRJT05fYTQ1YTA2M2UtYzAyMC00ZGM4LWJiZTQtMjE3ODA2NjM4NDMz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
          <w:id w:val="-1909837186"/>
          <w:placeholder>
            <w:docPart w:val="DefaultPlaceholder_-1854013440"/>
          </w:placeholder>
        </w:sdtPr>
        <w:sdtEndPr/>
        <w:sdtContent>
          <w:r w:rsidR="005C26E9" w:rsidRPr="005C26E9">
            <w:rPr>
              <w:rFonts w:ascii="Segoe UI" w:hAnsi="Segoe UI" w:cs="Segoe UI"/>
              <w:color w:val="000000"/>
              <w:sz w:val="22"/>
              <w:szCs w:val="22"/>
            </w:rPr>
            <w:t>(68)</w:t>
          </w:r>
        </w:sdtContent>
      </w:sdt>
      <w:r w:rsidR="005C26E9">
        <w:rPr>
          <w:rFonts w:ascii="Segoe UI" w:hAnsi="Segoe UI" w:cs="Segoe UI"/>
          <w:sz w:val="22"/>
          <w:szCs w:val="22"/>
        </w:rPr>
        <w:t xml:space="preserve"> </w:t>
      </w:r>
      <w:r w:rsidR="00F84DF9">
        <w:rPr>
          <w:rFonts w:ascii="Segoe UI" w:hAnsi="Segoe UI" w:cs="Segoe UI"/>
          <w:sz w:val="22"/>
          <w:szCs w:val="22"/>
        </w:rPr>
        <w:t>accomplish this and they have been analyzed in the Extended Metrics Comparison.</w:t>
      </w:r>
    </w:p>
    <w:p w14:paraId="377F5505" w14:textId="77777777" w:rsidR="00ED5F64" w:rsidRPr="00DC2F15" w:rsidRDefault="00ED5F64" w:rsidP="00DC2F15">
      <w:pPr>
        <w:spacing w:line="276" w:lineRule="auto"/>
        <w:rPr>
          <w:rFonts w:ascii="Segoe UI" w:hAnsi="Segoe UI" w:cs="Segoe UI"/>
          <w:sz w:val="22"/>
          <w:szCs w:val="22"/>
        </w:rPr>
      </w:pPr>
    </w:p>
    <w:p w14:paraId="2AED8380" w14:textId="77777777" w:rsidR="00D81021" w:rsidRPr="00DC2F15" w:rsidRDefault="00D81021"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proofErr w:type="spellStart"/>
      <w:r w:rsidRPr="00DC2F15">
        <w:rPr>
          <w:rFonts w:ascii="Segoe UI" w:eastAsia="Times New Roman" w:hAnsi="Segoe UI" w:cs="Segoe UI"/>
          <w:b/>
          <w:bCs/>
          <w:color w:val="000000" w:themeColor="text1"/>
          <w:sz w:val="22"/>
          <w:szCs w:val="22"/>
        </w:rPr>
        <w:t>Clustermap</w:t>
      </w:r>
      <w:proofErr w:type="spellEnd"/>
      <w:r w:rsidRPr="00DC2F15">
        <w:rPr>
          <w:rFonts w:ascii="Segoe UI" w:eastAsia="Times New Roman" w:hAnsi="Segoe UI" w:cs="Segoe UI"/>
          <w:b/>
          <w:bCs/>
          <w:color w:val="000000" w:themeColor="text1"/>
          <w:sz w:val="22"/>
          <w:szCs w:val="22"/>
        </w:rPr>
        <w:t xml:space="preserve"> on a full metrics space as the best approach for harmonization selection</w:t>
      </w:r>
    </w:p>
    <w:p w14:paraId="74DA8171" w14:textId="0BC86E73"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87-metric × 2,234-approach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(Figure 3) represents, to our knowledge, the largest systematic harmonization evaluation matrix reported to date in bulk transcriptomics.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revealed a robust four-cluster structure at the </w:t>
      </w:r>
      <w:r w:rsidR="00361E91" w:rsidRPr="00DC2F15">
        <w:rPr>
          <w:rFonts w:ascii="Segoe UI" w:hAnsi="Segoe UI" w:cs="Segoe UI"/>
          <w:sz w:val="22"/>
          <w:szCs w:val="22"/>
        </w:rPr>
        <w:t xml:space="preserve">approach </w:t>
      </w:r>
      <w:r>
        <w:rPr>
          <w:rFonts w:ascii="Segoe UI" w:hAnsi="Segoe UI" w:cs="Segoe UI"/>
          <w:sz w:val="22"/>
          <w:szCs w:val="22"/>
        </w:rPr>
        <w:t xml:space="preserve">level — good cross-platform, bad cross-platform, same sample type, and same platform — that was reproduced across independent Spearman correlation analysis (Supplementary </w:t>
      </w:r>
      <w:r>
        <w:rPr>
          <w:rFonts w:ascii="Segoe UI" w:hAnsi="Segoe UI" w:cs="Segoe UI"/>
          <w:sz w:val="22"/>
          <w:szCs w:val="22"/>
        </w:rPr>
        <w:t xml:space="preserve">Figure 9</w:t>
      </w:r>
      <w:r>
        <w:rPr>
          <w:rFonts w:ascii="Segoe UI" w:hAnsi="Segoe UI" w:cs="Segoe UI"/>
          <w:sz w:val="22"/>
          <w:szCs w:val="22"/>
        </w:rPr>
        <w:t xml:space="preserve">) and metric-space embeddings (Supplementary Figure 10). Critically, this structure was dominated by batch removal strategy rather than by harmonization method</w:t>
      </w:r>
      <w:r w:rsidR="00606248" w:rsidRPr="00DC2F15">
        <w:rPr>
          <w:rFonts w:ascii="Segoe UI" w:hAnsi="Segoe UI" w:cs="Segoe UI"/>
          <w:sz w:val="22"/>
          <w:szCs w:val="22"/>
        </w:rPr>
        <w:t xml:space="preserve"> (unlike the R</w:t>
      </w:r>
      <w:r w:rsidR="00606248" w:rsidRPr="00DC2F15">
        <w:rPr>
          <w:rFonts w:ascii="Segoe UI" w:hAnsi="Segoe UI" w:cs="Segoe UI"/>
          <w:sz w:val="22"/>
          <w:szCs w:val="22"/>
          <w:vertAlign w:val="superscript"/>
        </w:rPr>
        <w:t>2</w:t>
      </w:r>
      <w:r>
        <w:rPr>
          <w:rFonts w:ascii="Segoe UI" w:hAnsi="Segoe UI" w:cs="Segoe UI"/>
          <w:sz w:val="22"/>
          <w:szCs w:val="22"/>
        </w:rPr>
        <w:t xml:space="preserve"> analysis in </w:t>
      </w:r>
      <w:del w:id="1066" w:author="Claude (NAR referee report 2026-08-02)" w:date="2026-08-02T00:00:00Z">
        <w:r>
          <w:rPr>
            <w:rFonts w:ascii="Segoe UI" w:hAnsi="Segoe UI" w:cs="Segoe UI"/>
            <w:sz w:val="22"/>
            <w:szCs w:val="22"/>
          </w:rPr>
          <w:delText xml:space="preserve">Figure 9</w:delText>
        </w:r>
      </w:del>
      <w:ins w:id="1067"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B)</w:t>
      </w:r>
      <w:r w:rsidRPr="00DC2F15">
        <w:rPr>
          <w:rFonts w:ascii="Segoe UI" w:hAnsi="Segoe UI" w:cs="Segoe UI"/>
          <w:sz w:val="22"/>
          <w:szCs w:val="22"/>
        </w:rPr>
        <w:t>, confirming the theoretical expectation that sample composition determines the accessible range of correction rather than the algorithm applied.</w:t>
      </w:r>
    </w:p>
    <w:p w14:paraId="7DA4B1E0" w14:textId="77777777" w:rsidR="006C62D0" w:rsidRPr="00DC2F15" w:rsidRDefault="006C62D0" w:rsidP="00DC2F15">
      <w:pPr>
        <w:spacing w:line="276" w:lineRule="auto"/>
        <w:rPr>
          <w:rFonts w:ascii="Segoe UI" w:hAnsi="Segoe UI" w:cs="Segoe UI"/>
          <w:sz w:val="22"/>
          <w:szCs w:val="22"/>
        </w:rPr>
      </w:pPr>
    </w:p>
    <w:p w14:paraId="3248D8E2" w14:textId="16EBB9CB"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practical value of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-based selection approach is that it provides a bias-free, data-driven ranking that does not require prior assumptions about which metrics are most relevant for a given dataset. For datasets with different biological contexts — rare cell types, subtle molecular subtypes, or extreme platform imbalance — the same pipeline can be run with the same 87 metrics, and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will identify the dominant sources of quality variation specific to that context. The ability to visually identify anomalous metric-level patterns — such as the </w:t>
      </w:r>
      <w:proofErr w:type="spellStart"/>
      <w:r w:rsidRPr="00DC2F15">
        <w:rPr>
          <w:rFonts w:ascii="Segoe UI" w:hAnsi="Segoe UI" w:cs="Segoe UI"/>
          <w:sz w:val="22"/>
          <w:szCs w:val="22"/>
        </w:rPr>
        <w:t>HarmonizR</w:t>
      </w:r>
      <w:proofErr w:type="spellEnd"/>
      <w:r w:rsidRPr="00DC2F15">
        <w:rPr>
          <w:rFonts w:ascii="Segoe UI" w:hAnsi="Segoe UI" w:cs="Segoe UI"/>
          <w:sz w:val="22"/>
          <w:szCs w:val="22"/>
        </w:rPr>
        <w:t xml:space="preserve"> gene-retention failure</w:t>
      </w:r>
      <w:r w:rsidR="0098072A">
        <w:rPr>
          <w:rFonts w:ascii="Segoe UI" w:hAnsi="Segoe UI" w:cs="Segoe UI"/>
          <w:sz w:val="22"/>
          <w:szCs w:val="22"/>
        </w:rPr>
        <w:t xml:space="preserve"> </w:t>
      </w:r>
      <w:r w:rsidRPr="00DC2F15">
        <w:rPr>
          <w:rFonts w:ascii="Segoe UI" w:hAnsi="Segoe UI" w:cs="Segoe UI"/>
          <w:sz w:val="22"/>
          <w:szCs w:val="22"/>
        </w:rPr>
        <w:t>(manifesting as a distinct band in the NA-percentage metric cluster in Figure 3) — provides a level of interpretability that single-score rankings fundamentally cannot achieve.</w:t>
      </w:r>
    </w:p>
    <w:p w14:paraId="2FB52F58" w14:textId="77777777" w:rsidR="006C62D0" w:rsidRPr="00DC2F15" w:rsidRDefault="006C62D0" w:rsidP="00DC2F15">
      <w:pPr>
        <w:spacing w:line="276" w:lineRule="auto"/>
        <w:rPr>
          <w:rFonts w:ascii="Segoe UI" w:hAnsi="Segoe UI" w:cs="Segoe UI"/>
          <w:sz w:val="22"/>
          <w:szCs w:val="22"/>
        </w:rPr>
      </w:pPr>
    </w:p>
    <w:p w14:paraId="54E60342" w14:textId="3FB834F6"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metric cross-correlation structure (Supplementary Figure 7) further reveals that the local and global metric clusters are nearly orthogonal (Spearman </w:t>
      </w:r>
      <w:r w:rsidR="007A42FA" w:rsidRPr="00DC2F15">
        <w:rPr>
          <w:rFonts w:ascii="Segoe UI" w:hAnsi="Segoe UI" w:cs="Segoe UI"/>
          <w:sz w:val="22"/>
          <w:szCs w:val="22"/>
        </w:rPr>
        <w:t>r</w:t>
      </w:r>
      <w:r w:rsidR="009D0CFC">
        <w:rPr>
          <w:rFonts w:ascii="Segoe UI" w:hAnsi="Segoe UI" w:cs="Segoe UI"/>
          <w:sz w:val="22"/>
          <w:szCs w:val="22"/>
        </w:rPr>
        <w:t xml:space="preserve"> median </w:t>
      </w:r>
      <w:r w:rsidR="007A26F0">
        <w:rPr>
          <w:rFonts w:ascii="Segoe UI" w:hAnsi="Segoe UI" w:cs="Segoe UI"/>
          <w:sz w:val="22"/>
          <w:szCs w:val="22"/>
        </w:rPr>
        <w:t>0.009 and MAD</w:t>
      </w:r>
      <w:r w:rsidR="009D060E">
        <w:rPr>
          <w:rFonts w:ascii="Segoe UI" w:hAnsi="Segoe UI" w:cs="Segoe UI"/>
          <w:sz w:val="22"/>
          <w:szCs w:val="22"/>
        </w:rPr>
        <w:t xml:space="preserve"> 0.20</w:t>
      </w:r>
      <w:r w:rsidRPr="00DC2F15">
        <w:rPr>
          <w:rFonts w:ascii="Segoe UI" w:hAnsi="Segoe UI" w:cs="Segoe UI"/>
          <w:sz w:val="22"/>
          <w:szCs w:val="22"/>
        </w:rPr>
        <w:t xml:space="preserve"> between clusters)</w:t>
      </w:r>
      <w:r w:rsidR="009D41E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"/>
          <w:id w:val="541782510"/>
          <w:placeholder>
            <w:docPart w:val="DefaultPlaceholder_-1854013440"/>
          </w:placeholder>
        </w:sdtPr>
        <w:sdtEndPr/>
        <w:sdtContent>
          <w:r w:rsidR="0064131E" w:rsidRPr="0064131E">
            <w:rPr>
              <w:rFonts w:ascii="Segoe UI" w:hAnsi="Segoe UI" w:cs="Segoe UI"/>
              <w:color w:val="000000"/>
              <w:sz w:val="22"/>
              <w:szCs w:val="22"/>
            </w:rPr>
            <w:t>(95)</w:t>
          </w:r>
        </w:sdtContent>
      </w:sdt>
      <w:r w:rsidRPr="00DC2F15">
        <w:rPr>
          <w:rFonts w:ascii="Segoe UI" w:hAnsi="Segoe UI" w:cs="Segoe UI"/>
          <w:sz w:val="22"/>
          <w:szCs w:val="22"/>
        </w:rPr>
        <w:t>, validating the two-axis evaluation framework</w:t>
      </w:r>
      <w:r>
        <w:rPr>
          <w:rFonts w:ascii="Segoe UI" w:hAnsi="Segoe UI" w:cs="Segoe UI"/>
          <w:sz w:val="22"/>
          <w:szCs w:val="22"/>
        </w:rPr>
        <w:t xml:space="preserve"> used throughout the benchmark. This empirical orthogonality is the key statistical justification for requiring both metric families in harmonization benchmarks, and it explains why methods that score highly on</w:t>
      </w:r>
      <w:r w:rsidR="0072325E">
        <w:rPr>
          <w:rFonts w:ascii="Segoe UI" w:hAnsi="Segoe UI" w:cs="Segoe UI"/>
          <w:sz w:val="22"/>
          <w:szCs w:val="22"/>
        </w:rPr>
        <w:t xml:space="preserve"> </w:t>
      </w:r>
      <w:proofErr w:type="spellStart"/>
      <w:r w:rsidR="0072325E">
        <w:rPr>
          <w:rFonts w:ascii="Segoe UI" w:hAnsi="Segoe UI" w:cs="Segoe UI"/>
          <w:sz w:val="22"/>
          <w:szCs w:val="22"/>
        </w:rPr>
        <w:t>PCReg</w:t>
      </w:r>
      <w:proofErr w:type="spellEnd"/>
      <w:r>
        <w:rPr>
          <w:rFonts w:ascii="Segoe UI" w:hAnsi="Segoe UI" w:cs="Segoe UI"/>
          <w:sz w:val="22"/>
          <w:szCs w:val="22"/>
        </w:rPr>
        <w:t xml:space="preserve"> </w:t>
      </w:r>
      <w:r w:rsidRPr="00DC2F15">
        <w:rPr>
          <w:rFonts w:ascii="Segoe UI" w:hAnsi="Segoe UI" w:cs="Segoe UI"/>
          <w:sz w:val="22"/>
          <w:szCs w:val="22"/>
        </w:rPr>
        <w:t xml:space="preserve">can simultaneously perform poorly on </w:t>
      </w:r>
      <w:proofErr w:type="spellStart"/>
      <w:r w:rsidRPr="00DC2F15">
        <w:rPr>
          <w:rFonts w:ascii="Segoe UI" w:hAnsi="Segoe UI" w:cs="Segoe UI"/>
          <w:sz w:val="22"/>
          <w:szCs w:val="22"/>
        </w:rPr>
        <w:t>kBET</w:t>
      </w:r>
      <w:proofErr w:type="spellEnd"/>
      <w:r w:rsidRPr="00DC2F15">
        <w:rPr>
          <w:rFonts w:ascii="Segoe UI" w:hAnsi="Segoe UI" w:cs="Segoe UI"/>
          <w:sz w:val="22"/>
          <w:szCs w:val="22"/>
        </w:rPr>
        <w:t xml:space="preserve"> and </w:t>
      </w:r>
      <w:proofErr w:type="spellStart"/>
      <w:r w:rsidRPr="00DC2F15">
        <w:rPr>
          <w:rFonts w:ascii="Segoe UI" w:hAnsi="Segoe UI" w:cs="Segoe UI"/>
          <w:sz w:val="22"/>
          <w:szCs w:val="22"/>
        </w:rPr>
        <w:t>iLISI</w:t>
      </w:r>
      <w:proofErr w:type="spellEnd"/>
      <w:r w:rsidRPr="00DC2F15">
        <w:rPr>
          <w:rFonts w:ascii="Segoe UI" w:hAnsi="Segoe UI" w:cs="Segoe UI"/>
          <w:sz w:val="22"/>
          <w:szCs w:val="22"/>
        </w:rPr>
        <w:t>.</w:t>
      </w:r>
    </w:p>
    <w:p w14:paraId="1717CEF9" w14:textId="0AE86EB7" w:rsidR="00D81021" w:rsidRPr="00DC2F15" w:rsidRDefault="00D81021"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AI-assisted</w:t>
      </w:r>
      <w:r w:rsidR="00802AE8">
        <w:rPr>
          <w:rFonts w:ascii="Segoe UI" w:eastAsia="Times New Roman" w:hAnsi="Segoe UI" w:cs="Segoe UI"/>
          <w:b/>
          <w:bCs/>
          <w:color w:val="000000" w:themeColor="text1"/>
          <w:sz w:val="22"/>
          <w:szCs w:val="22"/>
        </w:rPr>
        <w:t xml:space="preserve"> methods evaluation outperformed</w:t>
      </w:r>
      <w:r w:rsidRPr="00DC2F15">
        <w:rPr>
          <w:rFonts w:ascii="Segoe UI" w:eastAsia="Times New Roman" w:hAnsi="Segoe UI" w:cs="Segoe UI"/>
          <w:b/>
          <w:bCs/>
          <w:color w:val="000000" w:themeColor="text1"/>
          <w:sz w:val="22"/>
          <w:szCs w:val="22"/>
        </w:rPr>
        <w:t xml:space="preserve"> </w:t>
      </w:r>
      <w:r w:rsidR="00802AE8">
        <w:rPr>
          <w:rFonts w:ascii="Segoe UI" w:eastAsia="Times New Roman" w:hAnsi="Segoe UI" w:cs="Segoe UI"/>
          <w:b/>
          <w:bCs/>
          <w:color w:val="000000" w:themeColor="text1"/>
          <w:sz w:val="22"/>
          <w:szCs w:val="22"/>
        </w:rPr>
        <w:t>the</w:t>
      </w:r>
      <w:r w:rsidRPr="00DC2F15">
        <w:rPr>
          <w:rFonts w:ascii="Segoe UI" w:eastAsia="Times New Roman" w:hAnsi="Segoe UI" w:cs="Segoe UI"/>
          <w:b/>
          <w:bCs/>
          <w:color w:val="000000" w:themeColor="text1"/>
          <w:sz w:val="22"/>
          <w:szCs w:val="22"/>
        </w:rPr>
        <w:t xml:space="preserve"> expert-driven method discovery</w:t>
      </w:r>
    </w:p>
    <w:p w14:paraId="076BF1B0" w14:textId="77777777" w:rsidR="006C62D0" w:rsidRPr="00DC2F15" w:rsidRDefault="006C62D0" w:rsidP="00DC2F15">
      <w:pPr>
        <w:spacing w:line="276" w:lineRule="auto"/>
        <w:rPr>
          <w:rFonts w:ascii="Segoe UI" w:hAnsi="Segoe UI" w:cs="Segoe UI"/>
          <w:sz w:val="22"/>
          <w:szCs w:val="22"/>
        </w:rPr>
      </w:pPr>
    </w:p>
    <w:p w14:paraId="5323AE80" w14:textId="7EAB932D"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lastRenderedPageBreak/>
        <w:t xml:space="preserve">The </w:t>
      </w:r>
      <w:proofErr w:type="spellStart"/>
      <w:r w:rsidRPr="00DC2F15">
        <w:rPr>
          <w:rFonts w:ascii="Segoe UI" w:hAnsi="Segoe UI" w:cs="Segoe UI"/>
          <w:sz w:val="22"/>
          <w:szCs w:val="22"/>
        </w:rPr>
        <w:t>ComboBatch</w:t>
      </w:r>
      <w:proofErr w:type="spellEnd"/>
      <w:r>
        <w:rPr>
          <w:rFonts w:ascii="Segoe UI" w:hAnsi="Segoe UI" w:cs="Segoe UI"/>
          <w:sz w:val="22"/>
          <w:szCs w:val="22"/>
        </w:rPr>
        <w:t xml:space="preserve"> benchmark was designed as an exhaustive computational search, not a hypothesis-driven selection. This exhaustive approach proved critical: </w:t>
      </w:r>
      <w:del w:id="2400" w:author="Claude (NAR review, 2nd iteration 2026-08-02)" w:date="2026-08-02T12:00:00Z">
        <w:r>
          <w:rPr>
            <w:rFonts w:ascii="Segoe UI" w:hAnsi="Segoe UI" w:cs="Segoe UI"/>
            <w:sz w:val="22"/>
            <w:szCs w:val="22"/>
          </w:rPr>
          <w:delText xml:space="preserve">of the three top-performing methods (MNN, SVA, FSQN R), the best ones MNN and SVA were identified</w:delText>
        </w:r>
      </w:del>
      <w:ins w:id="2401" w:author="Claude (NAR review, 2nd iteration 2026-08-02)" w:date="2026-08-02T12:00:00Z">
        <w:r>
          <w:rPr>
            <w:rFonts w:ascii="Segoe UI" w:hAnsi="Segoe UI" w:cs="Segoe UI"/>
            <w:sz w:val="22"/>
            <w:szCs w:val="22"/>
          </w:rPr>
          <w:t xml:space="preserve">of the three top-performing methods (MNN, SVA and FSQN R), the two best — MNN and SVA — were identified</w:t>
        </w:r>
      </w:ins>
      <w:r>
        <w:rPr>
          <w:rFonts w:ascii="Segoe UI" w:hAnsi="Segoe UI" w:cs="Segoe UI"/>
          <w:sz w:val="22"/>
          <w:szCs w:val="22"/>
        </w:rPr>
        <w:t xml:space="preserve"> through </w:t>
      </w:r>
      <w:r w:rsidR="00511291" w:rsidRPr="00DC2F15">
        <w:rPr>
          <w:rFonts w:ascii="Segoe UI" w:hAnsi="Segoe UI" w:cs="Segoe UI"/>
          <w:sz w:val="22"/>
          <w:szCs w:val="22"/>
        </w:rPr>
        <w:t xml:space="preserve">AI-assisted </w:t>
      </w:r>
      <w:r w:rsidRPr="00DC2F15">
        <w:rPr>
          <w:rFonts w:ascii="Segoe UI" w:hAnsi="Segoe UI" w:cs="Segoe UI"/>
          <w:sz w:val="22"/>
          <w:szCs w:val="22"/>
        </w:rPr>
        <w:t>literature search and method curation</w:t>
      </w:r>
      <w:r w:rsidR="00955EFA"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2M1ZGQ4OTQtNzNiMy00NTVjLTk5MjktN2MxNWRhOWYzY2U5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
          <w:id w:val="291337587"/>
          <w:placeholder>
            <w:docPart w:val="DefaultPlaceholder_-1854013440"/>
          </w:placeholder>
        </w:sdtPr>
        <w:sdtEndPr/>
        <w:sdtContent>
          <w:r w:rsidR="0064131E" w:rsidRPr="0064131E">
            <w:rPr>
              <w:rFonts w:ascii="Segoe UI" w:hAnsi="Segoe UI" w:cs="Segoe UI"/>
              <w:color w:val="000000"/>
              <w:sz w:val="22"/>
              <w:szCs w:val="22"/>
            </w:rPr>
            <w:t>(79)</w:t>
          </w:r>
        </w:sdtContent>
      </w:sdt>
      <w:r w:rsidRPr="00DC2F15">
        <w:rPr>
          <w:rFonts w:ascii="Segoe UI" w:hAnsi="Segoe UI" w:cs="Segoe UI"/>
          <w:sz w:val="22"/>
          <w:szCs w:val="22"/>
        </w:rPr>
        <w:t xml:space="preserve">, while FSQN R </w:t>
      </w:r>
      <w:r w:rsidR="005E251C" w:rsidRPr="00DC2F15">
        <w:rPr>
          <w:rFonts w:ascii="Segoe UI" w:hAnsi="Segoe UI" w:cs="Segoe UI"/>
          <w:sz w:val="22"/>
          <w:szCs w:val="22"/>
        </w:rPr>
        <w:t xml:space="preserve">as one of the best methods </w:t>
      </w:r>
      <w:r w:rsidRPr="00DC2F15">
        <w:rPr>
          <w:rFonts w:ascii="Segoe UI" w:hAnsi="Segoe UI" w:cs="Segoe UI"/>
          <w:sz w:val="22"/>
          <w:szCs w:val="22"/>
        </w:rPr>
        <w:t xml:space="preserve">was </w:t>
      </w:r>
      <w:r w:rsidR="00877FCC" w:rsidRPr="00DC2F15">
        <w:rPr>
          <w:rFonts w:ascii="Segoe UI" w:hAnsi="Segoe UI" w:cs="Segoe UI"/>
          <w:sz w:val="22"/>
          <w:szCs w:val="22"/>
        </w:rPr>
        <w:t xml:space="preserve">initially </w:t>
      </w:r>
      <w:r w:rsidRPr="00DC2F15">
        <w:rPr>
          <w:rFonts w:ascii="Segoe UI" w:hAnsi="Segoe UI" w:cs="Segoe UI"/>
          <w:sz w:val="22"/>
          <w:szCs w:val="22"/>
        </w:rPr>
        <w:t xml:space="preserve">discovered through manual literature exploration of the quantile normalization family. </w:t>
      </w:r>
    </w:p>
    <w:p w14:paraId="1AEA3BDE" w14:textId="77777777" w:rsidR="006C62D0" w:rsidRPr="00DC2F15" w:rsidRDefault="006C62D0" w:rsidP="00DC2F15">
      <w:pPr>
        <w:spacing w:line="276" w:lineRule="auto"/>
        <w:rPr>
          <w:rFonts w:ascii="Segoe UI" w:hAnsi="Segoe UI" w:cs="Segoe UI"/>
          <w:sz w:val="22"/>
          <w:szCs w:val="22"/>
        </w:rPr>
      </w:pPr>
    </w:p>
    <w:p w14:paraId="2707858C" w14:textId="47D3D13B"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Interestingly, rank normalization and standard quantile normalization — both harsh and computationally simple approaches — performed substantially below their more architecturally advanced FSQN R counterpart. This performance gap cannot be explained by harshness alone: FSQN R shares the quantile normalization principle </w:t>
      </w:r>
      <w:r w:rsidRPr="00DC2F15">
        <w:rPr>
          <w:rFonts w:ascii="Segoe UI" w:hAnsi="Segoe UI" w:cs="Segoe UI"/>
          <w:sz w:val="22"/>
          <w:szCs w:val="22"/>
        </w:rPr>
        <w:t>but matches each feature to a gene-wise reference distribution derived from a reference platform, preserving expression shape while eliminating scale differences</w:t>
      </w:r>
      <w:r w:rsidR="00AE4B2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mY0NzRhODgtNTY0YS00M2M1LWJmN2ItMjc0ZDRjMDc1YWVi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
          <w:id w:val="1681701882"/>
          <w:placeholder>
            <w:docPart w:val="DefaultPlaceholder_-1854013440"/>
          </w:placeholder>
        </w:sdtPr>
        <w:sdtEndPr/>
        <w:sdtContent>
          <w:r w:rsidR="0064131E" w:rsidRPr="0064131E">
            <w:rPr>
              <w:rFonts w:ascii="Segoe UI" w:hAnsi="Segoe UI" w:cs="Segoe UI"/>
              <w:color w:val="000000"/>
              <w:sz w:val="22"/>
              <w:szCs w:val="22"/>
            </w:rPr>
            <w:t>(31)</w:t>
          </w:r>
        </w:sdtContent>
      </w:sdt>
      <w:r w:rsidRPr="00DC2F15">
        <w:rPr>
          <w:rFonts w:ascii="Segoe UI" w:hAnsi="Segoe UI" w:cs="Segoe UI"/>
          <w:sz w:val="22"/>
          <w:szCs w:val="22"/>
        </w:rPr>
        <w:t>. This finding illustrates a general principle: algorithmic sophistication in method design (biology-conditioned normalization, mutual nearest-neighbor graph construction, surrogate variable modelling) consistently outperforms generic location-and-scale corrections, even when the simpler methods appear algorithmically equivalent at first inspection</w:t>
      </w:r>
      <w:r w:rsidR="00C149C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mE0ODZiMDItMWE3NS00ZDIzLWI3NjQtYjhhZWM5YzA2OWRj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2047179251"/>
          <w:placeholder>
            <w:docPart w:val="DefaultPlaceholder_-1854013440"/>
          </w:placeholder>
        </w:sdtPr>
        <w:sdtEndPr/>
        <w:sdtContent>
          <w:r w:rsidR="0064131E" w:rsidRPr="0064131E">
            <w:rPr>
              <w:rFonts w:ascii="Segoe UI" w:hAnsi="Segoe UI" w:cs="Segoe UI"/>
              <w:color w:val="000000"/>
              <w:sz w:val="22"/>
              <w:szCs w:val="22"/>
            </w:rPr>
            <w:t>(1)</w:t>
          </w:r>
        </w:sdtContent>
      </w:sdt>
      <w:r w:rsidRPr="00DC2F15">
        <w:rPr>
          <w:rFonts w:ascii="Segoe UI" w:hAnsi="Segoe UI" w:cs="Segoe UI"/>
          <w:sz w:val="22"/>
          <w:szCs w:val="22"/>
        </w:rPr>
        <w:t>.</w:t>
      </w:r>
    </w:p>
    <w:p w14:paraId="6653149B" w14:textId="77777777" w:rsidR="005F5145" w:rsidRPr="00DC2F15" w:rsidRDefault="005F5145" w:rsidP="00DC2F15">
      <w:pPr>
        <w:spacing w:line="276" w:lineRule="auto"/>
        <w:rPr>
          <w:rFonts w:ascii="Segoe UI" w:hAnsi="Segoe UI" w:cs="Segoe UI"/>
          <w:sz w:val="22"/>
          <w:szCs w:val="22"/>
        </w:rPr>
      </w:pPr>
    </w:p>
    <w:p w14:paraId="6EF2EFA2" w14:textId="77777777" w:rsidR="00924788" w:rsidRPr="00DC2F15" w:rsidRDefault="00924788"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Comparison with other batch effect mitigation approaches</w:t>
      </w:r>
    </w:p>
    <w:p w14:paraId="78E009A4" w14:textId="65B68D36"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Among the 3</w:t>
      </w:r>
      <w:r w:rsidR="00661CEF">
        <w:rPr>
          <w:rFonts w:ascii="Segoe UI" w:hAnsi="Segoe UI" w:cs="Segoe UI"/>
          <w:sz w:val="22"/>
          <w:szCs w:val="22"/>
        </w:rPr>
        <w:t>3</w:t>
      </w:r>
      <w:r w:rsidRPr="00DC2F15">
        <w:rPr>
          <w:rFonts w:ascii="Segoe UI" w:hAnsi="Segoe UI" w:cs="Segoe UI"/>
          <w:sz w:val="22"/>
          <w:szCs w:val="22"/>
        </w:rPr>
        <w:t xml:space="preserve"> methods benchmarked, MNN, SVA, and FSQN R were the only algorithms that simultaneously resolved FL, DLBCL, and </w:t>
      </w:r>
      <w:r w:rsidR="00C321E0" w:rsidRPr="00DC2F15">
        <w:rPr>
          <w:rFonts w:ascii="Segoe UI" w:hAnsi="Segoe UI" w:cs="Segoe UI"/>
          <w:sz w:val="22"/>
          <w:szCs w:val="22"/>
        </w:rPr>
        <w:t>n</w:t>
      </w:r>
      <w:r w:rsidRPr="00DC2F15">
        <w:rPr>
          <w:rFonts w:ascii="Segoe UI" w:hAnsi="Segoe UI" w:cs="Segoe UI"/>
          <w:sz w:val="22"/>
          <w:szCs w:val="22"/>
        </w:rPr>
        <w:t>ormal GC B-cell transcriptional differences after cross-platform integration</w:t>
      </w:r>
      <w:r>
        <w:rPr>
          <w:rFonts w:ascii="Segoe UI" w:hAnsi="Segoe UI" w:cs="Segoe UI"/>
          <w:sz w:val="22"/>
          <w:szCs w:val="22"/>
        </w:rPr>
        <w:t xml:space="preserve">, </w:t>
      </w:r>
      <w:del w:id="2402" w:author="Claude (NAR review, 2nd iteration 2026-08-02)" w:date="2026-08-02T12:00:00Z">
        <w:r>
          <w:rPr>
            <w:rFonts w:ascii="Segoe UI" w:hAnsi="Segoe UI" w:cs="Segoe UI"/>
            <w:sz w:val="22"/>
            <w:szCs w:val="22"/>
          </w:rPr>
          <w:delText xml:space="preserve">with AMDBNorm and FSMVN having more limited application scale</w:delText>
        </w:r>
      </w:del>
      <w:ins w:id="2403" w:author="Claude (NAR review, 2nd iteration 2026-08-02)" w:date="2026-08-02T12:00:00Z">
        <w:r>
          <w:rPr>
            <w:rFonts w:ascii="Segoe UI" w:hAnsi="Segoe UI" w:cs="Segoe UI"/>
            <w:sz w:val="22"/>
            <w:szCs w:val="22"/>
          </w:rPr>
          <w:t xml:space="preserve">with AMDBNorm and FSMVN having a narrower scope of application</w:t>
        </w:r>
      </w:ins>
      <w:proofErr w:type="spellStart"/>
      <w:proofErr w:type="spellEnd"/>
      <w:r w:rsidRPr="00DC2F15">
        <w:rPr>
          <w:rFonts w:ascii="Segoe UI" w:hAnsi="Segoe UI" w:cs="Segoe UI"/>
          <w:sz w:val="22"/>
          <w:szCs w:val="22"/>
        </w:rPr>
        <w:t>. This finding is consistent with the known mechanistic properties of these methods: MNN models the local geometry of expression space to identify mutual nearest neighbors across batches, inherently preserving within-biology neighborhood structure</w:t>
      </w:r>
      <w:r w:rsidR="00C321E0"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jRmZTNlOGEtZmUwNC00NDMzLWI0ZjYtNWFlZWM3MmIwODVk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
          <w:id w:val="190811121"/>
          <w:placeholder>
            <w:docPart w:val="DefaultPlaceholder_-1854013440"/>
          </w:placeholder>
        </w:sdtPr>
        <w:sdtEndPr/>
        <w:sdtContent>
          <w:r w:rsidR="0064131E" w:rsidRPr="0064131E">
            <w:rPr>
              <w:rFonts w:ascii="Segoe UI" w:hAnsi="Segoe UI" w:cs="Segoe UI"/>
              <w:color w:val="000000"/>
              <w:sz w:val="22"/>
              <w:szCs w:val="22"/>
            </w:rPr>
            <w:t>(28)</w:t>
          </w:r>
        </w:sdtContent>
      </w:sdt>
      <w:r w:rsidRPr="00DC2F15">
        <w:rPr>
          <w:rFonts w:ascii="Segoe UI" w:hAnsi="Segoe UI" w:cs="Segoe UI"/>
          <w:sz w:val="22"/>
          <w:szCs w:val="22"/>
        </w:rPr>
        <w:t>; SVA uses surrogate variable analysis to model latent technical factors while conditioning on the provided biological covariates</w:t>
      </w:r>
      <w:r w:rsidR="00C321E0"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zY1MzdkZjAtMDUxOC00ZTVlLTg4NGItZWYzYWU2NTM5MThm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
          <w:id w:val="-1119286985"/>
          <w:placeholder>
            <w:docPart w:val="DefaultPlaceholder_-1854013440"/>
          </w:placeholder>
        </w:sdtPr>
        <w:sdtEndPr/>
        <w:sdtContent>
          <w:r w:rsidR="0064131E" w:rsidRPr="0064131E">
            <w:rPr>
              <w:rFonts w:ascii="Segoe UI" w:hAnsi="Segoe UI" w:cs="Segoe UI"/>
              <w:color w:val="000000"/>
              <w:sz w:val="22"/>
              <w:szCs w:val="22"/>
            </w:rPr>
            <w:t>(22)</w:t>
          </w:r>
        </w:sdtContent>
      </w:sdt>
      <w:r w:rsidR="00C321E0" w:rsidRPr="00DC2F15">
        <w:rPr>
          <w:rFonts w:ascii="Segoe UI" w:hAnsi="Segoe UI" w:cs="Segoe UI"/>
          <w:sz w:val="22"/>
          <w:szCs w:val="22"/>
        </w:rPr>
        <w:t xml:space="preserve">; </w:t>
      </w:r>
      <w:r w:rsidRPr="00DC2F15">
        <w:rPr>
          <w:rFonts w:ascii="Segoe UI" w:hAnsi="Segoe UI" w:cs="Segoe UI"/>
          <w:sz w:val="22"/>
          <w:szCs w:val="22"/>
        </w:rPr>
        <w:t>FSQN R applies feature-specific quantile normalization against an RNA-seq reference distribution, preserving the global expression topology of the reference biology</w:t>
      </w:r>
      <w:r w:rsidR="001C5E7F"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GUyNjNiYjktNzBkNy00ZmEyLThkOTUtNmY4MWJmY2YyMDI3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
          <w:id w:val="-1227210542"/>
          <w:placeholder>
            <w:docPart w:val="DefaultPlaceholder_-1854013440"/>
          </w:placeholder>
        </w:sdtPr>
        <w:sdtEndPr/>
        <w:sdtContent>
          <w:r w:rsidR="0064131E" w:rsidRPr="0064131E">
            <w:rPr>
              <w:rFonts w:ascii="Segoe UI" w:hAnsi="Segoe UI" w:cs="Segoe UI"/>
              <w:color w:val="000000"/>
              <w:sz w:val="22"/>
              <w:szCs w:val="22"/>
            </w:rPr>
            <w:t>(33)</w:t>
          </w:r>
        </w:sdtContent>
      </w:sdt>
      <w:r w:rsidRPr="00DC2F15">
        <w:rPr>
          <w:rFonts w:ascii="Segoe UI" w:hAnsi="Segoe UI" w:cs="Segoe UI"/>
          <w:sz w:val="22"/>
          <w:szCs w:val="22"/>
        </w:rPr>
        <w:t>. All three methods share a common architectural principle: they model or condition on biological structure during the correction process, preventing the collapse of biology-associated variance that characterizes unconstrained normalization methods.</w:t>
      </w:r>
    </w:p>
    <w:p w14:paraId="45DED915" w14:textId="77777777" w:rsidR="006C62D0" w:rsidRPr="00DC2F15" w:rsidRDefault="006C62D0" w:rsidP="00DC2F15">
      <w:pPr>
        <w:spacing w:line="276" w:lineRule="auto"/>
        <w:rPr>
          <w:rFonts w:ascii="Segoe UI" w:hAnsi="Segoe UI" w:cs="Segoe UI"/>
          <w:sz w:val="22"/>
          <w:szCs w:val="22"/>
        </w:rPr>
      </w:pPr>
    </w:p>
    <w:p w14:paraId="113AC1E4" w14:textId="0F848607"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Methods that dominated earlier harmonization benchmarks designed on TCGA or </w:t>
      </w:r>
      <w:proofErr w:type="spellStart"/>
      <w:r w:rsidRPr="00DC2F15">
        <w:rPr>
          <w:rFonts w:ascii="Segoe UI" w:hAnsi="Segoe UI" w:cs="Segoe UI"/>
          <w:sz w:val="22"/>
          <w:szCs w:val="22"/>
        </w:rPr>
        <w:t>GTEx</w:t>
      </w:r>
      <w:proofErr w:type="spellEnd"/>
      <w:r w:rsidRPr="00DC2F15">
        <w:rPr>
          <w:rFonts w:ascii="Segoe UI" w:hAnsi="Segoe UI" w:cs="Segoe UI"/>
          <w:sz w:val="22"/>
          <w:szCs w:val="22"/>
        </w:rPr>
        <w:t xml:space="preserve"> data — </w:t>
      </w:r>
      <w:proofErr w:type="spellStart"/>
      <w:r w:rsidRPr="00DC2F15">
        <w:rPr>
          <w:rFonts w:ascii="Segoe UI" w:hAnsi="Segoe UI" w:cs="Segoe UI"/>
          <w:sz w:val="22"/>
          <w:szCs w:val="22"/>
        </w:rPr>
        <w:t>pyCombat</w:t>
      </w:r>
      <w:proofErr w:type="spellEnd"/>
      <w:r w:rsidR="0016761D"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BiOTk4MTAtNzcyZS00ZTNkLWFlOWQtOTA3OWFiZTdjMWZj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
          <w:id w:val="2111235754"/>
          <w:placeholder>
            <w:docPart w:val="DefaultPlaceholder_-1854013440"/>
          </w:placeholder>
        </w:sdtPr>
        <w:sdtEndPr/>
        <w:sdtContent>
          <w:r w:rsidR="0064131E" w:rsidRPr="0064131E">
            <w:rPr>
              <w:rFonts w:ascii="Segoe UI" w:hAnsi="Segoe UI" w:cs="Segoe UI"/>
              <w:color w:val="000000"/>
              <w:sz w:val="22"/>
              <w:szCs w:val="22"/>
            </w:rPr>
            <w:t>(25)</w:t>
          </w:r>
        </w:sdtContent>
      </w:sdt>
      <w:r w:rsidRPr="00DC2F15">
        <w:rPr>
          <w:rFonts w:ascii="Segoe UI" w:hAnsi="Segoe UI" w:cs="Segoe UI"/>
          <w:sz w:val="22"/>
          <w:szCs w:val="22"/>
        </w:rPr>
        <w:t xml:space="preserve">, </w:t>
      </w:r>
      <w:proofErr w:type="spellStart"/>
      <w:r w:rsidRPr="00DC2F15">
        <w:rPr>
          <w:rFonts w:ascii="Segoe UI" w:hAnsi="Segoe UI" w:cs="Segoe UI"/>
          <w:sz w:val="22"/>
          <w:szCs w:val="22"/>
        </w:rPr>
        <w:t>limma</w:t>
      </w:r>
      <w:proofErr w:type="spellEnd"/>
      <w:r w:rsidRPr="00DC2F15">
        <w:rPr>
          <w:rFonts w:ascii="Segoe UI" w:hAnsi="Segoe UI" w:cs="Segoe UI"/>
          <w:sz w:val="22"/>
          <w:szCs w:val="22"/>
        </w:rPr>
        <w:t xml:space="preserve"> </w:t>
      </w:r>
      <w:proofErr w:type="spellStart"/>
      <w:r w:rsidRPr="00DC2F15">
        <w:rPr>
          <w:rFonts w:ascii="Segoe UI" w:hAnsi="Segoe UI" w:cs="Segoe UI"/>
          <w:sz w:val="22"/>
          <w:szCs w:val="22"/>
        </w:rPr>
        <w:t>removeBatchEffect</w:t>
      </w:r>
      <w:proofErr w:type="spellEnd"/>
      <w:r w:rsidR="00C85413"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IzNTdhOGQtMmUzMy00NDNjLTljNGEtYmFhM2Q3Nzc3NzEy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
          <w:id w:val="740986405"/>
          <w:placeholder>
            <w:docPart w:val="DefaultPlaceholder_-1854013440"/>
          </w:placeholder>
        </w:sdtPr>
        <w:sdtEndPr/>
        <w:sdtContent>
          <w:r w:rsidR="0064131E" w:rsidRPr="0064131E">
            <w:rPr>
              <w:rFonts w:ascii="Segoe UI" w:hAnsi="Segoe UI" w:cs="Segoe UI"/>
              <w:color w:val="000000"/>
              <w:sz w:val="22"/>
              <w:szCs w:val="22"/>
            </w:rPr>
            <w:t>(21)</w:t>
          </w:r>
        </w:sdtContent>
      </w:sdt>
      <w:r w:rsidRPr="00DC2F15">
        <w:rPr>
          <w:rFonts w:ascii="Segoe UI" w:hAnsi="Segoe UI" w:cs="Segoe UI"/>
          <w:sz w:val="22"/>
          <w:szCs w:val="22"/>
        </w:rPr>
        <w:t>, median scaling</w:t>
      </w:r>
      <w:r w:rsidR="00C85413"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cwMjlmY2QtNWFmYS00NTg5LThiNzctNzEyZGQ2MjExODdl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
          <w:id w:val="658973658"/>
          <w:placeholder>
            <w:docPart w:val="DefaultPlaceholder_-1854013440"/>
          </w:placeholder>
        </w:sdtPr>
        <w:sdtEndPr/>
        <w:sdtContent>
          <w:r w:rsidR="0064131E" w:rsidRPr="0064131E">
            <w:rPr>
              <w:rFonts w:ascii="Segoe UI" w:hAnsi="Segoe UI" w:cs="Segoe UI"/>
              <w:color w:val="000000"/>
              <w:sz w:val="22"/>
              <w:szCs w:val="22"/>
            </w:rPr>
            <w:t>(20)</w:t>
          </w:r>
        </w:sdtContent>
      </w:sdt>
      <w:r w:rsidRPr="00DC2F15">
        <w:rPr>
          <w:rFonts w:ascii="Segoe UI" w:hAnsi="Segoe UI" w:cs="Segoe UI"/>
          <w:sz w:val="22"/>
          <w:szCs w:val="22"/>
        </w:rPr>
        <w:t>, and standard quantile normalization</w:t>
      </w:r>
      <w:r w:rsidR="00B24B9D"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TU4N2E1ZjYtYzgyNi00OThiLWExMTYtOGQ4OTJkNmU2YjVk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
          <w:id w:val="-122466989"/>
          <w:placeholder>
            <w:docPart w:val="DefaultPlaceholder_-1854013440"/>
          </w:placeholder>
        </w:sdtPr>
        <w:sdtEndPr/>
        <w:sdtContent>
          <w:r w:rsidR="0064131E" w:rsidRPr="0064131E">
            <w:rPr>
              <w:rFonts w:ascii="Segoe UI" w:hAnsi="Segoe UI" w:cs="Segoe UI"/>
              <w:color w:val="000000"/>
              <w:sz w:val="22"/>
              <w:szCs w:val="22"/>
            </w:rPr>
            <w:t>(35)</w:t>
          </w:r>
        </w:sdtContent>
      </w:sdt>
      <w:r>
        <w:rPr>
          <w:rFonts w:ascii="Segoe UI" w:hAnsi="Segoe UI" w:cs="Segoe UI"/>
          <w:sz w:val="22"/>
          <w:szCs w:val="22"/>
        </w:rPr>
        <w:t xml:space="preserve"> — achieved strong global batch correction (</w:t>
      </w:r>
      <w:proofErr w:type="spellStart"/>
      <w:r w:rsidR="009C6DAE">
        <w:rPr>
          <w:rFonts w:ascii="Segoe UI" w:hAnsi="Segoe UI" w:cs="Segoe UI"/>
          <w:sz w:val="22"/>
          <w:szCs w:val="22"/>
        </w:rPr>
        <w:t>PCReg</w:t>
      </w:r>
      <w:proofErr w:type="spellEnd"/>
      <w:r>
        <w:rPr>
          <w:rFonts w:ascii="Segoe UI" w:hAnsi="Segoe UI" w:cs="Segoe UI"/>
          <w:sz w:val="22"/>
          <w:szCs w:val="22"/>
        </w:rPr>
        <w:t xml:space="preserve"> reduction) in our dataset </w:t>
      </w:r>
      <w:del w:id="2404" w:author="Claude (NAR review, 2nd iteration 2026-08-02)" w:date="2026-08-02T12:00:00Z">
        <w:r>
          <w:rPr>
            <w:rFonts w:ascii="Segoe UI" w:hAnsi="Segoe UI" w:cs="Segoe UI"/>
            <w:sz w:val="22"/>
            <w:szCs w:val="22"/>
          </w:rPr>
          <w:delText xml:space="preserve">but failed to preserve local biology structure and locally separate batches</w:delText>
        </w:r>
      </w:del>
      <w:ins w:id="2405" w:author="Claude (NAR review, 2nd iteration 2026-08-02)" w:date="2026-08-02T12:00:00Z">
        <w:r>
          <w:rPr>
            <w:rFonts w:ascii="Segoe UI" w:hAnsi="Segoe UI" w:cs="Segoe UI"/>
            <w:sz w:val="22"/>
            <w:szCs w:val="22"/>
          </w:rPr>
          <w:t xml:space="preserve">but failed both to preserve local biology structure and to mix batches locally</w:t>
        </w:r>
      </w:ins>
      <w:r w:rsidR="000E629C" w:rsidRPr="00DC2F15">
        <w:rPr>
          <w:rFonts w:ascii="Segoe UI" w:hAnsi="Segoe UI" w:cs="Segoe UI"/>
          <w:sz w:val="22"/>
          <w:szCs w:val="22"/>
        </w:rPr>
        <w:t xml:space="preserve"> (Figure 3)</w:t>
      </w:r>
      <w:r w:rsidRPr="00DC2F15">
        <w:rPr>
          <w:rFonts w:ascii="Segoe UI" w:hAnsi="Segoe UI" w:cs="Segoe UI"/>
          <w:sz w:val="22"/>
          <w:szCs w:val="22"/>
        </w:rPr>
        <w:t xml:space="preserve">. This failure is directly attributable to the scale mismatch between training context and our dataset: in TCGA </w:t>
      </w:r>
      <w:r w:rsidRPr="00DC2F15">
        <w:rPr>
          <w:rFonts w:ascii="Segoe UI" w:hAnsi="Segoe UI" w:cs="Segoe UI"/>
          <w:sz w:val="22"/>
          <w:szCs w:val="22"/>
        </w:rPr>
        <w:lastRenderedPageBreak/>
        <w:t xml:space="preserve">or </w:t>
      </w:r>
      <w:proofErr w:type="spellStart"/>
      <w:r w:rsidRPr="00DC2F15">
        <w:rPr>
          <w:rFonts w:ascii="Segoe UI" w:hAnsi="Segoe UI" w:cs="Segoe UI"/>
          <w:sz w:val="22"/>
          <w:szCs w:val="22"/>
        </w:rPr>
        <w:t>GTEx</w:t>
      </w:r>
      <w:proofErr w:type="spellEnd"/>
      <w:r>
        <w:rPr>
          <w:rFonts w:ascii="Segoe UI" w:hAnsi="Segoe UI" w:cs="Segoe UI"/>
          <w:sz w:val="22"/>
          <w:szCs w:val="22"/>
        </w:rPr>
        <w:t xml:space="preserve">, </w:t>
      </w:r>
      <w:del w:id="1030" w:author="Claude (NAR referee report 2026-08-02)" w:date="2026-08-02T00:00:00Z">
        <w:r>
          <w:rPr>
            <w:rFonts w:ascii="Segoe UI" w:hAnsi="Segoe UI" w:cs="Segoe UI"/>
            <w:sz w:val="22"/>
            <w:szCs w:val="22"/>
          </w:rPr>
          <w:delText xml:space="preserve">batch effects are typically 2–5 smaller in variance explained</w:delText>
        </w:r>
      </w:del>
      <w:ins w:id="1031" w:author="Claude (NAR referee report 2026-08-02)" w:date="2026-08-02T00:00:00Z">
        <w:r>
          <w:rPr>
            <w:rFonts w:ascii="Segoe UI" w:hAnsi="Segoe UI" w:cs="Segoe UI"/>
            <w:sz w:val="22"/>
            <w:szCs w:val="22"/>
          </w:rPr>
          <w:t xml:space="preserve">batch effects are typically 2–5-fold smaller in variance explained</w:t>
        </w:r>
      </w:ins>
      <w:r>
        <w:rPr>
          <w:rFonts w:ascii="Segoe UI" w:hAnsi="Segoe UI" w:cs="Segoe UI"/>
          <w:sz w:val="22"/>
          <w:szCs w:val="22"/>
        </w:rPr>
        <w:t xml:space="preserve"> than in our multi-platform lymphoma dataset</w:t>
      </w:r>
      <w:r w:rsidR="000E629C"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2IwOWMwMzAtOGJmOC00MWZhLWI1ZWUtYmM0NjQ5MjUwZTAy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
          <w:id w:val="-292525421"/>
          <w:placeholder>
            <w:docPart w:val="DefaultPlaceholder_-1854013440"/>
          </w:placeholder>
        </w:sdtPr>
        <w:sdtEndPr/>
        <w:sdtContent>
          <w:r w:rsidR="0064131E" w:rsidRPr="0064131E">
            <w:rPr>
              <w:rFonts w:ascii="Segoe UI" w:hAnsi="Segoe UI" w:cs="Segoe UI"/>
              <w:color w:val="000000"/>
              <w:sz w:val="22"/>
              <w:szCs w:val="22"/>
            </w:rPr>
            <w:t>(85, 86)</w:t>
          </w:r>
        </w:sdtContent>
      </w:sdt>
      <w:r w:rsidRPr="00DC2F15">
        <w:rPr>
          <w:rFonts w:ascii="Segoe UI" w:hAnsi="Segoe UI" w:cs="Segoe UI"/>
          <w:sz w:val="22"/>
          <w:szCs w:val="22"/>
        </w:rPr>
        <w:t xml:space="preserve">, allowing unconstrained methods to correct batch effects without inadvertently erasing biology. When the technical noise is </w:t>
      </w:r>
      <w:r w:rsidR="009C6DAE">
        <w:rPr>
          <w:rFonts w:ascii="Segoe UI" w:hAnsi="Segoe UI" w:cs="Segoe UI"/>
          <w:sz w:val="22"/>
          <w:szCs w:val="22"/>
        </w:rPr>
        <w:t>ten-</w:t>
      </w:r>
      <w:r w:rsidR="00AD45DF" w:rsidRPr="00DC2F15">
        <w:rPr>
          <w:rFonts w:ascii="Segoe UI" w:hAnsi="Segoe UI" w:cs="Segoe UI"/>
          <w:sz w:val="22"/>
          <w:szCs w:val="22"/>
        </w:rPr>
        <w:t>fold</w:t>
      </w:r>
      <w:r w:rsidRPr="00DC2F15">
        <w:rPr>
          <w:rFonts w:ascii="Segoe UI" w:hAnsi="Segoe UI" w:cs="Segoe UI"/>
          <w:sz w:val="22"/>
          <w:szCs w:val="22"/>
        </w:rPr>
        <w:t xml:space="preserve"> larger than the biology signal — as in our raw FL dataset</w:t>
      </w:r>
      <w:r w:rsidR="005359EC" w:rsidRPr="00DC2F15">
        <w:rPr>
          <w:rFonts w:ascii="Segoe UI" w:hAnsi="Segoe UI" w:cs="Segoe UI"/>
          <w:sz w:val="22"/>
          <w:szCs w:val="22"/>
        </w:rPr>
        <w:t xml:space="preserve"> </w:t>
      </w:r>
      <w:r w:rsidRPr="00DC2F15">
        <w:rPr>
          <w:rFonts w:ascii="Segoe UI" w:hAnsi="Segoe UI" w:cs="Segoe UI"/>
          <w:sz w:val="22"/>
          <w:szCs w:val="22"/>
        </w:rPr>
        <w:t>— unconstrained methods cannot distinguish the two and remove both.</w:t>
      </w:r>
    </w:p>
    <w:p w14:paraId="162CF157" w14:textId="77777777" w:rsidR="006C62D0" w:rsidRPr="00DC2F15" w:rsidRDefault="006C62D0" w:rsidP="00DC2F15">
      <w:pPr>
        <w:spacing w:line="276" w:lineRule="auto"/>
        <w:rPr>
          <w:rFonts w:ascii="Segoe UI" w:hAnsi="Segoe UI" w:cs="Segoe UI"/>
          <w:sz w:val="22"/>
          <w:szCs w:val="22"/>
        </w:rPr>
      </w:pPr>
    </w:p>
    <w:p w14:paraId="40A102FB" w14:textId="12D1FB3F" w:rsidR="003E29A3"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Quartet reference material framework </w:t>
      </w:r>
      <w:sdt>
        <w:sdtPr>
          <w:rPr>
            <w:rFonts w:ascii="Segoe UI" w:hAnsi="Segoe UI" w:cs="Segoe UI"/>
            <w:color w:val="000000"/>
            <w:sz w:val="22"/>
            <w:szCs w:val="22"/>
          </w:rPr>
          <w:tag w:val="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"/>
          <w:id w:val="672224257"/>
          <w:placeholder>
            <w:docPart w:val="DefaultPlaceholder_-1854013440"/>
          </w:placeholder>
        </w:sdtPr>
        <w:sdtEndPr/>
        <w:sdtContent>
          <w:r w:rsidR="0064131E" w:rsidRPr="0064131E">
            <w:rPr>
              <w:rFonts w:ascii="Segoe UI" w:hAnsi="Segoe UI" w:cs="Segoe UI"/>
              <w:color w:val="000000"/>
              <w:sz w:val="22"/>
              <w:szCs w:val="22"/>
            </w:rPr>
            <w:t>(96)</w:t>
          </w:r>
        </w:sdtContent>
      </w:sdt>
      <w:r w:rsidRPr="00DC2F15">
        <w:rPr>
          <w:rFonts w:ascii="Segoe UI" w:hAnsi="Segoe UI" w:cs="Segoe UI"/>
          <w:sz w:val="22"/>
          <w:szCs w:val="22"/>
        </w:rPr>
        <w:t>, while conceptually elegant for prospective experimental designs, is inapplicable to retrospective harmonization of pre-existing clinical transcriptomic cohorts such as ours, where concurrent profiling of a reference material was not performed and cannot be retroactively added. Our results suggest that for retrospective multi-platform integration under realistic clinical-cohort conditions — heterogeneous batch sizes, multiple platforms, mixed biomaterials, confounded batch–biology composition — algorithm s</w:t>
      </w:r>
      <w:r w:rsidRPr="00DC2F15">
        <w:rPr>
          <w:rFonts w:ascii="Segoe UI" w:hAnsi="Segoe UI" w:cs="Segoe UI"/>
          <w:sz w:val="22"/>
          <w:szCs w:val="22"/>
        </w:rPr>
        <w:t xml:space="preserve">election conditioned on biomaterial type and platform composition, as formalized in 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decision tree, provides a robust and reproducible alternative to reference-material-based normalization frameworks. The decision tree further provides actionable guidance for prospective study design by identifying which sample composition scenarios are most tractable and which harmonization approaches are most robust to deviations from those scenarios.</w:t>
      </w:r>
    </w:p>
    <w:p w14:paraId="7CB20CA0" w14:textId="77777777" w:rsidR="003E29A3" w:rsidRPr="00DC2F15" w:rsidRDefault="003E29A3" w:rsidP="00DC2F15">
      <w:pPr>
        <w:spacing w:line="276" w:lineRule="auto"/>
        <w:rPr>
          <w:rFonts w:ascii="Segoe UI" w:hAnsi="Segoe UI" w:cs="Segoe UI"/>
          <w:sz w:val="22"/>
          <w:szCs w:val="22"/>
        </w:rPr>
      </w:pPr>
    </w:p>
    <w:p w14:paraId="5A188647" w14:textId="5AA46C82" w:rsidR="008433D3" w:rsidRPr="00DC2F15" w:rsidRDefault="008433D3"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CONCLUSIONS</w:t>
      </w:r>
    </w:p>
    <w:p w14:paraId="0753F971" w14:textId="428DD8EF" w:rsidR="00C36DC9" w:rsidRPr="00DC2F15" w:rsidRDefault="00714FF6" w:rsidP="00DC2F15">
      <w:pPr>
        <w:spacing w:line="276" w:lineRule="auto"/>
        <w:rPr>
          <w:rFonts w:ascii="Segoe UI" w:hAnsi="Segoe UI" w:cs="Segoe UI"/>
          <w:sz w:val="22"/>
          <w:szCs w:val="22"/>
        </w:rPr>
      </w:pPr>
      <w:r>
        <w:rPr>
          <w:rFonts w:ascii="Segoe UI" w:hAnsi="Segoe UI" w:cs="Segoe UI"/>
          <w:sz w:val="22"/>
          <w:szCs w:val="22"/>
          <w:lang w:val="en-AM"/>
        </w:rPr>
        <w:t xml:space="preserve">In the present study we assembled a GC B cell lymphoma </w:t>
      </w:r>
      <w:del w:id="2406" w:author="Claude (NAR review, 2nd iteration 2026-08-02)" w:date="2026-08-02T12:00:00Z">
        <w:r>
          <w:rPr>
            <w:rFonts w:ascii="Segoe UI" w:hAnsi="Segoe UI" w:cs="Segoe UI"/>
            <w:sz w:val="22"/>
            <w:szCs w:val="22"/>
            <w:lang w:val="en-AM"/>
          </w:rPr>
          <w:delText xml:space="preserve">cross-platform cohort of 7174 bulk transcriptomic profiles</w:delText>
        </w:r>
      </w:del>
      <w:ins w:id="2407" w:author="Claude (NAR review, 2nd iteration 2026-08-02)" w:date="2026-08-02T12:00:00Z">
        <w:r>
          <w:rPr>
            <w:rFonts w:ascii="Segoe UI" w:hAnsi="Segoe UI" w:cs="Segoe UI"/>
            <w:sz w:val="22"/>
            <w:szCs w:val="22"/>
            <w:lang w:val="en-AM"/>
          </w:rPr>
          <w:t xml:space="preserve">cross-platform cohort of 7,174 bulk transcriptomic profiles</w:t>
        </w:r>
      </w:ins>
      <w:r>
        <w:rPr>
          <w:rFonts w:ascii="Segoe UI" w:hAnsi="Segoe UI" w:cs="Segoe UI"/>
          <w:sz w:val="22"/>
          <w:szCs w:val="22"/>
          <w:lang w:val="en-AM"/>
        </w:rPr>
        <w:t xml:space="preserve">. </w:t>
      </w:r>
      <w:r w:rsidRPr="00DC2F15">
        <w:rPr>
          <w:rFonts w:ascii="Segoe UI" w:hAnsi="Segoe UI" w:cs="Segoe UI"/>
          <w:sz w:val="22"/>
          <w:szCs w:val="22"/>
          <w:lang w:val="en-AM"/>
        </w:rPr>
        <w:t>We built the ComboBatch pipeline and showed that among 3</w:t>
      </w:r>
      <w:r w:rsidR="00A15750">
        <w:rPr>
          <w:rFonts w:ascii="Segoe UI" w:hAnsi="Segoe UI" w:cs="Segoe UI"/>
          <w:sz w:val="22"/>
          <w:szCs w:val="22"/>
          <w:lang w:val="en-AM"/>
        </w:rPr>
        <w:t>3</w:t>
      </w:r>
      <w:r w:rsidRPr="00DC2F15">
        <w:rPr>
          <w:rFonts w:ascii="Segoe UI" w:hAnsi="Segoe UI" w:cs="Segoe UI"/>
          <w:sz w:val="22"/>
          <w:szCs w:val="22"/>
          <w:lang w:val="en-AM"/>
        </w:rPr>
        <w:t xml:space="preserve"> harmonization tools, only SVA and MNN reproducibly resolved subtle differences between the transcriptional programs in FL, DLBCL and normal GC B cells under stron</w:t>
      </w:r>
      <w:r w:rsidR="00FA0CFC" w:rsidRPr="00DC2F15">
        <w:rPr>
          <w:rFonts w:ascii="Segoe UI" w:hAnsi="Segoe UI" w:cs="Segoe UI"/>
          <w:sz w:val="22"/>
          <w:szCs w:val="22"/>
          <w:lang w:val="en-AM"/>
        </w:rPr>
        <w:t>g</w:t>
      </w:r>
      <w:r w:rsidR="00D71249" w:rsidRPr="00DC2F15">
        <w:rPr>
          <w:rFonts w:ascii="Segoe UI" w:hAnsi="Segoe UI" w:cs="Segoe UI"/>
          <w:sz w:val="22"/>
          <w:szCs w:val="22"/>
          <w:lang w:val="en-AM"/>
        </w:rPr>
        <w:t xml:space="preserve"> batch effects between </w:t>
      </w:r>
      <w:r w:rsidR="00FA0CFC" w:rsidRPr="00DC2F15">
        <w:rPr>
          <w:rFonts w:ascii="Segoe UI" w:hAnsi="Segoe UI" w:cs="Segoe UI"/>
          <w:sz w:val="22"/>
          <w:szCs w:val="22"/>
          <w:lang w:val="en-AM"/>
        </w:rPr>
        <w:t xml:space="preserve">RNA-seq and microarrays, as well as between FFPE and FF biomaterials. </w:t>
      </w:r>
      <w:r w:rsidR="0015226E">
        <w:rPr>
          <w:rFonts w:ascii="Segoe UI" w:hAnsi="Segoe UI" w:cs="Segoe UI"/>
          <w:sz w:val="22"/>
          <w:szCs w:val="22"/>
          <w:lang w:val="en-AM"/>
        </w:rPr>
        <w:t xml:space="preserve">FSQN R was the second </w:t>
      </w:r>
      <w:r w:rsidR="00CD27B0">
        <w:rPr>
          <w:rFonts w:ascii="Segoe UI" w:hAnsi="Segoe UI" w:cs="Segoe UI"/>
          <w:sz w:val="22"/>
          <w:szCs w:val="22"/>
          <w:lang w:val="en-AM"/>
        </w:rPr>
        <w:t xml:space="preserve">priority method, and AMDBNorm and FSMVN could be applied for harmonization of RNA-seq and </w:t>
      </w:r>
      <w:r w:rsidR="00905E8B">
        <w:rPr>
          <w:rFonts w:ascii="Segoe UI" w:hAnsi="Segoe UI" w:cs="Segoe UI"/>
          <w:sz w:val="22"/>
          <w:szCs w:val="22"/>
          <w:lang w:val="en-AM"/>
        </w:rPr>
        <w:t xml:space="preserve">Illumina microarrays. </w:t>
      </w:r>
      <w:r w:rsidR="006C4546" w:rsidRPr="00DC2F15">
        <w:rPr>
          <w:rFonts w:ascii="Segoe UI" w:hAnsi="Segoe UI" w:cs="Segoe UI"/>
          <w:sz w:val="22"/>
          <w:szCs w:val="22"/>
          <w:lang w:val="en-AM"/>
        </w:rPr>
        <w:t>The 3</w:t>
      </w:r>
      <w:r w:rsidR="00A15750">
        <w:rPr>
          <w:rFonts w:ascii="Segoe UI" w:hAnsi="Segoe UI" w:cs="Segoe UI"/>
          <w:sz w:val="22"/>
          <w:szCs w:val="22"/>
          <w:lang w:val="en-AM"/>
        </w:rPr>
        <w:t>3</w:t>
      </w:r>
      <w:r w:rsidR="006C4546" w:rsidRPr="00DC2F15">
        <w:rPr>
          <w:rFonts w:ascii="Segoe UI" w:hAnsi="Segoe UI" w:cs="Segoe UI"/>
          <w:sz w:val="22"/>
          <w:szCs w:val="22"/>
          <w:lang w:val="en-AM"/>
        </w:rPr>
        <w:t xml:space="preserve"> harmonization and 3 imputation methods implemented in the study are available as a versatile ComboBatch tool</w:t>
      </w:r>
      <w:r w:rsidR="003856DC" w:rsidRPr="00DC2F15">
        <w:rPr>
          <w:rFonts w:ascii="Segoe UI" w:hAnsi="Segoe UI" w:cs="Segoe UI"/>
          <w:sz w:val="22"/>
          <w:szCs w:val="22"/>
          <w:lang w:val="en-AM"/>
        </w:rPr>
        <w:t xml:space="preserve"> with the Docker image that contains all the R and Python libraries installed. We hope that the tool and the real-world benchmarking scenario under the subtle biology and strong batch effect will </w:t>
      </w:r>
      <w:r w:rsidR="00A53733" w:rsidRPr="00DC2F15">
        <w:rPr>
          <w:rFonts w:ascii="Segoe UI" w:hAnsi="Segoe UI" w:cs="Segoe UI"/>
          <w:sz w:val="22"/>
          <w:szCs w:val="22"/>
          <w:lang w:val="en-AM"/>
        </w:rPr>
        <w:t>be applicable both in the B cell lymphoma and cancer transcriptomic biomarkers mining fields.</w:t>
      </w:r>
    </w:p>
    <w:p w14:paraId="24078740"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ACKNOWLEDGEMENTS</w:t>
      </w:r>
    </w:p>
    <w:p w14:paraId="400B1B3E" w14:textId="21179FE3"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We thank </w:t>
      </w:r>
      <w:r w:rsidR="000F19F5" w:rsidRPr="00DC2F15">
        <w:rPr>
          <w:rFonts w:ascii="Segoe UI" w:hAnsi="Segoe UI" w:cs="Segoe UI"/>
          <w:sz w:val="22"/>
          <w:szCs w:val="22"/>
        </w:rPr>
        <w:t xml:space="preserve">Alisa Sadekova for </w:t>
      </w:r>
      <w:r w:rsidR="00CA611C" w:rsidRPr="00DC2F15">
        <w:rPr>
          <w:rFonts w:ascii="Segoe UI" w:hAnsi="Segoe UI" w:cs="Segoe UI"/>
          <w:sz w:val="22"/>
          <w:szCs w:val="22"/>
        </w:rPr>
        <w:t xml:space="preserve">normal B cells dataset provision and Alexander Ryabykh for </w:t>
      </w:r>
      <w:r w:rsidR="006A5AB5" w:rsidRPr="00DC2F15">
        <w:rPr>
          <w:rFonts w:ascii="Segoe UI" w:hAnsi="Segoe UI" w:cs="Segoe UI"/>
          <w:sz w:val="22"/>
          <w:szCs w:val="22"/>
        </w:rPr>
        <w:t xml:space="preserve">assistance with </w:t>
      </w:r>
      <w:r w:rsidR="00324841" w:rsidRPr="00DC2F15">
        <w:rPr>
          <w:rFonts w:ascii="Segoe UI" w:hAnsi="Segoe UI" w:cs="Segoe UI"/>
          <w:sz w:val="22"/>
          <w:szCs w:val="22"/>
        </w:rPr>
        <w:t>open-source</w:t>
      </w:r>
      <w:r w:rsidR="006A5AB5" w:rsidRPr="00DC2F15">
        <w:rPr>
          <w:rFonts w:ascii="Segoe UI" w:hAnsi="Segoe UI" w:cs="Segoe UI"/>
          <w:sz w:val="22"/>
          <w:szCs w:val="22"/>
        </w:rPr>
        <w:t xml:space="preserve"> datasets gathering</w:t>
      </w:r>
      <w:r w:rsidRPr="00DC2F15">
        <w:rPr>
          <w:rFonts w:ascii="Segoe UI" w:hAnsi="Segoe UI" w:cs="Segoe UI"/>
          <w:sz w:val="22"/>
          <w:szCs w:val="22"/>
        </w:rPr>
        <w:t>.</w:t>
      </w:r>
      <w:r w:rsidR="004F5903" w:rsidRPr="00DC2F15">
        <w:rPr>
          <w:rFonts w:ascii="Segoe UI" w:hAnsi="Segoe UI" w:cs="Segoe UI"/>
          <w:sz w:val="22"/>
          <w:szCs w:val="22"/>
        </w:rPr>
        <w:t xml:space="preserve"> We deeply appreciate support and </w:t>
      </w:r>
      <w:r w:rsidR="003F7DB6" w:rsidRPr="00DC2F15">
        <w:rPr>
          <w:rFonts w:ascii="Segoe UI" w:hAnsi="Segoe UI" w:cs="Segoe UI"/>
          <w:sz w:val="22"/>
          <w:szCs w:val="22"/>
        </w:rPr>
        <w:t>fruitful discussions with Katerina Nuzhdina</w:t>
      </w:r>
      <w:r w:rsidR="00CD7BE2" w:rsidRPr="00DC2F15">
        <w:rPr>
          <w:rFonts w:ascii="Segoe UI" w:hAnsi="Segoe UI" w:cs="Segoe UI"/>
          <w:sz w:val="22"/>
          <w:szCs w:val="22"/>
        </w:rPr>
        <w:t xml:space="preserve">, Aleksei Efremov, Andrei Kravets, </w:t>
      </w:r>
      <w:r w:rsidR="008D609D" w:rsidRPr="00DC2F15">
        <w:rPr>
          <w:rFonts w:ascii="Segoe UI" w:hAnsi="Segoe UI" w:cs="Segoe UI"/>
          <w:sz w:val="22"/>
          <w:szCs w:val="22"/>
        </w:rPr>
        <w:t>Konstantin Chernyshov, Daniil Ivanov</w:t>
      </w:r>
      <w:r w:rsidR="003F7DB6" w:rsidRPr="00DC2F15">
        <w:rPr>
          <w:rFonts w:ascii="Segoe UI" w:hAnsi="Segoe UI" w:cs="Segoe UI"/>
          <w:sz w:val="22"/>
          <w:szCs w:val="22"/>
        </w:rPr>
        <w:t xml:space="preserve"> and Anastasiya Yudina.</w:t>
      </w:r>
      <w:r w:rsidRPr="00DC2F15">
        <w:rPr>
          <w:rFonts w:ascii="Segoe UI" w:hAnsi="Segoe UI" w:cs="Segoe UI"/>
          <w:sz w:val="22"/>
          <w:szCs w:val="22"/>
        </w:rPr>
        <w:t xml:space="preserve"> D.N. thanks his family — his sons Ivan and Alexandr and his </w:t>
      </w:r>
      <w:r w:rsidRPr="00DC2F15">
        <w:rPr>
          <w:rFonts w:ascii="Segoe UI" w:hAnsi="Segoe UI" w:cs="Segoe UI"/>
          <w:sz w:val="22"/>
          <w:szCs w:val="22"/>
        </w:rPr>
        <w:lastRenderedPageBreak/>
        <w:t>wife Irina Nikitina — for their patience and support during the preparation of this manuscript.</w:t>
      </w:r>
      <w:r w:rsidRPr="00DC2F15">
        <w:rPr>
          <w:rFonts w:ascii="Segoe UI" w:hAnsi="Segoe UI" w:cs="Segoe UI"/>
          <w:sz w:val="22"/>
          <w:szCs w:val="22"/>
        </w:rPr>
        <w:t xml:space="preserve"> Large-language-model assistance (Claude, Anthropic) was used for method/literature curation and code drafting; all outputs were verified by the authors.</w:t>
      </w:r>
    </w:p>
    <w:p w14:paraId="4A9B5F2C" w14:textId="77777777" w:rsidR="009A109A" w:rsidRPr="00DC2F15" w:rsidRDefault="009A109A" w:rsidP="00DC2F15">
      <w:pPr>
        <w:spacing w:line="276" w:lineRule="auto"/>
        <w:rPr>
          <w:rFonts w:ascii="Segoe UI" w:hAnsi="Segoe UI" w:cs="Segoe UI"/>
          <w:sz w:val="22"/>
          <w:szCs w:val="22"/>
        </w:rPr>
      </w:pPr>
    </w:p>
    <w:p w14:paraId="5C8C83CD" w14:textId="53BB34FB" w:rsidR="006D1C97" w:rsidRPr="00DC2F15" w:rsidRDefault="00A21EFD"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hAnsi="Segoe UI" w:cs="Segoe UI"/>
          <w:b/>
          <w:bCs/>
          <w:color w:val="000000" w:themeColor="text1"/>
          <w:sz w:val="22"/>
          <w:szCs w:val="22"/>
        </w:rPr>
        <w:t>AUTHOR CONTRIBUTIONS</w:t>
      </w:r>
    </w:p>
    <w:p w14:paraId="15A92DF6" w14:textId="3A5200F6"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Daniil Nikitin: </w:t>
      </w:r>
      <w:r w:rsidR="00E67012" w:rsidRPr="00DC2F15">
        <w:rPr>
          <w:rFonts w:ascii="Segoe UI" w:hAnsi="Segoe UI" w:cs="Segoe UI"/>
          <w:sz w:val="22"/>
          <w:szCs w:val="22"/>
        </w:rPr>
        <w:t>Conceptualization, Data curation, Formal analysis, Investigation, Methodology, Resources, Software, Validation, Visualization, Writing — original draft, Writing — review &amp; editing</w:t>
      </w:r>
      <w:r w:rsidR="00C33653" w:rsidRPr="00DC2F15">
        <w:rPr>
          <w:rFonts w:ascii="Segoe UI" w:hAnsi="Segoe UI" w:cs="Segoe UI"/>
          <w:sz w:val="22"/>
          <w:szCs w:val="22"/>
        </w:rPr>
        <w:t xml:space="preserve">. </w:t>
      </w:r>
      <w:r w:rsidR="00A96B62" w:rsidRPr="00DC2F15">
        <w:rPr>
          <w:rFonts w:ascii="Segoe UI" w:hAnsi="Segoe UI" w:cs="Segoe UI"/>
          <w:sz w:val="22"/>
          <w:szCs w:val="22"/>
        </w:rPr>
        <w:t xml:space="preserve">Arsen Arakelyan: </w:t>
      </w:r>
      <w:r w:rsidRPr="00DC2F15">
        <w:rPr>
          <w:rFonts w:ascii="Segoe UI" w:hAnsi="Segoe UI" w:cs="Segoe UI"/>
          <w:sz w:val="22"/>
          <w:szCs w:val="22"/>
        </w:rPr>
        <w:t xml:space="preserve">Conceptualization, </w:t>
      </w:r>
      <w:r w:rsidR="00230A65" w:rsidRPr="00DC2F15">
        <w:rPr>
          <w:rFonts w:ascii="Segoe UI" w:hAnsi="Segoe UI" w:cs="Segoe UI"/>
          <w:sz w:val="22"/>
          <w:szCs w:val="22"/>
        </w:rPr>
        <w:t xml:space="preserve">Supervision, </w:t>
      </w:r>
      <w:r w:rsidRPr="00DC2F15">
        <w:rPr>
          <w:rFonts w:ascii="Segoe UI" w:hAnsi="Segoe UI" w:cs="Segoe UI"/>
          <w:sz w:val="22"/>
          <w:szCs w:val="22"/>
        </w:rPr>
        <w:t xml:space="preserve">Methodology, </w:t>
      </w:r>
      <w:r w:rsidR="004D0CF1" w:rsidRPr="00DC2F15">
        <w:rPr>
          <w:rFonts w:ascii="Segoe UI" w:hAnsi="Segoe UI" w:cs="Segoe UI"/>
          <w:sz w:val="22"/>
          <w:szCs w:val="22"/>
        </w:rPr>
        <w:t>Funding A</w:t>
      </w:r>
      <w:r w:rsidR="00B313AA" w:rsidRPr="00DC2F15">
        <w:rPr>
          <w:rFonts w:ascii="Segoe UI" w:hAnsi="Segoe UI" w:cs="Segoe UI"/>
          <w:sz w:val="22"/>
          <w:szCs w:val="22"/>
        </w:rPr>
        <w:t xml:space="preserve">cquisition, </w:t>
      </w:r>
      <w:r w:rsidRPr="00DC2F15">
        <w:rPr>
          <w:rFonts w:ascii="Segoe UI" w:hAnsi="Segoe UI" w:cs="Segoe UI"/>
          <w:sz w:val="22"/>
          <w:szCs w:val="22"/>
        </w:rPr>
        <w:t xml:space="preserve">Software, </w:t>
      </w:r>
      <w:r w:rsidR="00B313AA" w:rsidRPr="00DC2F15">
        <w:rPr>
          <w:rFonts w:ascii="Segoe UI" w:hAnsi="Segoe UI" w:cs="Segoe UI"/>
          <w:sz w:val="22"/>
          <w:szCs w:val="22"/>
        </w:rPr>
        <w:t>Project administration, Writing — review &amp; editing</w:t>
      </w:r>
      <w:r w:rsidRPr="00DC2F15">
        <w:rPr>
          <w:rFonts w:ascii="Segoe UI" w:hAnsi="Segoe UI" w:cs="Segoe UI"/>
          <w:sz w:val="22"/>
          <w:szCs w:val="22"/>
        </w:rPr>
        <w:t>.</w:t>
      </w:r>
      <w:r w:rsidR="00B313AA" w:rsidRPr="00DC2F15">
        <w:rPr>
          <w:rFonts w:ascii="Segoe UI" w:hAnsi="Segoe UI" w:cs="Segoe UI"/>
          <w:sz w:val="22"/>
          <w:szCs w:val="22"/>
        </w:rPr>
        <w:t xml:space="preserve"> </w:t>
      </w:r>
      <w:r w:rsidR="007238CD" w:rsidRPr="00DC2F15">
        <w:rPr>
          <w:rFonts w:ascii="Segoe UI" w:hAnsi="Segoe UI" w:cs="Segoe UI"/>
          <w:sz w:val="22"/>
          <w:szCs w:val="22"/>
        </w:rPr>
        <w:t xml:space="preserve">Nicolas Borisoff: Conceptualization, Methodology, </w:t>
      </w:r>
      <w:r w:rsidR="00230A65" w:rsidRPr="00DC2F15">
        <w:rPr>
          <w:rFonts w:ascii="Segoe UI" w:hAnsi="Segoe UI" w:cs="Segoe UI"/>
          <w:sz w:val="22"/>
          <w:szCs w:val="22"/>
        </w:rPr>
        <w:t>Writing — review &amp; editing.</w:t>
      </w:r>
      <w:r w:rsidR="00F737B8" w:rsidRPr="00DC2F15">
        <w:rPr>
          <w:rFonts w:ascii="Segoe UI" w:hAnsi="Segoe UI" w:cs="Segoe UI"/>
          <w:sz w:val="22"/>
          <w:szCs w:val="22"/>
        </w:rPr>
        <w:t xml:space="preserve"> Maria Savchenko: </w:t>
      </w:r>
      <w:r w:rsidR="001B7517" w:rsidRPr="00DC2F15">
        <w:rPr>
          <w:rFonts w:ascii="Segoe UI" w:hAnsi="Segoe UI" w:cs="Segoe UI"/>
          <w:sz w:val="22"/>
          <w:szCs w:val="22"/>
        </w:rPr>
        <w:t>Conceptualization, Methodology</w:t>
      </w:r>
      <w:r w:rsidR="00C35DD9" w:rsidRPr="00DC2F15">
        <w:rPr>
          <w:rFonts w:ascii="Segoe UI" w:hAnsi="Segoe UI" w:cs="Segoe UI"/>
          <w:sz w:val="22"/>
          <w:szCs w:val="22"/>
        </w:rPr>
        <w:t>.</w:t>
      </w:r>
      <w:r w:rsidR="00F737B8" w:rsidRPr="00DC2F15">
        <w:rPr>
          <w:rFonts w:ascii="Segoe UI" w:hAnsi="Segoe UI" w:cs="Segoe UI"/>
          <w:sz w:val="22"/>
          <w:szCs w:val="22"/>
        </w:rPr>
        <w:t xml:space="preserve"> Anatoly Bob</w:t>
      </w:r>
      <w:r w:rsidR="00C35DD9" w:rsidRPr="00DC2F15">
        <w:rPr>
          <w:rFonts w:ascii="Segoe UI" w:hAnsi="Segoe UI" w:cs="Segoe UI"/>
          <w:sz w:val="22"/>
          <w:szCs w:val="22"/>
        </w:rPr>
        <w:t>e: Data curation, Writing — review &amp; editing.</w:t>
      </w:r>
      <w:r w:rsidR="00F737B8" w:rsidRPr="00DC2F15">
        <w:rPr>
          <w:rFonts w:ascii="Segoe UI" w:hAnsi="Segoe UI" w:cs="Segoe UI"/>
          <w:color w:val="C00000"/>
          <w:sz w:val="22"/>
          <w:szCs w:val="22"/>
        </w:rPr>
        <w:t xml:space="preserve"> </w:t>
      </w:r>
      <w:r w:rsidR="00F737B8" w:rsidRPr="00DC2F15">
        <w:rPr>
          <w:rFonts w:ascii="Segoe UI" w:hAnsi="Segoe UI" w:cs="Segoe UI"/>
          <w:color w:val="000000" w:themeColor="text1"/>
          <w:sz w:val="22"/>
          <w:szCs w:val="22"/>
        </w:rPr>
        <w:t>Mark Meerson</w:t>
      </w:r>
      <w:r w:rsidR="00C35DD9" w:rsidRPr="00DC2F15">
        <w:rPr>
          <w:rFonts w:ascii="Segoe UI" w:hAnsi="Segoe UI" w:cs="Segoe UI"/>
          <w:color w:val="000000" w:themeColor="text1"/>
          <w:sz w:val="22"/>
          <w:szCs w:val="22"/>
        </w:rPr>
        <w:t>: Conceptualization, Resour</w:t>
      </w:r>
      <w:r w:rsidR="00CE1DBB" w:rsidRPr="00DC2F15">
        <w:rPr>
          <w:rFonts w:ascii="Segoe UI" w:hAnsi="Segoe UI" w:cs="Segoe UI"/>
          <w:color w:val="000000" w:themeColor="text1"/>
          <w:sz w:val="22"/>
          <w:szCs w:val="22"/>
        </w:rPr>
        <w:t>c</w:t>
      </w:r>
      <w:r w:rsidR="00C35DD9" w:rsidRPr="00DC2F15">
        <w:rPr>
          <w:rFonts w:ascii="Segoe UI" w:hAnsi="Segoe UI" w:cs="Segoe UI"/>
          <w:color w:val="000000" w:themeColor="text1"/>
          <w:sz w:val="22"/>
          <w:szCs w:val="22"/>
        </w:rPr>
        <w:t>es, Data curation, Software</w:t>
      </w:r>
      <w:r w:rsidR="00BA2D4C">
        <w:rPr>
          <w:rFonts w:ascii="Segoe UI" w:hAnsi="Segoe UI" w:cs="Segoe UI"/>
          <w:color w:val="000000" w:themeColor="text1"/>
          <w:sz w:val="22"/>
          <w:szCs w:val="22"/>
        </w:rPr>
        <w:t>. Andrey Kravets: Data curation.</w:t>
      </w:r>
      <w:r w:rsidR="00F737B8" w:rsidRPr="00DC2F15">
        <w:rPr>
          <w:rFonts w:ascii="Segoe UI" w:hAnsi="Segoe UI" w:cs="Segoe UI"/>
          <w:color w:val="000000" w:themeColor="text1"/>
          <w:sz w:val="22"/>
          <w:szCs w:val="22"/>
        </w:rPr>
        <w:t xml:space="preserve"> </w:t>
      </w:r>
      <w:r w:rsidR="00F737B8" w:rsidRPr="00DC2F15">
        <w:rPr>
          <w:rFonts w:ascii="Segoe UI" w:hAnsi="Segoe UI" w:cs="Segoe UI"/>
          <w:sz w:val="22"/>
          <w:szCs w:val="22"/>
        </w:rPr>
        <w:t>Alexandr Bagaev</w:t>
      </w:r>
      <w:r w:rsidR="00C35DD9" w:rsidRPr="00DC2F15">
        <w:rPr>
          <w:rFonts w:ascii="Segoe UI" w:hAnsi="Segoe UI" w:cs="Segoe UI"/>
          <w:sz w:val="22"/>
          <w:szCs w:val="22"/>
        </w:rPr>
        <w:t xml:space="preserve">: Conceptualization, </w:t>
      </w:r>
      <w:r w:rsidR="00CE1DBB" w:rsidRPr="00DC2F15">
        <w:rPr>
          <w:rFonts w:ascii="Segoe UI" w:hAnsi="Segoe UI" w:cs="Segoe UI"/>
          <w:sz w:val="22"/>
          <w:szCs w:val="22"/>
        </w:rPr>
        <w:t>Supervision</w:t>
      </w:r>
      <w:r w:rsidR="00C35DD9" w:rsidRPr="00DC2F15">
        <w:rPr>
          <w:rFonts w:ascii="Segoe UI" w:hAnsi="Segoe UI" w:cs="Segoe UI"/>
          <w:sz w:val="22"/>
          <w:szCs w:val="22"/>
        </w:rPr>
        <w:t xml:space="preserve">, Resources, Funding </w:t>
      </w:r>
      <w:r w:rsidR="00AE089E" w:rsidRPr="00DC2F15">
        <w:rPr>
          <w:rFonts w:ascii="Segoe UI" w:hAnsi="Segoe UI" w:cs="Segoe UI"/>
          <w:sz w:val="22"/>
          <w:szCs w:val="22"/>
        </w:rPr>
        <w:t>acquisition.</w:t>
      </w:r>
    </w:p>
    <w:p w14:paraId="52F6F08F" w14:textId="36D4A9C9" w:rsidR="00C36DC9" w:rsidRPr="00DC2F15" w:rsidRDefault="00B2119D"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SUPPLEMENTARY DATA</w:t>
      </w:r>
    </w:p>
    <w:p w14:paraId="52E3B1E8"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Supplementary Data are available at NAR online.</w:t>
      </w:r>
    </w:p>
    <w:p w14:paraId="17C10017" w14:textId="388D4C8E"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SUPPLEMENTARY MATERIAL DOES NOT MEET NAR'S LIMITS. NAR allows one combined PDF, or otherwise at most 10 files of ≤2 MB each. The submission folder currently holds 32 files: 17 Supplementary Figures, 10 “Extended Figure” PDFs, 4 Supplementary Files and Harmonization_metrics_extended.docx; four exceed 2 MB (Supplementary Figure 9 at 8.4 MB, Supplementary Figures 2–4 at ~4.4 MB each). Please combine the figures into a single PDF and the tables into one spreadsheet workbook. Three further points: (a) the 10 “Ex</w:t>
      </w:r>
      <w:r w:rsidRPr="00DC2F15">
        <w:rPr>
          <w:rFonts w:ascii="Segoe UI" w:hAnsi="Segoe UI" w:cs="Segoe UI"/>
          <w:i/>
          <w:color w:val="C00000"/>
          <w:sz w:val="22"/>
          <w:szCs w:val="22"/>
        </w:rPr>
        <w:t>tended Figure” files are cited nowhere in the manuscript and NAR has no “Extended Figure” category — fold them into the Supplementary Figure sequence and cite each, or drop them; (b) none of the Supplementary Figure legends carries an “Alt text:” line, which the main figures correctly do; (c) “Supplementary File 4” has no file extension — it is a CSV and should be named as one.</w:t>
      </w:r>
      <w:r w:rsidR="005469DB">
        <w:rPr>
          <w:rFonts w:ascii="Segoe UI" w:hAnsi="Segoe UI" w:cs="Segoe UI"/>
          <w:i/>
          <w:color w:val="C00000"/>
          <w:sz w:val="22"/>
          <w:szCs w:val="22"/>
        </w:rPr>
        <w:t xml:space="preserve"> ‘Daniil to Claude: I converted PDF supplementary figure files into the </w:t>
      </w:r>
      <w:r w:rsidR="003A3CAD">
        <w:rPr>
          <w:rFonts w:ascii="Segoe UI" w:hAnsi="Segoe UI" w:cs="Segoe UI"/>
          <w:i/>
          <w:color w:val="C00000"/>
          <w:sz w:val="22"/>
          <w:szCs w:val="22"/>
        </w:rPr>
        <w:t>lightweight</w:t>
      </w:r>
      <w:r w:rsidR="005469DB">
        <w:rPr>
          <w:rFonts w:ascii="Segoe UI" w:hAnsi="Segoe UI" w:cs="Segoe UI"/>
          <w:i/>
          <w:color w:val="C00000"/>
          <w:sz w:val="22"/>
          <w:szCs w:val="22"/>
        </w:rPr>
        <w:t xml:space="preserve"> PDF files. Please join them into &lt; 10 files with </w:t>
      </w:r>
      <w:r w:rsidR="009020FC">
        <w:rPr>
          <w:rFonts w:ascii="Segoe UI" w:hAnsi="Segoe UI" w:cs="Segoe UI"/>
          <w:i/>
          <w:color w:val="C00000"/>
          <w:sz w:val="22"/>
          <w:szCs w:val="22"/>
        </w:rPr>
        <w:t>size of each &lt; 1.5 MB, then the csv</w:t>
      </w:r>
      <w:r w:rsidR="003E3F7E">
        <w:rPr>
          <w:rFonts w:ascii="Segoe UI" w:hAnsi="Segoe UI" w:cs="Segoe UI"/>
          <w:i/>
          <w:color w:val="C00000"/>
          <w:sz w:val="22"/>
          <w:szCs w:val="22"/>
        </w:rPr>
        <w:t xml:space="preserve"> supplementary</w:t>
      </w:r>
      <w:r w:rsidR="009020FC">
        <w:rPr>
          <w:rFonts w:ascii="Segoe UI" w:hAnsi="Segoe UI" w:cs="Segoe UI"/>
          <w:i/>
          <w:color w:val="C00000"/>
          <w:sz w:val="22"/>
          <w:szCs w:val="22"/>
        </w:rPr>
        <w:t xml:space="preserve"> files</w:t>
      </w:r>
      <w:r w:rsidR="003E3F7E">
        <w:rPr>
          <w:rFonts w:ascii="Segoe UI" w:hAnsi="Segoe UI" w:cs="Segoe UI"/>
          <w:i/>
          <w:color w:val="C00000"/>
          <w:sz w:val="22"/>
          <w:szCs w:val="22"/>
        </w:rPr>
        <w:t xml:space="preserve"> 2 and 4</w:t>
      </w:r>
      <w:r w:rsidR="009020FC">
        <w:rPr>
          <w:rFonts w:ascii="Segoe UI" w:hAnsi="Segoe UI" w:cs="Segoe UI"/>
          <w:i/>
          <w:color w:val="C00000"/>
          <w:sz w:val="22"/>
          <w:szCs w:val="22"/>
        </w:rPr>
        <w:t xml:space="preserve"> into </w:t>
      </w:r>
      <w:r w:rsidR="003E3F7E">
        <w:rPr>
          <w:rFonts w:ascii="Segoe UI" w:hAnsi="Segoe UI" w:cs="Segoe UI"/>
          <w:i/>
          <w:color w:val="C00000"/>
          <w:sz w:val="22"/>
          <w:szCs w:val="22"/>
        </w:rPr>
        <w:t>the single excel workbook – and</w:t>
      </w:r>
      <w:r w:rsidR="00590A38">
        <w:rPr>
          <w:rFonts w:ascii="Segoe UI" w:hAnsi="Segoe UI" w:cs="Segoe UI"/>
          <w:i/>
          <w:color w:val="C00000"/>
          <w:sz w:val="22"/>
          <w:szCs w:val="22"/>
        </w:rPr>
        <w:t xml:space="preserve"> keep isolated the files 1 and 3.</w:t>
      </w:r>
      <w:r w:rsidR="003E3F7E">
        <w:rPr>
          <w:rFonts w:ascii="Segoe UI" w:hAnsi="Segoe UI" w:cs="Segoe UI"/>
          <w:i/>
          <w:color w:val="C00000"/>
          <w:sz w:val="22"/>
          <w:szCs w:val="22"/>
        </w:rPr>
        <w:t xml:space="preserve"> </w:t>
      </w:r>
      <w:r w:rsidR="00F76282">
        <w:rPr>
          <w:rFonts w:ascii="Segoe UI" w:hAnsi="Segoe UI" w:cs="Segoe UI"/>
          <w:i/>
          <w:color w:val="C00000"/>
          <w:sz w:val="22"/>
          <w:szCs w:val="22"/>
        </w:rPr>
        <w:t>So you will have 3 files for supplementary tables and the remaining 7 ones you can use to pack figures there.</w:t>
      </w:r>
      <w:r w:rsidR="003A3CAD">
        <w:rPr>
          <w:rFonts w:ascii="Segoe UI" w:hAnsi="Segoe UI" w:cs="Segoe UI"/>
          <w:i/>
          <w:color w:val="C00000"/>
          <w:sz w:val="22"/>
          <w:szCs w:val="22"/>
        </w:rPr>
        <w:t xml:space="preserve"> Packing them into the pdf files, always add</w:t>
      </w:r>
      <w:r w:rsidR="006652F0">
        <w:rPr>
          <w:rFonts w:ascii="Segoe UI" w:hAnsi="Segoe UI" w:cs="Segoe UI"/>
          <w:i/>
          <w:color w:val="C00000"/>
          <w:sz w:val="22"/>
          <w:szCs w:val="22"/>
        </w:rPr>
        <w:t xml:space="preserve"> a name for each page in the PDF file, like ‘Supplementary Figure 1’ etc.</w:t>
      </w:r>
      <w:r w:rsidR="00F76282">
        <w:rPr>
          <w:rFonts w:ascii="Segoe UI" w:hAnsi="Segoe UI" w:cs="Segoe UI"/>
          <w:i/>
          <w:color w:val="C00000"/>
          <w:sz w:val="22"/>
          <w:szCs w:val="22"/>
        </w:rPr>
        <w:t xml:space="preserve"> After doing this, update</w:t>
      </w:r>
      <w:r w:rsidR="003A3CAD">
        <w:rPr>
          <w:rFonts w:ascii="Segoe UI" w:hAnsi="Segoe UI" w:cs="Segoe UI"/>
          <w:i/>
          <w:color w:val="C00000"/>
          <w:sz w:val="22"/>
          <w:szCs w:val="22"/>
        </w:rPr>
        <w:t xml:space="preserve"> the manuscript text accordingly</w:t>
      </w:r>
      <w:r w:rsidR="006652F0">
        <w:rPr>
          <w:rFonts w:ascii="Segoe UI" w:hAnsi="Segoe UI" w:cs="Segoe UI"/>
          <w:i/>
          <w:color w:val="C00000"/>
          <w:sz w:val="22"/>
          <w:szCs w:val="22"/>
        </w:rPr>
        <w:t xml:space="preserve"> to </w:t>
      </w:r>
      <w:r w:rsidR="006824E4">
        <w:rPr>
          <w:rFonts w:ascii="Segoe UI" w:hAnsi="Segoe UI" w:cs="Segoe UI"/>
          <w:i/>
          <w:color w:val="C00000"/>
          <w:sz w:val="22"/>
          <w:szCs w:val="22"/>
        </w:rPr>
        <w:t>match</w:t>
      </w:r>
      <w:r w:rsidR="006652F0">
        <w:rPr>
          <w:rFonts w:ascii="Segoe UI" w:hAnsi="Segoe UI" w:cs="Segoe UI"/>
          <w:i/>
          <w:color w:val="C00000"/>
          <w:sz w:val="22"/>
          <w:szCs w:val="22"/>
        </w:rPr>
        <w:t xml:space="preserve"> the changed nomenclature of supplementary files (tables) – but the supplementary figures</w:t>
      </w:r>
      <w:r w:rsidR="003E3F7E">
        <w:rPr>
          <w:rFonts w:ascii="Segoe UI" w:hAnsi="Segoe UI" w:cs="Segoe UI"/>
          <w:i/>
          <w:color w:val="C00000"/>
          <w:sz w:val="22"/>
          <w:szCs w:val="22"/>
        </w:rPr>
        <w:t xml:space="preserve"> </w:t>
      </w:r>
      <w:r w:rsidR="006652F0">
        <w:rPr>
          <w:rFonts w:ascii="Segoe UI" w:hAnsi="Segoe UI" w:cs="Segoe UI"/>
          <w:i/>
          <w:color w:val="C00000"/>
          <w:sz w:val="22"/>
          <w:szCs w:val="22"/>
        </w:rPr>
        <w:t>should remain the same.</w:t>
      </w:r>
      <w:r w:rsidR="005469DB">
        <w:rPr>
          <w:rFonts w:ascii="Segoe UI" w:hAnsi="Segoe UI" w:cs="Segoe UI"/>
          <w:i/>
          <w:color w:val="C00000"/>
          <w:sz w:val="22"/>
          <w:szCs w:val="22"/>
        </w:rPr>
        <w:t>’</w:t>
      </w:r>
    </w:p>
    <w:p>
      <w:pPr>
        <w:rPr>
          <w:ins w:id="1368" w:author="Claude (NAR referee report 2026-08-02)" w:date="2026-08-02T00:00:00Z"/>
        </w:rPr>
      </w:pPr>
      <w:ins w:id="1369" w:author="Claude (NAR referee report 2026-08-02)" w:date="2026-08-02T00:00:00Z">
        <w:r>
          <w:rPr>
            <w:b/>
            <w:i/>
            <w:color w:val="C00000"/>
          </w:rPr>
          <w:t xml:space="preserve">[REVIEWER NOTE] </w:t>
        </w:r>
        <w:r>
          <w:rPr>
            <w:i/>
            <w:color w:val="C00000"/>
          </w:rPr>
          <w:t xml:space="preserve">PARTLY RESOLVED 2026-08-02. supplementary_260802/ holds ten files: Supplementary Files 1 and 3 unchanged, a new Supplementary File 2 workbook combining the former Files 2 and 4, and seven titled and bookmarked PDF bundles covering Supplementary Figures 1-17 with their numbering unchanged. Former Supplementary File 2 was deduplicated and restricted to the 7,174 annotated samples (it held 7,238 rows), and the polarity sheet was renamed pcr_* to PCReg_* so that all 87 scoring metrics resolve against Supplementary File 3. The bundles are 1.31-3.89 MB: 19.2 MB of vector artwork cannot fit seven files of 1.5 MB, so a single combined 17-page PDF has also been produced and is the recommended submission route. Alt text for the supplementary figures and the graphical abstract is still missing.</w:t>
        </w:r>
      </w:ins>
    </w:p>
    <w:p w14:paraId="038B8F63" w14:textId="77777777" w:rsidR="003D1CEA" w:rsidRPr="00DC2F15" w:rsidRDefault="003D1CEA" w:rsidP="00DC2F15">
      <w:pPr>
        <w:spacing w:line="276" w:lineRule="auto"/>
        <w:rPr>
          <w:rFonts w:ascii="Segoe UI" w:hAnsi="Segoe UI" w:cs="Segoe UI"/>
          <w:sz w:val="22"/>
          <w:szCs w:val="22"/>
        </w:rPr>
      </w:pPr>
    </w:p>
    <w:p w14:paraId="483F7042" w14:textId="08C784CF" w:rsidR="000A64FB" w:rsidRPr="00DC2F15" w:rsidRDefault="003D1CEA" w:rsidP="00DC2F15">
      <w:pPr>
        <w:spacing w:line="276" w:lineRule="auto"/>
        <w:rPr>
          <w:rFonts w:ascii="Segoe UI" w:hAnsi="Segoe UI" w:cs="Segoe UI"/>
          <w:sz w:val="22"/>
          <w:szCs w:val="22"/>
        </w:rPr>
      </w:pPr>
      <w:r w:rsidRPr="00DC2F15">
        <w:rPr>
          <w:rFonts w:ascii="Segoe UI" w:hAnsi="Segoe UI" w:cs="Segoe UI"/>
          <w:b/>
          <w:bCs/>
          <w:sz w:val="22"/>
          <w:szCs w:val="22"/>
        </w:rPr>
        <w:t>Supplementary Figure 1</w:t>
      </w:r>
      <w:r w:rsidRPr="00DC2F15">
        <w:rPr>
          <w:rFonts w:ascii="Segoe UI" w:hAnsi="Segoe UI" w:cs="Segoe UI"/>
          <w:sz w:val="22"/>
          <w:szCs w:val="22"/>
        </w:rPr>
        <w:t>. (A)</w:t>
      </w:r>
      <w:r w:rsidR="00660A33" w:rsidRPr="00DC2F15">
        <w:rPr>
          <w:rFonts w:ascii="Segoe UI" w:hAnsi="Segoe UI" w:cs="Segoe UI"/>
          <w:sz w:val="22"/>
          <w:szCs w:val="22"/>
        </w:rPr>
        <w:t xml:space="preserve"> Bar plot of sample counts by </w:t>
      </w:r>
      <w:r w:rsidR="00936A89" w:rsidRPr="00DC2F15">
        <w:rPr>
          <w:rFonts w:ascii="Segoe UI" w:hAnsi="Segoe UI" w:cs="Segoe UI"/>
          <w:sz w:val="22"/>
          <w:szCs w:val="22"/>
        </w:rPr>
        <w:t>cohorts</w:t>
      </w:r>
      <w:r w:rsidR="00660A33" w:rsidRPr="00DC2F15">
        <w:rPr>
          <w:rFonts w:ascii="Segoe UI" w:hAnsi="Segoe UI" w:cs="Segoe UI"/>
          <w:sz w:val="22"/>
          <w:szCs w:val="22"/>
        </w:rPr>
        <w:t xml:space="preserve"> and biology, ordered by </w:t>
      </w:r>
      <w:r w:rsidR="00936A89" w:rsidRPr="00DC2F15">
        <w:rPr>
          <w:rFonts w:ascii="Segoe UI" w:hAnsi="Segoe UI" w:cs="Segoe UI"/>
          <w:sz w:val="22"/>
          <w:szCs w:val="22"/>
        </w:rPr>
        <w:t>cohorts</w:t>
      </w:r>
      <w:r w:rsidR="00660A33" w:rsidRPr="00DC2F15">
        <w:rPr>
          <w:rFonts w:ascii="Segoe UI" w:hAnsi="Segoe UI" w:cs="Segoe UI"/>
          <w:sz w:val="22"/>
          <w:szCs w:val="22"/>
        </w:rPr>
        <w:t>. Biology groups are color coded according to the color legend</w:t>
      </w:r>
      <w:r w:rsidR="00FC6343" w:rsidRPr="00DC2F15">
        <w:rPr>
          <w:rFonts w:ascii="Segoe UI" w:hAnsi="Segoe UI" w:cs="Segoe UI"/>
          <w:sz w:val="22"/>
          <w:szCs w:val="22"/>
        </w:rPr>
        <w:t xml:space="preserve"> inserted</w:t>
      </w:r>
      <w:r w:rsidR="00660A33" w:rsidRPr="00DC2F15">
        <w:rPr>
          <w:rFonts w:ascii="Segoe UI" w:hAnsi="Segoe UI" w:cs="Segoe UI"/>
          <w:sz w:val="22"/>
          <w:szCs w:val="22"/>
        </w:rPr>
        <w:t xml:space="preserve">. </w:t>
      </w:r>
      <w:r w:rsidR="00FC6343" w:rsidRPr="00DC2F15">
        <w:rPr>
          <w:rFonts w:ascii="Segoe UI" w:hAnsi="Segoe UI" w:cs="Segoe UI"/>
          <w:sz w:val="22"/>
          <w:szCs w:val="22"/>
        </w:rPr>
        <w:t>(B)</w:t>
      </w:r>
      <w:r w:rsidR="00FC6343" w:rsidRPr="00DC2F15">
        <w:rPr>
          <w:rFonts w:ascii="Segoe UI" w:hAnsi="Segoe UI" w:cs="Segoe UI"/>
          <w:b/>
          <w:bCs/>
          <w:sz w:val="22"/>
          <w:szCs w:val="22"/>
        </w:rPr>
        <w:t xml:space="preserve"> </w:t>
      </w:r>
      <w:r w:rsidR="00660A33" w:rsidRPr="00DC2F15">
        <w:rPr>
          <w:rFonts w:ascii="Segoe UI" w:hAnsi="Segoe UI" w:cs="Segoe UI"/>
          <w:sz w:val="22"/>
          <w:szCs w:val="22"/>
        </w:rPr>
        <w:t xml:space="preserve">Bar plot of </w:t>
      </w:r>
      <w:r w:rsidR="00660A33" w:rsidRPr="00DC2F15">
        <w:rPr>
          <w:rFonts w:ascii="Segoe UI" w:hAnsi="Segoe UI" w:cs="Segoe UI"/>
          <w:sz w:val="22"/>
          <w:szCs w:val="22"/>
        </w:rPr>
        <w:lastRenderedPageBreak/>
        <w:t xml:space="preserve">sample counts by </w:t>
      </w:r>
      <w:r w:rsidR="00FC6343" w:rsidRPr="00DC2F15">
        <w:rPr>
          <w:rFonts w:ascii="Segoe UI" w:hAnsi="Segoe UI" w:cs="Segoe UI"/>
          <w:sz w:val="22"/>
          <w:szCs w:val="22"/>
        </w:rPr>
        <w:t>cohorts</w:t>
      </w:r>
      <w:r w:rsidR="00660A33" w:rsidRPr="00DC2F15">
        <w:rPr>
          <w:rFonts w:ascii="Segoe UI" w:hAnsi="Segoe UI" w:cs="Segoe UI"/>
          <w:sz w:val="22"/>
          <w:szCs w:val="22"/>
        </w:rPr>
        <w:t xml:space="preserve"> and batches, ordered by </w:t>
      </w:r>
      <w:r w:rsidR="00FC6343" w:rsidRPr="00DC2F15">
        <w:rPr>
          <w:rFonts w:ascii="Segoe UI" w:hAnsi="Segoe UI" w:cs="Segoe UI"/>
          <w:sz w:val="22"/>
          <w:szCs w:val="22"/>
        </w:rPr>
        <w:t>cohorts</w:t>
      </w:r>
      <w:r w:rsidR="00660A33" w:rsidRPr="00DC2F15">
        <w:rPr>
          <w:rFonts w:ascii="Segoe UI" w:hAnsi="Segoe UI" w:cs="Segoe UI"/>
          <w:sz w:val="22"/>
          <w:szCs w:val="22"/>
        </w:rPr>
        <w:t>. Batches are color coded according to the color legend</w:t>
      </w:r>
      <w:r w:rsidR="00FC6343" w:rsidRPr="00DC2F15">
        <w:rPr>
          <w:rFonts w:ascii="Segoe UI" w:hAnsi="Segoe UI" w:cs="Segoe UI"/>
          <w:sz w:val="22"/>
          <w:szCs w:val="22"/>
        </w:rPr>
        <w:t xml:space="preserve"> in the panel</w:t>
      </w:r>
      <w:r w:rsidR="00660A33" w:rsidRPr="00DC2F15">
        <w:rPr>
          <w:rFonts w:ascii="Segoe UI" w:hAnsi="Segoe UI" w:cs="Segoe UI"/>
          <w:sz w:val="22"/>
          <w:szCs w:val="22"/>
        </w:rPr>
        <w:t>.</w:t>
      </w:r>
      <w:r w:rsidR="002A5197" w:rsidRPr="00DC2F15">
        <w:rPr>
          <w:rFonts w:ascii="Segoe UI" w:hAnsi="Segoe UI" w:cs="Segoe UI"/>
          <w:sz w:val="22"/>
          <w:szCs w:val="22"/>
        </w:rPr>
        <w:t xml:space="preserve"> (C) </w:t>
      </w:r>
      <w:r w:rsidR="00282713" w:rsidRPr="00DC2F15">
        <w:rPr>
          <w:rFonts w:ascii="Segoe UI" w:hAnsi="Segoe UI" w:cs="Segoe UI"/>
          <w:sz w:val="22"/>
          <w:szCs w:val="22"/>
        </w:rPr>
        <w:t>PCA plot of an initial FSQN R normalization of the dataset, colored by batches</w:t>
      </w:r>
      <w:r w:rsidR="00604907" w:rsidRPr="00DC2F15">
        <w:rPr>
          <w:rFonts w:ascii="Segoe UI" w:hAnsi="Segoe UI" w:cs="Segoe UI"/>
          <w:sz w:val="22"/>
          <w:szCs w:val="22"/>
        </w:rPr>
        <w:t xml:space="preserve"> as in the panel B. The arrow shows batches that were excluded for the strategy A</w:t>
      </w:r>
      <w:r w:rsidR="000A64FB" w:rsidRPr="00DC2F15">
        <w:rPr>
          <w:rFonts w:ascii="Segoe UI" w:hAnsi="Segoe UI" w:cs="Segoe UI"/>
          <w:sz w:val="22"/>
          <w:szCs w:val="22"/>
        </w:rPr>
        <w:t>.</w:t>
      </w:r>
    </w:p>
    <w:p w14:paraId="661D8509" w14:textId="60F7ABB9" w:rsidR="003D1CEA" w:rsidRPr="00DC2F15" w:rsidRDefault="000A64FB" w:rsidP="00DC2F15">
      <w:pPr>
        <w:spacing w:line="276" w:lineRule="auto"/>
        <w:rPr>
          <w:rFonts w:ascii="Segoe UI" w:hAnsi="Segoe UI" w:cs="Segoe UI"/>
          <w:sz w:val="22"/>
          <w:szCs w:val="22"/>
        </w:rPr>
      </w:pPr>
      <w:r w:rsidRPr="00DC2F15">
        <w:rPr>
          <w:rFonts w:ascii="Segoe UI" w:hAnsi="Segoe UI" w:cs="Segoe UI"/>
          <w:b/>
          <w:bCs/>
          <w:sz w:val="22"/>
          <w:szCs w:val="22"/>
        </w:rPr>
        <w:t>Supplementary Figure 2</w:t>
      </w:r>
      <w:r w:rsidRPr="00DC2F15">
        <w:rPr>
          <w:rFonts w:ascii="Segoe UI" w:hAnsi="Segoe UI" w:cs="Segoe UI"/>
          <w:sz w:val="22"/>
          <w:szCs w:val="22"/>
        </w:rPr>
        <w:t xml:space="preserve">. </w:t>
      </w:r>
      <w:r w:rsidR="00216C11" w:rsidRPr="00DC2F15">
        <w:rPr>
          <w:rFonts w:ascii="Segoe UI" w:hAnsi="Segoe UI" w:cs="Segoe UI"/>
          <w:sz w:val="22"/>
          <w:szCs w:val="22"/>
        </w:rPr>
        <w:t>Gene expression distribution plots for the S0 strategy with strict NA handling</w:t>
      </w:r>
      <w:r w:rsidR="0057583D" w:rsidRPr="00DC2F15">
        <w:rPr>
          <w:rFonts w:ascii="Segoe UI" w:hAnsi="Segoe UI" w:cs="Segoe UI"/>
          <w:sz w:val="22"/>
          <w:szCs w:val="22"/>
        </w:rPr>
        <w:t xml:space="preserve">, log2-transformed. Each plot contains gene expression distribution of all samples </w:t>
      </w:r>
      <w:proofErr w:type="gramStart"/>
      <w:r w:rsidR="0057583D" w:rsidRPr="00DC2F15">
        <w:rPr>
          <w:rFonts w:ascii="Segoe UI" w:hAnsi="Segoe UI" w:cs="Segoe UI"/>
          <w:sz w:val="22"/>
          <w:szCs w:val="22"/>
        </w:rPr>
        <w:t>in a given</w:t>
      </w:r>
      <w:proofErr w:type="gramEnd"/>
      <w:r w:rsidR="0057583D" w:rsidRPr="00DC2F15">
        <w:rPr>
          <w:rFonts w:ascii="Segoe UI" w:hAnsi="Segoe UI" w:cs="Segoe UI"/>
          <w:sz w:val="22"/>
          <w:szCs w:val="22"/>
        </w:rPr>
        <w:t xml:space="preserve"> cohort.</w:t>
      </w:r>
    </w:p>
    <w:p w14:paraId="7ECFFF11" w14:textId="4C64465C" w:rsidR="00B53F5F" w:rsidRPr="00DC2F15" w:rsidRDefault="00B53F5F" w:rsidP="00DC2F15">
      <w:pPr>
        <w:spacing w:line="276" w:lineRule="auto"/>
        <w:rPr>
          <w:rFonts w:ascii="Segoe UI" w:hAnsi="Segoe UI" w:cs="Segoe UI"/>
          <w:sz w:val="22"/>
          <w:szCs w:val="22"/>
        </w:rPr>
      </w:pPr>
      <w:r w:rsidRPr="00DC2F15">
        <w:rPr>
          <w:rFonts w:ascii="Segoe UI" w:hAnsi="Segoe UI" w:cs="Segoe UI"/>
          <w:b/>
          <w:bCs/>
          <w:sz w:val="22"/>
          <w:szCs w:val="22"/>
        </w:rPr>
        <w:t>Supplementary Figure 3</w:t>
      </w:r>
      <w:r w:rsidRPr="00DC2F15">
        <w:rPr>
          <w:rFonts w:ascii="Segoe UI" w:hAnsi="Segoe UI" w:cs="Segoe UI"/>
          <w:sz w:val="22"/>
          <w:szCs w:val="22"/>
        </w:rPr>
        <w:t xml:space="preserve">. Gene expression distribution plots for the S0 strategy with </w:t>
      </w:r>
      <w:r w:rsidR="00D9384C" w:rsidRPr="00DC2F15">
        <w:rPr>
          <w:rFonts w:ascii="Segoe UI" w:hAnsi="Segoe UI" w:cs="Segoe UI"/>
          <w:sz w:val="22"/>
          <w:szCs w:val="22"/>
        </w:rPr>
        <w:t>KNN imputation</w:t>
      </w:r>
      <w:r w:rsidRPr="00DC2F15">
        <w:rPr>
          <w:rFonts w:ascii="Segoe UI" w:hAnsi="Segoe UI" w:cs="Segoe UI"/>
          <w:sz w:val="22"/>
          <w:szCs w:val="22"/>
        </w:rPr>
        <w:t xml:space="preserve">, log2-transformed. Each plot contains gene expression distribution of all samples </w:t>
      </w:r>
      <w:proofErr w:type="gramStart"/>
      <w:r w:rsidRPr="00DC2F15">
        <w:rPr>
          <w:rFonts w:ascii="Segoe UI" w:hAnsi="Segoe UI" w:cs="Segoe UI"/>
          <w:sz w:val="22"/>
          <w:szCs w:val="22"/>
        </w:rPr>
        <w:t>in a given</w:t>
      </w:r>
      <w:proofErr w:type="gramEnd"/>
      <w:r w:rsidRPr="00DC2F15">
        <w:rPr>
          <w:rFonts w:ascii="Segoe UI" w:hAnsi="Segoe UI" w:cs="Segoe UI"/>
          <w:sz w:val="22"/>
          <w:szCs w:val="22"/>
        </w:rPr>
        <w:t xml:space="preserve"> cohort.</w:t>
      </w:r>
    </w:p>
    <w:p w14:paraId="2407ADE3" w14:textId="0650514B" w:rsidR="00D9384C" w:rsidRPr="00DC2F15" w:rsidRDefault="00D9384C" w:rsidP="00DC2F15">
      <w:pPr>
        <w:spacing w:line="276" w:lineRule="auto"/>
        <w:rPr>
          <w:rFonts w:ascii="Segoe UI" w:hAnsi="Segoe UI" w:cs="Segoe UI"/>
          <w:sz w:val="22"/>
          <w:szCs w:val="22"/>
        </w:rPr>
      </w:pPr>
      <w:r w:rsidRPr="00DC2F15">
        <w:rPr>
          <w:rFonts w:ascii="Segoe UI" w:hAnsi="Segoe UI" w:cs="Segoe UI"/>
          <w:b/>
          <w:bCs/>
          <w:sz w:val="22"/>
          <w:szCs w:val="22"/>
        </w:rPr>
        <w:t>Supplementary Figure 4</w:t>
      </w:r>
      <w:r w:rsidRPr="00DC2F15">
        <w:rPr>
          <w:rFonts w:ascii="Segoe UI" w:hAnsi="Segoe UI" w:cs="Segoe UI"/>
          <w:sz w:val="22"/>
          <w:szCs w:val="22"/>
        </w:rPr>
        <w:t xml:space="preserve">. Gene expression distribution plots for the S0 strategy with </w:t>
      </w:r>
      <w:proofErr w:type="spellStart"/>
      <w:r w:rsidRPr="00DC2F15">
        <w:rPr>
          <w:rFonts w:ascii="Segoe UI" w:hAnsi="Segoe UI" w:cs="Segoe UI"/>
          <w:sz w:val="22"/>
          <w:szCs w:val="22"/>
        </w:rPr>
        <w:t>Softimpute</w:t>
      </w:r>
      <w:proofErr w:type="spellEnd"/>
      <w:r w:rsidRPr="00DC2F15">
        <w:rPr>
          <w:rFonts w:ascii="Segoe UI" w:hAnsi="Segoe UI" w:cs="Segoe UI"/>
          <w:sz w:val="22"/>
          <w:szCs w:val="22"/>
        </w:rPr>
        <w:t xml:space="preserve"> imputation, log2-transformed. Each plot contains gene expression distribution of all samples </w:t>
      </w:r>
      <w:proofErr w:type="gramStart"/>
      <w:r w:rsidRPr="00DC2F15">
        <w:rPr>
          <w:rFonts w:ascii="Segoe UI" w:hAnsi="Segoe UI" w:cs="Segoe UI"/>
          <w:sz w:val="22"/>
          <w:szCs w:val="22"/>
        </w:rPr>
        <w:t>in a given</w:t>
      </w:r>
      <w:proofErr w:type="gramEnd"/>
      <w:r w:rsidRPr="00DC2F15">
        <w:rPr>
          <w:rFonts w:ascii="Segoe UI" w:hAnsi="Segoe UI" w:cs="Segoe UI"/>
          <w:sz w:val="22"/>
          <w:szCs w:val="22"/>
        </w:rPr>
        <w:t xml:space="preserve"> cohort.</w:t>
      </w:r>
    </w:p>
    <w:p w14:paraId="6C04EF68" w14:textId="3A16989E" w:rsidR="00D9384C" w:rsidRPr="00DC2F15" w:rsidRDefault="00E6434A" w:rsidP="00DC2F15">
      <w:pPr>
        <w:spacing w:line="276" w:lineRule="auto"/>
        <w:rPr>
          <w:rFonts w:ascii="Segoe UI" w:hAnsi="Segoe UI" w:cs="Segoe UI"/>
          <w:sz w:val="22"/>
          <w:szCs w:val="22"/>
        </w:rPr>
      </w:pPr>
      <w:r w:rsidRPr="00DC2F15">
        <w:rPr>
          <w:rFonts w:ascii="Segoe UI" w:hAnsi="Segoe UI" w:cs="Segoe UI"/>
          <w:b/>
          <w:bCs/>
          <w:sz w:val="22"/>
          <w:szCs w:val="22"/>
        </w:rPr>
        <w:t xml:space="preserve">Supplementary Figure </w:t>
      </w:r>
      <w:r w:rsidR="00FC1FFF" w:rsidRPr="00DC2F15">
        <w:rPr>
          <w:rFonts w:ascii="Segoe UI" w:hAnsi="Segoe UI" w:cs="Segoe UI"/>
          <w:b/>
          <w:bCs/>
          <w:sz w:val="22"/>
          <w:szCs w:val="22"/>
        </w:rPr>
        <w:t>5</w:t>
      </w:r>
      <w:r w:rsidRPr="00DC2F15">
        <w:rPr>
          <w:rFonts w:ascii="Segoe UI" w:hAnsi="Segoe UI" w:cs="Segoe UI"/>
          <w:sz w:val="22"/>
          <w:szCs w:val="22"/>
        </w:rPr>
        <w:t xml:space="preserve">. </w:t>
      </w:r>
      <w:proofErr w:type="spellStart"/>
      <w:r w:rsidR="00FC1FFF" w:rsidRPr="00DC2F15">
        <w:rPr>
          <w:rFonts w:ascii="Segoe UI" w:hAnsi="Segoe UI" w:cs="Segoe UI"/>
          <w:sz w:val="22"/>
          <w:szCs w:val="22"/>
        </w:rPr>
        <w:t>Clustermap</w:t>
      </w:r>
      <w:proofErr w:type="spellEnd"/>
      <w:r w:rsidR="00FC1FFF" w:rsidRPr="00DC2F15">
        <w:rPr>
          <w:rFonts w:ascii="Segoe UI" w:hAnsi="Segoe UI" w:cs="Segoe UI"/>
          <w:sz w:val="22"/>
          <w:szCs w:val="22"/>
        </w:rPr>
        <w:t xml:space="preserve"> showing Jaccard index of gene sets intersections between </w:t>
      </w:r>
      <w:r w:rsidR="00641E8B" w:rsidRPr="00DC2F15">
        <w:rPr>
          <w:rFonts w:ascii="Segoe UI" w:hAnsi="Segoe UI" w:cs="Segoe UI"/>
          <w:sz w:val="22"/>
          <w:szCs w:val="22"/>
        </w:rPr>
        <w:t xml:space="preserve">all the </w:t>
      </w:r>
      <w:r w:rsidR="00FC7AC4" w:rsidRPr="00DC2F15">
        <w:rPr>
          <w:rFonts w:ascii="Segoe UI" w:hAnsi="Segoe UI" w:cs="Segoe UI"/>
          <w:sz w:val="22"/>
          <w:szCs w:val="22"/>
        </w:rPr>
        <w:t>batch removal strateg</w:t>
      </w:r>
      <w:r w:rsidR="00641E8B" w:rsidRPr="00DC2F15">
        <w:rPr>
          <w:rFonts w:ascii="Segoe UI" w:hAnsi="Segoe UI" w:cs="Segoe UI"/>
          <w:sz w:val="22"/>
          <w:szCs w:val="22"/>
        </w:rPr>
        <w:t>y and imputation combinations.</w:t>
      </w:r>
    </w:p>
    <w:p w14:paraId="3CC0A598" w14:textId="0F4B6ECE" w:rsidR="00641E8B" w:rsidRPr="00DC2F15" w:rsidRDefault="00DE0473" w:rsidP="00DC2F15">
      <w:pPr>
        <w:spacing w:line="276" w:lineRule="auto"/>
        <w:rPr>
          <w:rFonts w:ascii="Segoe UI" w:hAnsi="Segoe UI" w:cs="Segoe UI"/>
          <w:sz w:val="22"/>
          <w:szCs w:val="22"/>
        </w:rPr>
      </w:pPr>
      <w:r w:rsidRPr="00DC2F15">
        <w:rPr>
          <w:rFonts w:ascii="Segoe UI" w:hAnsi="Segoe UI" w:cs="Segoe UI"/>
          <w:b/>
          <w:bCs/>
          <w:sz w:val="22"/>
          <w:szCs w:val="22"/>
        </w:rPr>
        <w:t>Supplementary Figure 6</w:t>
      </w:r>
      <w:r w:rsidRPr="00DC2F15">
        <w:rPr>
          <w:rFonts w:ascii="Segoe UI" w:hAnsi="Segoe UI" w:cs="Segoe UI"/>
          <w:sz w:val="22"/>
          <w:szCs w:val="22"/>
        </w:rPr>
        <w:t>. Heatmap indicating number of calculated metrics for all combinations of batch removal strateg</w:t>
      </w:r>
      <w:r w:rsidR="00715E96" w:rsidRPr="00DC2F15">
        <w:rPr>
          <w:rFonts w:ascii="Segoe UI" w:hAnsi="Segoe UI" w:cs="Segoe UI"/>
          <w:sz w:val="22"/>
          <w:szCs w:val="22"/>
        </w:rPr>
        <w:t>ies and imputations (rows) and harmoni</w:t>
      </w:r>
      <w:r w:rsidR="00517D06" w:rsidRPr="00DC2F15">
        <w:rPr>
          <w:rFonts w:ascii="Segoe UI" w:hAnsi="Segoe UI" w:cs="Segoe UI"/>
          <w:sz w:val="22"/>
          <w:szCs w:val="22"/>
        </w:rPr>
        <w:t xml:space="preserve">zation levels and post-removals (columns). </w:t>
      </w:r>
    </w:p>
    <w:p w14:paraId="04091970" w14:textId="139E0FC1" w:rsidR="00C457E0" w:rsidRPr="00DC2F15" w:rsidRDefault="00C457E0" w:rsidP="00DC2F15">
      <w:pPr>
        <w:spacing w:line="276" w:lineRule="auto"/>
        <w:rPr>
          <w:rFonts w:ascii="Segoe UI" w:hAnsi="Segoe UI" w:cs="Segoe UI"/>
          <w:sz w:val="22"/>
          <w:szCs w:val="22"/>
        </w:rPr>
      </w:pPr>
      <w:r w:rsidRPr="00DC2F15">
        <w:rPr>
          <w:rFonts w:ascii="Segoe UI" w:hAnsi="Segoe UI" w:cs="Segoe UI"/>
          <w:b/>
          <w:bCs/>
          <w:sz w:val="22"/>
          <w:szCs w:val="22"/>
        </w:rPr>
        <w:t>Supplementary Figure 7</w:t>
      </w:r>
      <w:r w:rsidRPr="00DC2F15">
        <w:rPr>
          <w:rFonts w:ascii="Segoe UI" w:hAnsi="Segoe UI" w:cs="Segoe UI"/>
          <w:sz w:val="22"/>
          <w:szCs w:val="22"/>
        </w:rPr>
        <w:t xml:space="preser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of the </w:t>
      </w:r>
      <w:proofErr w:type="gramStart"/>
      <w:r w:rsidRPr="00DC2F15">
        <w:rPr>
          <w:rFonts w:ascii="Segoe UI" w:hAnsi="Segoe UI" w:cs="Segoe UI"/>
          <w:sz w:val="22"/>
          <w:szCs w:val="22"/>
        </w:rPr>
        <w:t>87 scoring</w:t>
      </w:r>
      <w:proofErr w:type="gramEnd"/>
      <w:r w:rsidRPr="00DC2F15">
        <w:rPr>
          <w:rFonts w:ascii="Segoe UI" w:hAnsi="Segoe UI" w:cs="Segoe UI"/>
          <w:sz w:val="22"/>
          <w:szCs w:val="22"/>
        </w:rPr>
        <w:t xml:space="preserve"> metrics </w:t>
      </w:r>
      <w:r w:rsidRPr="00DC2F15">
        <w:rPr>
          <w:rFonts w:ascii="Segoe UI" w:hAnsi="Segoe UI" w:cs="Segoe UI"/>
          <w:sz w:val="22"/>
          <w:szCs w:val="22"/>
        </w:rPr>
        <w:t>Spearman cross-correlations</w:t>
      </w:r>
      <w:r>
        <w:rPr>
          <w:rFonts w:ascii="Segoe UI" w:hAnsi="Segoe UI" w:cs="Segoe UI"/>
          <w:sz w:val="22"/>
          <w:szCs w:val="22"/>
        </w:rPr>
        <w:t xml:space="preserve"> </w:t>
      </w:r>
      <w:del w:id="2412" w:author="Claude (NAR review, 2nd iteration 2026-08-02)" w:date="2026-08-02T12:00:00Z">
        <w:r>
          <w:rPr>
            <w:rFonts w:ascii="Segoe UI" w:hAnsi="Segoe UI" w:cs="Segoe UI"/>
            <w:sz w:val="22"/>
            <w:szCs w:val="22"/>
          </w:rPr>
          <w:delText xml:space="preserve">in the space of the successful 2234 harmonization approaches</w:delText>
        </w:r>
      </w:del>
      <w:ins w:id="2413" w:author="Claude (NAR review, 2nd iteration 2026-08-02)" w:date="2026-08-02T12:00:00Z">
        <w:r>
          <w:rPr>
            <w:rFonts w:ascii="Segoe UI" w:hAnsi="Segoe UI" w:cs="Segoe UI"/>
            <w:sz w:val="22"/>
            <w:szCs w:val="22"/>
          </w:rPr>
          <w:t xml:space="preserve">in the space of the 2,234 successful harmonization approaches</w:t>
        </w:r>
      </w:ins>
      <w:r>
        <w:rPr>
          <w:rFonts w:ascii="Segoe UI" w:hAnsi="Segoe UI" w:cs="Segoe UI"/>
          <w:sz w:val="22"/>
          <w:szCs w:val="22"/>
        </w:rPr>
        <w:t xml:space="preserve">. </w:t>
      </w:r>
      <w:r w:rsidR="006713BF" w:rsidRPr="00DC2F15">
        <w:rPr>
          <w:rFonts w:ascii="Segoe UI" w:hAnsi="Segoe UI" w:cs="Segoe UI"/>
          <w:sz w:val="22"/>
          <w:szCs w:val="22"/>
        </w:rPr>
        <w:t>Metrics are</w:t>
      </w:r>
      <w:r w:rsidR="009B3F45" w:rsidRPr="00DC2F15">
        <w:rPr>
          <w:rFonts w:ascii="Segoe UI" w:hAnsi="Segoe UI" w:cs="Segoe UI"/>
          <w:sz w:val="22"/>
          <w:szCs w:val="22"/>
        </w:rPr>
        <w:t xml:space="preserve"> color</w:t>
      </w:r>
      <w:r w:rsidR="006713BF" w:rsidRPr="00DC2F15">
        <w:rPr>
          <w:rFonts w:ascii="Segoe UI" w:hAnsi="Segoe UI" w:cs="Segoe UI"/>
          <w:sz w:val="22"/>
          <w:szCs w:val="22"/>
        </w:rPr>
        <w:t xml:space="preserve"> annotated by </w:t>
      </w:r>
    </w:p>
    <w:p w14:paraId="788A410E" w14:textId="1019B520" w:rsidR="00B53F5F" w:rsidRPr="00DC2F15" w:rsidRDefault="001B4B08" w:rsidP="00DC2F15">
      <w:pPr>
        <w:spacing w:line="276" w:lineRule="auto"/>
        <w:rPr>
          <w:rFonts w:ascii="Segoe UI" w:hAnsi="Segoe UI" w:cs="Segoe UI"/>
          <w:sz w:val="22"/>
          <w:szCs w:val="22"/>
        </w:rPr>
      </w:pPr>
      <w:r w:rsidRPr="00DC2F15">
        <w:rPr>
          <w:rFonts w:ascii="Segoe UI" w:hAnsi="Segoe UI" w:cs="Segoe UI"/>
          <w:sz w:val="22"/>
          <w:szCs w:val="22"/>
        </w:rPr>
        <w:t>computational group, annotation column and type.</w:t>
      </w:r>
    </w:p>
    <w:p w14:paraId="13B4AC13" w14:textId="63A3AD02" w:rsidR="009B3F45" w:rsidRPr="00DC2F15" w:rsidRDefault="009B3F45" w:rsidP="00DC2F15">
      <w:pPr>
        <w:spacing w:line="276" w:lineRule="auto"/>
        <w:rPr>
          <w:rFonts w:ascii="Segoe UI" w:hAnsi="Segoe UI" w:cs="Segoe UI"/>
          <w:sz w:val="22"/>
          <w:szCs w:val="22"/>
        </w:rPr>
      </w:pPr>
      <w:r w:rsidRPr="00DC2F15">
        <w:rPr>
          <w:rFonts w:ascii="Segoe UI" w:hAnsi="Segoe UI" w:cs="Segoe UI"/>
          <w:b/>
          <w:bCs/>
          <w:sz w:val="22"/>
          <w:szCs w:val="22"/>
        </w:rPr>
        <w:t>Supplementary Figure 8</w:t>
      </w:r>
      <w:r w:rsidRPr="00DC2F15">
        <w:rPr>
          <w:rFonts w:ascii="Segoe UI" w:hAnsi="Segoe UI" w:cs="Segoe UI"/>
          <w:sz w:val="22"/>
          <w:szCs w:val="22"/>
        </w:rPr>
        <w:t xml:space="preserve">. </w:t>
      </w:r>
      <w:r w:rsidR="00BF3D8F" w:rsidRPr="00DC2F15">
        <w:rPr>
          <w:rFonts w:ascii="Segoe UI" w:hAnsi="Segoe UI" w:cs="Segoe UI"/>
          <w:sz w:val="22"/>
          <w:szCs w:val="22"/>
        </w:rPr>
        <w:t xml:space="preserve">3 </w:t>
      </w:r>
      <w:r w:rsidR="0032695D" w:rsidRPr="00DC2F15">
        <w:rPr>
          <w:rFonts w:ascii="Segoe UI" w:hAnsi="Segoe UI" w:cs="Segoe UI"/>
          <w:sz w:val="22"/>
          <w:szCs w:val="22"/>
        </w:rPr>
        <w:t xml:space="preserve">X 3 square grid of scatterplots showing distribution of the </w:t>
      </w:r>
      <w:proofErr w:type="gramStart"/>
      <w:r w:rsidR="0032695D" w:rsidRPr="00DC2F15">
        <w:rPr>
          <w:rFonts w:ascii="Segoe UI" w:hAnsi="Segoe UI" w:cs="Segoe UI"/>
          <w:sz w:val="22"/>
          <w:szCs w:val="22"/>
        </w:rPr>
        <w:t>87 scoring</w:t>
      </w:r>
      <w:proofErr w:type="gramEnd"/>
      <w:r w:rsidR="0032695D" w:rsidRPr="00DC2F15">
        <w:rPr>
          <w:rFonts w:ascii="Segoe UI" w:hAnsi="Segoe UI" w:cs="Segoe UI"/>
          <w:sz w:val="22"/>
          <w:szCs w:val="22"/>
        </w:rPr>
        <w:t xml:space="preserve"> metrics in PCA, UMAP and </w:t>
      </w:r>
      <w:proofErr w:type="spellStart"/>
      <w:r w:rsidR="0032695D" w:rsidRPr="00DC2F15">
        <w:rPr>
          <w:rFonts w:ascii="Segoe UI" w:hAnsi="Segoe UI" w:cs="Segoe UI"/>
          <w:sz w:val="22"/>
          <w:szCs w:val="22"/>
        </w:rPr>
        <w:t>tSNE</w:t>
      </w:r>
      <w:proofErr w:type="spellEnd"/>
      <w:r>
        <w:rPr>
          <w:rFonts w:ascii="Segoe UI" w:hAnsi="Segoe UI" w:cs="Segoe UI"/>
          <w:sz w:val="22"/>
          <w:szCs w:val="22"/>
        </w:rPr>
        <w:t xml:space="preserve"> embeddings (columns) </w:t>
      </w:r>
      <w:del w:id="2414" w:author="Claude (NAR review, 2nd iteration 2026-08-02)" w:date="2026-08-02T12:00:00Z">
        <w:r>
          <w:rPr>
            <w:rFonts w:ascii="Segoe UI" w:hAnsi="Segoe UI" w:cs="Segoe UI"/>
            <w:sz w:val="22"/>
            <w:szCs w:val="22"/>
          </w:rPr>
          <w:delText xml:space="preserve">calculated based on the 2234 harmonization approaches space</w:delText>
        </w:r>
      </w:del>
      <w:ins w:id="2415" w:author="Claude (NAR review, 2nd iteration 2026-08-02)" w:date="2026-08-02T12:00:00Z">
        <w:r>
          <w:rPr>
            <w:rFonts w:ascii="Segoe UI" w:hAnsi="Segoe UI" w:cs="Segoe UI"/>
            <w:sz w:val="22"/>
            <w:szCs w:val="22"/>
          </w:rPr>
          <w:t xml:space="preserve">calculated on the space of the 2,234 harmonization approaches</w:t>
        </w:r>
      </w:ins>
      <w:r>
        <w:rPr>
          <w:rFonts w:ascii="Segoe UI" w:hAnsi="Segoe UI" w:cs="Segoe UI"/>
          <w:sz w:val="22"/>
          <w:szCs w:val="22"/>
        </w:rPr>
        <w:t xml:space="preserve">, and color annotated by metric type (top row), annotation column for metric (middle row) and metric computational group (bottom row).</w:t>
      </w:r>
    </w:p>
    <w:p w14:paraId="100EFE61" w14:textId="63A29051" w:rsidR="0032695D" w:rsidRPr="00DC2F15" w:rsidRDefault="007A676B" w:rsidP="00DC2F15">
      <w:pPr>
        <w:spacing w:line="276" w:lineRule="auto"/>
        <w:rPr>
          <w:rFonts w:ascii="Segoe UI" w:hAnsi="Segoe UI" w:cs="Segoe UI"/>
          <w:sz w:val="22"/>
          <w:szCs w:val="22"/>
        </w:rPr>
      </w:pPr>
      <w:r>
        <w:rPr>
          <w:rFonts w:ascii="Segoe UI" w:hAnsi="Segoe UI" w:cs="Segoe UI"/>
          <w:b/>
          <w:bCs/>
          <w:sz w:val="22"/>
          <w:szCs w:val="22"/>
        </w:rPr>
        <w:t xml:space="preserve">Supplementary </w:t>
      </w:r>
      <w:r>
        <w:rPr>
          <w:rFonts w:ascii="Segoe UI" w:hAnsi="Segoe UI" w:cs="Segoe UI"/>
          <w:b/>
          <w:bCs/>
          <w:sz w:val="22"/>
          <w:szCs w:val="22"/>
        </w:rPr>
        <w:t xml:space="preserve">Figure 9</w:t>
      </w:r>
      <w:r w:rsidRPr="00DC2F15">
        <w:rPr>
          <w:rFonts w:ascii="Segoe UI" w:hAnsi="Segoe UI" w:cs="Segoe UI"/>
          <w:sz w:val="22"/>
          <w:szCs w:val="22"/>
        </w:rPr>
        <w:t xml:space="preserve">. </w:t>
      </w:r>
      <w:proofErr w:type="spellStart"/>
      <w:r w:rsidRPr="00DC2F15">
        <w:rPr>
          <w:rFonts w:ascii="Segoe UI" w:hAnsi="Segoe UI" w:cs="Segoe UI"/>
          <w:sz w:val="22"/>
          <w:szCs w:val="22"/>
        </w:rPr>
        <w:t>Clustermap</w:t>
      </w:r>
      <w:proofErr w:type="spellEnd"/>
      <w:r>
        <w:rPr>
          <w:rFonts w:ascii="Segoe UI" w:hAnsi="Segoe UI" w:cs="Segoe UI"/>
          <w:sz w:val="22"/>
          <w:szCs w:val="22"/>
        </w:rPr>
        <w:t xml:space="preserve"> showing Spearman cross-correlations </w:t>
      </w:r>
      <w:del w:id="2416" w:author="Claude (NAR review, 2nd iteration 2026-08-02)" w:date="2026-08-02T12:00:00Z">
        <w:r>
          <w:rPr>
            <w:rFonts w:ascii="Segoe UI" w:hAnsi="Segoe UI" w:cs="Segoe UI"/>
            <w:sz w:val="22"/>
            <w:szCs w:val="22"/>
          </w:rPr>
          <w:delText xml:space="preserve">of the successful 2234 harmonization approaches</w:delText>
        </w:r>
      </w:del>
      <w:ins w:id="2417" w:author="Claude (NAR review, 2nd iteration 2026-08-02)" w:date="2026-08-02T12:00:00Z">
        <w:r>
          <w:rPr>
            <w:rFonts w:ascii="Segoe UI" w:hAnsi="Segoe UI" w:cs="Segoe UI"/>
            <w:sz w:val="22"/>
            <w:szCs w:val="22"/>
          </w:rPr>
          <w:t xml:space="preserve">of the 2,234 successful harmonization approaches</w:t>
        </w:r>
      </w:ins>
      <w:r>
        <w:rPr>
          <w:rFonts w:ascii="Segoe UI" w:hAnsi="Segoe UI" w:cs="Segoe UI"/>
          <w:sz w:val="22"/>
          <w:szCs w:val="22"/>
        </w:rPr>
        <w:t xml:space="preserve"> in the space of the </w:t>
      </w:r>
      <w:proofErr w:type="gramStart"/>
      <w:r w:rsidRPr="00DC2F15">
        <w:rPr>
          <w:rFonts w:ascii="Segoe UI" w:hAnsi="Segoe UI" w:cs="Segoe UI"/>
          <w:sz w:val="22"/>
          <w:szCs w:val="22"/>
        </w:rPr>
        <w:t>87 scoring</w:t>
      </w:r>
      <w:proofErr w:type="gramEnd"/>
      <w:r w:rsidRPr="00DC2F15">
        <w:rPr>
          <w:rFonts w:ascii="Segoe UI" w:hAnsi="Segoe UI" w:cs="Segoe UI"/>
          <w:sz w:val="22"/>
          <w:szCs w:val="22"/>
        </w:rPr>
        <w:t xml:space="preserve"> metrics.</w:t>
      </w:r>
      <w:r w:rsidR="002A59FE" w:rsidRPr="00DC2F15">
        <w:rPr>
          <w:rFonts w:ascii="Segoe UI" w:hAnsi="Segoe UI" w:cs="Segoe UI"/>
          <w:sz w:val="22"/>
          <w:szCs w:val="22"/>
        </w:rPr>
        <w:t xml:space="preserve"> Harmonization approaches</w:t>
      </w:r>
      <w:r w:rsidR="003E6C1E" w:rsidRPr="00DC2F15">
        <w:rPr>
          <w:rFonts w:ascii="Segoe UI" w:hAnsi="Segoe UI" w:cs="Segoe UI"/>
          <w:sz w:val="22"/>
          <w:szCs w:val="22"/>
        </w:rPr>
        <w:t xml:space="preserve"> are color annotated by their batch removal strategy, imputation, harmonization method, </w:t>
      </w:r>
      <w:r w:rsidR="00EA03E5" w:rsidRPr="00DC2F15">
        <w:rPr>
          <w:rFonts w:ascii="Segoe UI" w:hAnsi="Segoe UI" w:cs="Segoe UI"/>
          <w:sz w:val="22"/>
          <w:szCs w:val="22"/>
        </w:rPr>
        <w:t>post-removal and harshness level.</w:t>
      </w:r>
      <w:r w:rsidR="00B917D5" w:rsidRPr="00DC2F15">
        <w:rPr>
          <w:rFonts w:ascii="Segoe UI" w:hAnsi="Segoe UI" w:cs="Segoe UI"/>
          <w:sz w:val="22"/>
          <w:szCs w:val="22"/>
        </w:rPr>
        <w:t xml:space="preserve"> Major clusters are differentially color coded and named on the top of the </w:t>
      </w:r>
      <w:proofErr w:type="spellStart"/>
      <w:r w:rsidR="00B917D5" w:rsidRPr="00DC2F15">
        <w:rPr>
          <w:rFonts w:ascii="Segoe UI" w:hAnsi="Segoe UI" w:cs="Segoe UI"/>
          <w:sz w:val="22"/>
          <w:szCs w:val="22"/>
        </w:rPr>
        <w:t>clustermap</w:t>
      </w:r>
      <w:proofErr w:type="spellEnd"/>
      <w:r w:rsidR="00B917D5" w:rsidRPr="00DC2F15">
        <w:rPr>
          <w:rFonts w:ascii="Segoe UI" w:hAnsi="Segoe UI" w:cs="Segoe UI"/>
          <w:sz w:val="22"/>
          <w:szCs w:val="22"/>
        </w:rPr>
        <w:t>.</w:t>
      </w:r>
    </w:p>
    <w:p w14:paraId="3F1902B6" w14:textId="3D01D02C" w:rsidR="00B917D5" w:rsidRPr="00DC2F15" w:rsidRDefault="00B917D5" w:rsidP="00DC2F15">
      <w:pPr>
        <w:spacing w:line="276" w:lineRule="auto"/>
        <w:rPr>
          <w:rFonts w:ascii="Segoe UI" w:hAnsi="Segoe UI" w:cs="Segoe UI"/>
          <w:sz w:val="22"/>
          <w:szCs w:val="22"/>
        </w:rPr>
      </w:pPr>
      <w:r w:rsidRPr="00DC2F15">
        <w:rPr>
          <w:rFonts w:ascii="Segoe UI" w:hAnsi="Segoe UI" w:cs="Segoe UI"/>
          <w:b/>
          <w:bCs/>
          <w:sz w:val="22"/>
          <w:szCs w:val="22"/>
        </w:rPr>
        <w:t>Supplementary Figure 10</w:t>
      </w:r>
      <w:r>
        <w:rPr>
          <w:rFonts w:ascii="Segoe UI" w:hAnsi="Segoe UI" w:cs="Segoe UI"/>
          <w:sz w:val="22"/>
          <w:szCs w:val="22"/>
        </w:rPr>
        <w:t xml:space="preserve">. 3 X 5 rectangular grid of scatterplots showing </w:t>
      </w:r>
      <w:del w:id="2418" w:author="Claude (NAR review, 2nd iteration 2026-08-02)" w:date="2026-08-02T12:00:00Z">
        <w:r>
          <w:rPr>
            <w:rFonts w:ascii="Segoe UI" w:hAnsi="Segoe UI" w:cs="Segoe UI"/>
            <w:sz w:val="22"/>
            <w:szCs w:val="22"/>
          </w:rPr>
          <w:delText xml:space="preserve">distribution of the 2234 successful approaches</w:delText>
        </w:r>
      </w:del>
      <w:ins w:id="2419" w:author="Claude (NAR review, 2nd iteration 2026-08-02)" w:date="2026-08-02T12:00:00Z">
        <w:r>
          <w:rPr>
            <w:rFonts w:ascii="Segoe UI" w:hAnsi="Segoe UI" w:cs="Segoe UI"/>
            <w:sz w:val="22"/>
            <w:szCs w:val="22"/>
          </w:rPr>
          <w:t xml:space="preserve">distribution of the 2,234 successful approaches</w:t>
        </w:r>
      </w:ins>
      <w:r w:rsidR="00CF22C5" w:rsidRPr="00DC2F15">
        <w:rPr>
          <w:rFonts w:ascii="Segoe UI" w:hAnsi="Segoe UI" w:cs="Segoe UI"/>
          <w:sz w:val="22"/>
          <w:szCs w:val="22"/>
        </w:rPr>
        <w:t xml:space="preserve"> in PCA, UMAP and </w:t>
      </w:r>
      <w:proofErr w:type="spellStart"/>
      <w:r w:rsidR="00CF22C5" w:rsidRPr="00DC2F15">
        <w:rPr>
          <w:rFonts w:ascii="Segoe UI" w:hAnsi="Segoe UI" w:cs="Segoe UI"/>
          <w:sz w:val="22"/>
          <w:szCs w:val="22"/>
        </w:rPr>
        <w:t>tSNE</w:t>
      </w:r>
      <w:proofErr w:type="spellEnd"/>
      <w:r w:rsidR="00CF22C5" w:rsidRPr="00DC2F15">
        <w:rPr>
          <w:rFonts w:ascii="Segoe UI" w:hAnsi="Segoe UI" w:cs="Segoe UI"/>
          <w:sz w:val="22"/>
          <w:szCs w:val="22"/>
        </w:rPr>
        <w:t xml:space="preserve"> embeddings (columns) calculated based on the </w:t>
      </w:r>
      <w:proofErr w:type="gramStart"/>
      <w:r w:rsidR="00126E22" w:rsidRPr="00DC2F15">
        <w:rPr>
          <w:rFonts w:ascii="Segoe UI" w:hAnsi="Segoe UI" w:cs="Segoe UI"/>
          <w:sz w:val="22"/>
          <w:szCs w:val="22"/>
        </w:rPr>
        <w:t>87 scoring</w:t>
      </w:r>
      <w:proofErr w:type="gramEnd"/>
      <w:r w:rsidR="00126E22" w:rsidRPr="00DC2F15">
        <w:rPr>
          <w:rFonts w:ascii="Segoe UI" w:hAnsi="Segoe UI" w:cs="Segoe UI"/>
          <w:sz w:val="22"/>
          <w:szCs w:val="22"/>
        </w:rPr>
        <w:t xml:space="preserve"> metrics</w:t>
      </w:r>
      <w:r w:rsidR="00CF22C5" w:rsidRPr="00DC2F15">
        <w:rPr>
          <w:rFonts w:ascii="Segoe UI" w:hAnsi="Segoe UI" w:cs="Segoe UI"/>
          <w:sz w:val="22"/>
          <w:szCs w:val="22"/>
        </w:rPr>
        <w:t xml:space="preserve"> space</w:t>
      </w:r>
      <w:r w:rsidR="00057D0C" w:rsidRPr="00DC2F15">
        <w:rPr>
          <w:rFonts w:ascii="Segoe UI" w:hAnsi="Segoe UI" w:cs="Segoe UI"/>
          <w:sz w:val="22"/>
          <w:szCs w:val="22"/>
        </w:rPr>
        <w:t xml:space="preserve">. The approaches are </w:t>
      </w:r>
      <w:r w:rsidR="00CF22C5" w:rsidRPr="00DC2F15">
        <w:rPr>
          <w:rFonts w:ascii="Segoe UI" w:hAnsi="Segoe UI" w:cs="Segoe UI"/>
          <w:sz w:val="22"/>
          <w:szCs w:val="22"/>
        </w:rPr>
        <w:t>color annotated</w:t>
      </w:r>
      <w:r w:rsidR="00057D0C" w:rsidRPr="00DC2F15">
        <w:rPr>
          <w:rFonts w:ascii="Segoe UI" w:hAnsi="Segoe UI" w:cs="Segoe UI"/>
          <w:sz w:val="22"/>
          <w:szCs w:val="22"/>
        </w:rPr>
        <w:t xml:space="preserve"> from top to bottom row</w:t>
      </w:r>
      <w:r w:rsidR="00CF22C5" w:rsidRPr="00DC2F15">
        <w:rPr>
          <w:rFonts w:ascii="Segoe UI" w:hAnsi="Segoe UI" w:cs="Segoe UI"/>
          <w:sz w:val="22"/>
          <w:szCs w:val="22"/>
        </w:rPr>
        <w:t xml:space="preserve"> by </w:t>
      </w:r>
      <w:r w:rsidR="00057D0C" w:rsidRPr="00DC2F15">
        <w:rPr>
          <w:rFonts w:ascii="Segoe UI" w:hAnsi="Segoe UI" w:cs="Segoe UI"/>
          <w:sz w:val="22"/>
          <w:szCs w:val="22"/>
        </w:rPr>
        <w:t>batch removal strategy, harmonization method, harshness level, imputation and post-removal</w:t>
      </w:r>
      <w:r w:rsidR="00CF22C5" w:rsidRPr="00DC2F15">
        <w:rPr>
          <w:rFonts w:ascii="Segoe UI" w:hAnsi="Segoe UI" w:cs="Segoe UI"/>
          <w:sz w:val="22"/>
          <w:szCs w:val="22"/>
        </w:rPr>
        <w:t>.</w:t>
      </w:r>
    </w:p>
    <w:p w14:paraId="36880476" w14:textId="339B8F02" w:rsidR="0051275A" w:rsidRPr="00DC2F15" w:rsidRDefault="0051275A" w:rsidP="00DC2F15">
      <w:pPr>
        <w:spacing w:line="276" w:lineRule="auto"/>
        <w:rPr>
          <w:rFonts w:ascii="Segoe UI" w:hAnsi="Segoe UI" w:cs="Segoe UI"/>
          <w:sz w:val="22"/>
          <w:szCs w:val="22"/>
        </w:rPr>
      </w:pPr>
      <w:r w:rsidRPr="00DC2F15">
        <w:rPr>
          <w:rFonts w:ascii="Segoe UI" w:hAnsi="Segoe UI" w:cs="Segoe UI"/>
          <w:b/>
          <w:bCs/>
          <w:sz w:val="22"/>
          <w:szCs w:val="22"/>
        </w:rPr>
        <w:t>Supplementary Figure 11</w:t>
      </w:r>
      <w:r w:rsidRPr="00DC2F15">
        <w:rPr>
          <w:rFonts w:ascii="Segoe UI" w:hAnsi="Segoe UI" w:cs="Segoe UI"/>
          <w:sz w:val="22"/>
          <w:szCs w:val="22"/>
        </w:rPr>
        <w:t xml:space="preserve">. </w:t>
      </w:r>
      <w:r w:rsidR="00CD1A47" w:rsidRPr="00DC2F15">
        <w:rPr>
          <w:rFonts w:ascii="Segoe UI" w:hAnsi="Segoe UI" w:cs="Segoe UI"/>
          <w:sz w:val="22"/>
          <w:szCs w:val="22"/>
        </w:rPr>
        <w:t xml:space="preserve">(A) </w:t>
      </w:r>
      <w:r w:rsidR="00AB2117" w:rsidRPr="00DC2F15">
        <w:rPr>
          <w:rFonts w:ascii="Segoe UI" w:hAnsi="Segoe UI" w:cs="Segoe UI"/>
          <w:sz w:val="22"/>
          <w:szCs w:val="22"/>
        </w:rPr>
        <w:t>4 X 2 rectangular gri</w:t>
      </w:r>
      <w:r w:rsidR="00CD1A47" w:rsidRPr="00DC2F15">
        <w:rPr>
          <w:rFonts w:ascii="Segoe UI" w:hAnsi="Segoe UI" w:cs="Segoe UI"/>
          <w:sz w:val="22"/>
          <w:szCs w:val="22"/>
        </w:rPr>
        <w:t>d</w:t>
      </w:r>
      <w:r w:rsidR="00AB2117" w:rsidRPr="00DC2F15">
        <w:rPr>
          <w:rFonts w:ascii="Segoe UI" w:hAnsi="Segoe UI" w:cs="Segoe UI"/>
          <w:sz w:val="22"/>
          <w:szCs w:val="22"/>
        </w:rPr>
        <w:t xml:space="preserve"> of PCA plots of 10_mnn </w:t>
      </w:r>
      <w:r w:rsidR="00C01829" w:rsidRPr="00DC2F15">
        <w:rPr>
          <w:rFonts w:ascii="Segoe UI" w:hAnsi="Segoe UI" w:cs="Segoe UI"/>
          <w:sz w:val="22"/>
          <w:szCs w:val="22"/>
        </w:rPr>
        <w:t xml:space="preserve">harmonized S0 strategy with strict imputation, H strategy strict, </w:t>
      </w:r>
      <w:r w:rsidR="00E62A04" w:rsidRPr="00DC2F15">
        <w:rPr>
          <w:rFonts w:ascii="Segoe UI" w:hAnsi="Segoe UI" w:cs="Segoe UI"/>
          <w:sz w:val="22"/>
          <w:szCs w:val="22"/>
        </w:rPr>
        <w:t>D strategy strict and 01_raw (no harmonization) S0 strategy strict</w:t>
      </w:r>
      <w:r w:rsidR="00006C57" w:rsidRPr="00DC2F15">
        <w:rPr>
          <w:rFonts w:ascii="Segoe UI" w:hAnsi="Segoe UI" w:cs="Segoe UI"/>
          <w:sz w:val="22"/>
          <w:szCs w:val="22"/>
        </w:rPr>
        <w:t xml:space="preserve"> as a baseline</w:t>
      </w:r>
      <w:r w:rsidR="00E62A04" w:rsidRPr="00DC2F15">
        <w:rPr>
          <w:rFonts w:ascii="Segoe UI" w:hAnsi="Segoe UI" w:cs="Segoe UI"/>
          <w:sz w:val="22"/>
          <w:szCs w:val="22"/>
        </w:rPr>
        <w:t xml:space="preserve">. The top row shows scatterplots colored by batches, the bottom </w:t>
      </w:r>
      <w:r w:rsidR="00E62A04" w:rsidRPr="00DC2F15">
        <w:rPr>
          <w:rFonts w:ascii="Segoe UI" w:hAnsi="Segoe UI" w:cs="Segoe UI"/>
          <w:sz w:val="22"/>
          <w:szCs w:val="22"/>
        </w:rPr>
        <w:lastRenderedPageBreak/>
        <w:t>row demonstrates the ones</w:t>
      </w:r>
      <w:r w:rsidR="00277CAA" w:rsidRPr="00DC2F15">
        <w:rPr>
          <w:rFonts w:ascii="Segoe UI" w:hAnsi="Segoe UI" w:cs="Segoe UI"/>
          <w:sz w:val="22"/>
          <w:szCs w:val="22"/>
        </w:rPr>
        <w:t xml:space="preserve"> colored by biology according to </w:t>
      </w:r>
      <w:r w:rsidR="00CD1A47" w:rsidRPr="00DC2F15">
        <w:rPr>
          <w:rFonts w:ascii="Segoe UI" w:hAnsi="Segoe UI" w:cs="Segoe UI"/>
          <w:sz w:val="22"/>
          <w:szCs w:val="22"/>
        </w:rPr>
        <w:t xml:space="preserve">color palettes from Figure 1. (B) The same 4 X 2 rectangular </w:t>
      </w:r>
      <w:r w:rsidR="003B0FB6" w:rsidRPr="00DC2F15">
        <w:rPr>
          <w:rFonts w:ascii="Segoe UI" w:hAnsi="Segoe UI" w:cs="Segoe UI"/>
          <w:sz w:val="22"/>
          <w:szCs w:val="22"/>
        </w:rPr>
        <w:t xml:space="preserve">grid of UMAP plots. (C) The same 4 X 2 rectangular grid of </w:t>
      </w:r>
      <w:proofErr w:type="spellStart"/>
      <w:r w:rsidR="003B0FB6" w:rsidRPr="00DC2F15">
        <w:rPr>
          <w:rFonts w:ascii="Segoe UI" w:hAnsi="Segoe UI" w:cs="Segoe UI"/>
          <w:sz w:val="22"/>
          <w:szCs w:val="22"/>
        </w:rPr>
        <w:t>tSNE</w:t>
      </w:r>
      <w:proofErr w:type="spellEnd"/>
      <w:r w:rsidR="003B0FB6" w:rsidRPr="00DC2F15">
        <w:rPr>
          <w:rFonts w:ascii="Segoe UI" w:hAnsi="Segoe UI" w:cs="Segoe UI"/>
          <w:sz w:val="22"/>
          <w:szCs w:val="22"/>
        </w:rPr>
        <w:t xml:space="preserve"> plots.</w:t>
      </w:r>
    </w:p>
    <w:p w14:paraId="61751E81" w14:textId="1DCE165B" w:rsidR="003B0FB6" w:rsidRPr="00DC2F15" w:rsidRDefault="003B0FB6" w:rsidP="00DC2F15">
      <w:pPr>
        <w:spacing w:line="276" w:lineRule="auto"/>
        <w:rPr>
          <w:rFonts w:ascii="Segoe UI" w:hAnsi="Segoe UI" w:cs="Segoe UI"/>
          <w:sz w:val="22"/>
          <w:szCs w:val="22"/>
        </w:rPr>
      </w:pPr>
      <w:r w:rsidRPr="00DC2F15">
        <w:rPr>
          <w:rFonts w:ascii="Segoe UI" w:hAnsi="Segoe UI" w:cs="Segoe UI"/>
          <w:b/>
          <w:bCs/>
          <w:sz w:val="22"/>
          <w:szCs w:val="22"/>
        </w:rPr>
        <w:t>Supplementary Figure 12</w:t>
      </w:r>
      <w:r w:rsidRPr="00DC2F15">
        <w:rPr>
          <w:rFonts w:ascii="Segoe UI" w:hAnsi="Segoe UI" w:cs="Segoe UI"/>
          <w:sz w:val="22"/>
          <w:szCs w:val="22"/>
        </w:rPr>
        <w:t xml:space="preserve">. (A) 4 X 2 rectangular grid of PCA plots of </w:t>
      </w:r>
      <w:r w:rsidR="00FB45A2" w:rsidRPr="00DC2F15">
        <w:rPr>
          <w:rFonts w:ascii="Segoe UI" w:hAnsi="Segoe UI" w:cs="Segoe UI"/>
          <w:sz w:val="22"/>
          <w:szCs w:val="22"/>
        </w:rPr>
        <w:t>04_sva</w:t>
      </w:r>
      <w:r w:rsidRPr="00DC2F15">
        <w:rPr>
          <w:rFonts w:ascii="Segoe UI" w:hAnsi="Segoe UI" w:cs="Segoe UI"/>
          <w:sz w:val="22"/>
          <w:szCs w:val="22"/>
        </w:rPr>
        <w:t xml:space="preserve"> harmonized </w:t>
      </w:r>
      <w:r w:rsidR="00FB45A2" w:rsidRPr="00DC2F15">
        <w:rPr>
          <w:rFonts w:ascii="Segoe UI" w:hAnsi="Segoe UI" w:cs="Segoe UI"/>
          <w:sz w:val="22"/>
          <w:szCs w:val="22"/>
        </w:rPr>
        <w:t>C</w:t>
      </w:r>
      <w:r w:rsidRPr="00DC2F15">
        <w:rPr>
          <w:rFonts w:ascii="Segoe UI" w:hAnsi="Segoe UI" w:cs="Segoe UI"/>
          <w:sz w:val="22"/>
          <w:szCs w:val="22"/>
        </w:rPr>
        <w:t xml:space="preserve"> strategy with </w:t>
      </w:r>
      <w:r w:rsidR="00006C57" w:rsidRPr="00DC2F15">
        <w:rPr>
          <w:rFonts w:ascii="Segoe UI" w:hAnsi="Segoe UI" w:cs="Segoe UI"/>
          <w:sz w:val="22"/>
          <w:szCs w:val="22"/>
        </w:rPr>
        <w:t xml:space="preserve">KNN, </w:t>
      </w:r>
      <w:proofErr w:type="spellStart"/>
      <w:r w:rsidR="00006C57" w:rsidRPr="00DC2F15">
        <w:rPr>
          <w:rFonts w:ascii="Segoe UI" w:hAnsi="Segoe UI" w:cs="Segoe UI"/>
          <w:sz w:val="22"/>
          <w:szCs w:val="22"/>
        </w:rPr>
        <w:t>Softimpute</w:t>
      </w:r>
      <w:proofErr w:type="spellEnd"/>
      <w:r w:rsidR="00006C57" w:rsidRPr="00DC2F15">
        <w:rPr>
          <w:rFonts w:ascii="Segoe UI" w:hAnsi="Segoe UI" w:cs="Segoe UI"/>
          <w:sz w:val="22"/>
          <w:szCs w:val="22"/>
        </w:rPr>
        <w:t xml:space="preserve"> and strict</w:t>
      </w:r>
      <w:r w:rsidRPr="00DC2F15">
        <w:rPr>
          <w:rFonts w:ascii="Segoe UI" w:hAnsi="Segoe UI" w:cs="Segoe UI"/>
          <w:sz w:val="22"/>
          <w:szCs w:val="22"/>
        </w:rPr>
        <w:t xml:space="preserve"> imputation, </w:t>
      </w:r>
      <w:r w:rsidR="00006C57" w:rsidRPr="00DC2F15">
        <w:rPr>
          <w:rFonts w:ascii="Segoe UI" w:hAnsi="Segoe UI" w:cs="Segoe UI"/>
          <w:sz w:val="22"/>
          <w:szCs w:val="22"/>
        </w:rPr>
        <w:t>as well as</w:t>
      </w:r>
      <w:r w:rsidRPr="00DC2F15">
        <w:rPr>
          <w:rFonts w:ascii="Segoe UI" w:hAnsi="Segoe UI" w:cs="Segoe UI"/>
          <w:sz w:val="22"/>
          <w:szCs w:val="22"/>
        </w:rPr>
        <w:t xml:space="preserve"> 01_raw (no harmonization) </w:t>
      </w:r>
      <w:r w:rsidR="00006C57" w:rsidRPr="00DC2F15">
        <w:rPr>
          <w:rFonts w:ascii="Segoe UI" w:hAnsi="Segoe UI" w:cs="Segoe UI"/>
          <w:sz w:val="22"/>
          <w:szCs w:val="22"/>
        </w:rPr>
        <w:t>C</w:t>
      </w:r>
      <w:r w:rsidRPr="00DC2F15">
        <w:rPr>
          <w:rFonts w:ascii="Segoe UI" w:hAnsi="Segoe UI" w:cs="Segoe UI"/>
          <w:sz w:val="22"/>
          <w:szCs w:val="22"/>
        </w:rPr>
        <w:t xml:space="preserve"> strategy strict</w:t>
      </w:r>
      <w:r w:rsidR="00006C57" w:rsidRPr="00DC2F15">
        <w:rPr>
          <w:rFonts w:ascii="Segoe UI" w:hAnsi="Segoe UI" w:cs="Segoe UI"/>
          <w:sz w:val="22"/>
          <w:szCs w:val="22"/>
        </w:rPr>
        <w:t xml:space="preserve"> as baseline</w:t>
      </w:r>
      <w:r w:rsidRPr="00DC2F15">
        <w:rPr>
          <w:rFonts w:ascii="Segoe UI" w:hAnsi="Segoe UI" w:cs="Segoe UI"/>
          <w:sz w:val="22"/>
          <w:szCs w:val="22"/>
        </w:rPr>
        <w:t xml:space="preserve">. The top row shows scatterplots colored by batches, the bottom row demonstrates the ones colored by biology according to color palettes </w:t>
      </w:r>
      <w:r w:rsidR="003F10E8" w:rsidRPr="00DC2F15">
        <w:rPr>
          <w:rFonts w:ascii="Segoe UI" w:hAnsi="Segoe UI" w:cs="Segoe UI"/>
          <w:sz w:val="22"/>
          <w:szCs w:val="22"/>
        </w:rPr>
        <w:t>in the bottom of the figure</w:t>
      </w:r>
      <w:r w:rsidRPr="00DC2F15">
        <w:rPr>
          <w:rFonts w:ascii="Segoe UI" w:hAnsi="Segoe UI" w:cs="Segoe UI"/>
          <w:sz w:val="22"/>
          <w:szCs w:val="22"/>
        </w:rPr>
        <w:t xml:space="preserve">.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79EB7E9D" w14:textId="104370C8" w:rsidR="00F7629A" w:rsidRPr="00DC2F15" w:rsidRDefault="00F7629A" w:rsidP="00DC2F15">
      <w:pPr>
        <w:spacing w:line="276" w:lineRule="auto"/>
        <w:rPr>
          <w:rFonts w:ascii="Segoe UI" w:hAnsi="Segoe UI" w:cs="Segoe UI"/>
          <w:sz w:val="22"/>
          <w:szCs w:val="22"/>
        </w:rPr>
      </w:pPr>
      <w:r w:rsidRPr="00DC2F15">
        <w:rPr>
          <w:rFonts w:ascii="Segoe UI" w:hAnsi="Segoe UI" w:cs="Segoe UI"/>
          <w:b/>
          <w:bCs/>
          <w:sz w:val="22"/>
          <w:szCs w:val="22"/>
        </w:rPr>
        <w:t>Supplementary Figure 1</w:t>
      </w:r>
      <w:r w:rsidR="00932F50" w:rsidRPr="00DC2F15">
        <w:rPr>
          <w:rFonts w:ascii="Segoe UI" w:hAnsi="Segoe UI" w:cs="Segoe UI"/>
          <w:b/>
          <w:bCs/>
          <w:sz w:val="22"/>
          <w:szCs w:val="22"/>
        </w:rPr>
        <w:t>3</w:t>
      </w:r>
      <w:r w:rsidRPr="00DC2F15">
        <w:rPr>
          <w:rFonts w:ascii="Segoe UI" w:hAnsi="Segoe UI" w:cs="Segoe UI"/>
          <w:sz w:val="22"/>
          <w:szCs w:val="22"/>
        </w:rPr>
        <w:t xml:space="preserve">. (A) 4 X 2 rectangular grid of PCA plots of </w:t>
      </w:r>
      <w:r w:rsidR="00932F50" w:rsidRPr="00DC2F15">
        <w:rPr>
          <w:rFonts w:ascii="Segoe UI" w:hAnsi="Segoe UI" w:cs="Segoe UI"/>
          <w:sz w:val="22"/>
          <w:szCs w:val="22"/>
        </w:rPr>
        <w:t xml:space="preserve">16_fsqn_r </w:t>
      </w:r>
      <w:r w:rsidRPr="00DC2F15">
        <w:rPr>
          <w:rFonts w:ascii="Segoe UI" w:hAnsi="Segoe UI" w:cs="Segoe UI"/>
          <w:sz w:val="22"/>
          <w:szCs w:val="22"/>
        </w:rPr>
        <w:t xml:space="preserve">harmonized C strategy with KNN, </w:t>
      </w:r>
      <w:proofErr w:type="spellStart"/>
      <w:r w:rsidRPr="00DC2F15">
        <w:rPr>
          <w:rFonts w:ascii="Segoe UI" w:hAnsi="Segoe UI" w:cs="Segoe UI"/>
          <w:sz w:val="22"/>
          <w:szCs w:val="22"/>
        </w:rPr>
        <w:t>Softimpute</w:t>
      </w:r>
      <w:proofErr w:type="spellEnd"/>
      <w:r w:rsidRPr="00DC2F15">
        <w:rPr>
          <w:rFonts w:ascii="Segoe UI" w:hAnsi="Segoe UI" w:cs="Segoe UI"/>
          <w:sz w:val="22"/>
          <w:szCs w:val="22"/>
        </w:rPr>
        <w:t xml:space="preserve"> and strict imputation, as well as 01_raw (no harmonization) C strategy strict as baseline. The top row shows scatterplots colored by batches, the bottom row demonstrates the ones colored by biology according to color palettes in the bottom of the figure.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45FAC3B7" w14:textId="1AC47E30" w:rsidR="00D65A01" w:rsidRPr="00DC2F15" w:rsidRDefault="00D65A01" w:rsidP="00DC2F15">
      <w:pPr>
        <w:spacing w:line="276" w:lineRule="auto"/>
        <w:rPr>
          <w:rFonts w:ascii="Segoe UI" w:hAnsi="Segoe UI" w:cs="Segoe UI"/>
          <w:sz w:val="22"/>
          <w:szCs w:val="22"/>
        </w:rPr>
      </w:pPr>
      <w:r w:rsidRPr="00DC2F15">
        <w:rPr>
          <w:rFonts w:ascii="Segoe UI" w:hAnsi="Segoe UI" w:cs="Segoe UI"/>
          <w:b/>
          <w:bCs/>
          <w:sz w:val="22"/>
          <w:szCs w:val="22"/>
        </w:rPr>
        <w:t>Supplementary Figure 14</w:t>
      </w:r>
      <w:r w:rsidRPr="00DC2F15">
        <w:rPr>
          <w:rFonts w:ascii="Segoe UI" w:hAnsi="Segoe UI" w:cs="Segoe UI"/>
          <w:sz w:val="22"/>
          <w:szCs w:val="22"/>
        </w:rPr>
        <w:t xml:space="preserve">. (A) </w:t>
      </w:r>
      <w:r w:rsidR="0091421E" w:rsidRPr="00DC2F15">
        <w:rPr>
          <w:rFonts w:ascii="Segoe UI" w:hAnsi="Segoe UI" w:cs="Segoe UI"/>
          <w:sz w:val="22"/>
          <w:szCs w:val="22"/>
        </w:rPr>
        <w:t>3</w:t>
      </w:r>
      <w:r w:rsidRPr="00DC2F15">
        <w:rPr>
          <w:rFonts w:ascii="Segoe UI" w:hAnsi="Segoe UI" w:cs="Segoe UI"/>
          <w:sz w:val="22"/>
          <w:szCs w:val="22"/>
        </w:rPr>
        <w:t xml:space="preserve"> X 2 rectangular grid of PCA plots of </w:t>
      </w:r>
      <w:r w:rsidR="005018D0" w:rsidRPr="00DC2F15">
        <w:rPr>
          <w:rFonts w:ascii="Segoe UI" w:hAnsi="Segoe UI" w:cs="Segoe UI"/>
          <w:sz w:val="22"/>
          <w:szCs w:val="22"/>
        </w:rPr>
        <w:t>10_mnn harmoniz</w:t>
      </w:r>
      <w:r w:rsidR="00EF089F" w:rsidRPr="00DC2F15">
        <w:rPr>
          <w:rFonts w:ascii="Segoe UI" w:hAnsi="Segoe UI" w:cs="Segoe UI"/>
          <w:sz w:val="22"/>
          <w:szCs w:val="22"/>
        </w:rPr>
        <w:t xml:space="preserve">ed strict, </w:t>
      </w:r>
      <w:r w:rsidRPr="00DC2F15">
        <w:rPr>
          <w:rFonts w:ascii="Segoe UI" w:hAnsi="Segoe UI" w:cs="Segoe UI"/>
          <w:sz w:val="22"/>
          <w:szCs w:val="22"/>
        </w:rPr>
        <w:t xml:space="preserve">16_fsqn_r harmonized </w:t>
      </w:r>
      <w:r w:rsidR="00EF089F" w:rsidRPr="00DC2F15">
        <w:rPr>
          <w:rFonts w:ascii="Segoe UI" w:hAnsi="Segoe UI" w:cs="Segoe UI"/>
          <w:sz w:val="22"/>
          <w:szCs w:val="22"/>
        </w:rPr>
        <w:t>strict and 01_raw strict J</w:t>
      </w:r>
      <w:r w:rsidRPr="00DC2F15">
        <w:rPr>
          <w:rFonts w:ascii="Segoe UI" w:hAnsi="Segoe UI" w:cs="Segoe UI"/>
          <w:sz w:val="22"/>
          <w:szCs w:val="22"/>
        </w:rPr>
        <w:t xml:space="preserve"> strategy as baseline. The top row shows scatterplots colored by batches, the bottom row demonstrates the ones colored by biology according to </w:t>
      </w:r>
      <w:r w:rsidRPr="00DC2F15">
        <w:rPr>
          <w:rFonts w:ascii="Segoe UI" w:hAnsi="Segoe UI" w:cs="Segoe UI"/>
          <w:sz w:val="22"/>
          <w:szCs w:val="22"/>
        </w:rPr>
        <w:t>color palettes on the left side of the figure</w:t>
      </w:r>
      <w:r w:rsidRPr="00DC2F15">
        <w:rPr>
          <w:rFonts w:ascii="Segoe UI" w:hAnsi="Segoe UI" w:cs="Segoe UI"/>
          <w:sz w:val="22"/>
          <w:szCs w:val="22"/>
        </w:rPr>
        <w:t xml:space="preserve">. (B) The same </w:t>
      </w:r>
      <w:r w:rsidR="0053176A" w:rsidRPr="00DC2F15">
        <w:rPr>
          <w:rFonts w:ascii="Segoe UI" w:hAnsi="Segoe UI" w:cs="Segoe UI"/>
          <w:sz w:val="22"/>
          <w:szCs w:val="22"/>
        </w:rPr>
        <w:t>3</w:t>
      </w:r>
      <w:r w:rsidRPr="00DC2F15">
        <w:rPr>
          <w:rFonts w:ascii="Segoe UI" w:hAnsi="Segoe UI" w:cs="Segoe UI"/>
          <w:sz w:val="22"/>
          <w:szCs w:val="22"/>
        </w:rPr>
        <w:t xml:space="preserve"> X 2 rectangular grid of UMAP plots. (C) The same </w:t>
      </w:r>
      <w:r w:rsidR="0053176A" w:rsidRPr="00DC2F15">
        <w:rPr>
          <w:rFonts w:ascii="Segoe UI" w:hAnsi="Segoe UI" w:cs="Segoe UI"/>
          <w:sz w:val="22"/>
          <w:szCs w:val="22"/>
        </w:rPr>
        <w:t>3</w:t>
      </w:r>
      <w:r w:rsidRPr="00DC2F15">
        <w:rPr>
          <w:rFonts w:ascii="Segoe UI" w:hAnsi="Segoe UI" w:cs="Segoe UI"/>
          <w:sz w:val="22"/>
          <w:szCs w:val="22"/>
        </w:rPr>
        <w:t xml:space="preserve">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0D742C86" w14:textId="6260119B" w:rsidR="00AA3593" w:rsidRPr="00DC2F15" w:rsidRDefault="00AA3593" w:rsidP="00DC2F15">
      <w:pPr>
        <w:spacing w:line="276" w:lineRule="auto"/>
        <w:rPr>
          <w:rFonts w:ascii="Segoe UI" w:hAnsi="Segoe UI" w:cs="Segoe UI"/>
          <w:sz w:val="22"/>
          <w:szCs w:val="22"/>
        </w:rPr>
      </w:pPr>
      <w:r w:rsidRPr="00DC2F15">
        <w:rPr>
          <w:rFonts w:ascii="Segoe UI" w:hAnsi="Segoe UI" w:cs="Segoe UI"/>
          <w:b/>
          <w:bCs/>
          <w:sz w:val="22"/>
          <w:szCs w:val="22"/>
        </w:rPr>
        <w:t>Supplementary Figure 15</w:t>
      </w:r>
      <w:r w:rsidRPr="00DC2F15">
        <w:rPr>
          <w:rFonts w:ascii="Segoe UI" w:hAnsi="Segoe UI" w:cs="Segoe UI"/>
          <w:sz w:val="22"/>
          <w:szCs w:val="22"/>
        </w:rPr>
        <w:t xml:space="preserve">. </w:t>
      </w:r>
      <w:r w:rsidR="00B911AA" w:rsidRPr="00DC2F15">
        <w:rPr>
          <w:rFonts w:ascii="Segoe UI" w:hAnsi="Segoe UI" w:cs="Segoe UI"/>
          <w:sz w:val="22"/>
          <w:szCs w:val="22"/>
        </w:rPr>
        <w:t xml:space="preserve">(A) 4 X 2 rectangular grid of PCA plots of 04_sva harmonized K strategy with </w:t>
      </w:r>
      <w:proofErr w:type="spellStart"/>
      <w:r w:rsidR="00B911AA" w:rsidRPr="00DC2F15">
        <w:rPr>
          <w:rFonts w:ascii="Segoe UI" w:hAnsi="Segoe UI" w:cs="Segoe UI"/>
          <w:sz w:val="22"/>
          <w:szCs w:val="22"/>
        </w:rPr>
        <w:t>Softimpute</w:t>
      </w:r>
      <w:proofErr w:type="spellEnd"/>
      <w:r w:rsidR="00B911AA" w:rsidRPr="00DC2F15">
        <w:rPr>
          <w:rFonts w:ascii="Segoe UI" w:hAnsi="Segoe UI" w:cs="Segoe UI"/>
          <w:sz w:val="22"/>
          <w:szCs w:val="22"/>
        </w:rPr>
        <w:t xml:space="preserve">, KNN and strict imputation, as well as 01_raw (no harmonization) </w:t>
      </w:r>
      <w:r w:rsidR="00762ADD" w:rsidRPr="00DC2F15">
        <w:rPr>
          <w:rFonts w:ascii="Segoe UI" w:hAnsi="Segoe UI" w:cs="Segoe UI"/>
          <w:sz w:val="22"/>
          <w:szCs w:val="22"/>
        </w:rPr>
        <w:t>K</w:t>
      </w:r>
      <w:r w:rsidR="00B911AA" w:rsidRPr="00DC2F15">
        <w:rPr>
          <w:rFonts w:ascii="Segoe UI" w:hAnsi="Segoe UI" w:cs="Segoe UI"/>
          <w:sz w:val="22"/>
          <w:szCs w:val="22"/>
        </w:rPr>
        <w:t xml:space="preserve"> strategy strict as baseline. The top row shows scatterplots colored by batches, the bottom row demonstrates the ones colored by biology according to color palettes in </w:t>
      </w:r>
      <w:r w:rsidR="00F61362" w:rsidRPr="00DC2F15">
        <w:rPr>
          <w:rFonts w:ascii="Segoe UI" w:hAnsi="Segoe UI" w:cs="Segoe UI"/>
          <w:sz w:val="22"/>
          <w:szCs w:val="22"/>
        </w:rPr>
        <w:t>F</w:t>
      </w:r>
      <w:r w:rsidR="00B911AA" w:rsidRPr="00DC2F15">
        <w:rPr>
          <w:rFonts w:ascii="Segoe UI" w:hAnsi="Segoe UI" w:cs="Segoe UI"/>
          <w:sz w:val="22"/>
          <w:szCs w:val="22"/>
        </w:rPr>
        <w:t>igure</w:t>
      </w:r>
      <w:r w:rsidR="00F61362" w:rsidRPr="00DC2F15">
        <w:rPr>
          <w:rFonts w:ascii="Segoe UI" w:hAnsi="Segoe UI" w:cs="Segoe UI"/>
          <w:sz w:val="22"/>
          <w:szCs w:val="22"/>
        </w:rPr>
        <w:t xml:space="preserve"> 1</w:t>
      </w:r>
      <w:r w:rsidR="00B911AA" w:rsidRPr="00DC2F15">
        <w:rPr>
          <w:rFonts w:ascii="Segoe UI" w:hAnsi="Segoe UI" w:cs="Segoe UI"/>
          <w:sz w:val="22"/>
          <w:szCs w:val="22"/>
        </w:rPr>
        <w:t xml:space="preserve">. (B) The same 4 X 2 rectangular grid of UMAP plots. (C) The same 4 X 2 rectangular grid of </w:t>
      </w:r>
      <w:proofErr w:type="spellStart"/>
      <w:r w:rsidR="00B911AA" w:rsidRPr="00DC2F15">
        <w:rPr>
          <w:rFonts w:ascii="Segoe UI" w:hAnsi="Segoe UI" w:cs="Segoe UI"/>
          <w:sz w:val="22"/>
          <w:szCs w:val="22"/>
        </w:rPr>
        <w:t>tSNE</w:t>
      </w:r>
      <w:proofErr w:type="spellEnd"/>
      <w:r w:rsidR="00B911AA" w:rsidRPr="00DC2F15">
        <w:rPr>
          <w:rFonts w:ascii="Segoe UI" w:hAnsi="Segoe UI" w:cs="Segoe UI"/>
          <w:sz w:val="22"/>
          <w:szCs w:val="22"/>
        </w:rPr>
        <w:t xml:space="preserve"> plots.</w:t>
      </w:r>
    </w:p>
    <w:p w14:paraId="5E1C73E4" w14:textId="70DA8D81" w:rsidR="003E5877" w:rsidRPr="00DC2F15" w:rsidRDefault="003E5877" w:rsidP="00DC2F15">
      <w:pPr>
        <w:spacing w:line="276" w:lineRule="auto"/>
        <w:rPr>
          <w:rFonts w:ascii="Segoe UI" w:hAnsi="Segoe UI" w:cs="Segoe UI"/>
          <w:sz w:val="22"/>
          <w:szCs w:val="22"/>
        </w:rPr>
      </w:pPr>
      <w:r w:rsidRPr="00DC2F15">
        <w:rPr>
          <w:rFonts w:ascii="Segoe UI" w:hAnsi="Segoe UI" w:cs="Segoe UI"/>
          <w:b/>
          <w:bCs/>
          <w:sz w:val="22"/>
          <w:szCs w:val="22"/>
        </w:rPr>
        <w:t>Supplementary Figure 16</w:t>
      </w:r>
      <w:r w:rsidRPr="00DC2F15">
        <w:rPr>
          <w:rFonts w:ascii="Segoe UI" w:hAnsi="Segoe UI" w:cs="Segoe UI"/>
          <w:sz w:val="22"/>
          <w:szCs w:val="22"/>
        </w:rPr>
        <w:t xml:space="preserve">. (A) 4 X 2 rectangular grid of PCA plots of </w:t>
      </w:r>
      <w:r w:rsidR="000E222B" w:rsidRPr="00DC2F15">
        <w:rPr>
          <w:rFonts w:ascii="Segoe UI" w:hAnsi="Segoe UI" w:cs="Segoe UI"/>
          <w:sz w:val="22"/>
          <w:szCs w:val="22"/>
        </w:rPr>
        <w:t>S0 strategy harmonized with 13_fsmvn</w:t>
      </w:r>
      <w:r w:rsidRPr="00DC2F15">
        <w:rPr>
          <w:rFonts w:ascii="Segoe UI" w:hAnsi="Segoe UI" w:cs="Segoe UI"/>
          <w:sz w:val="22"/>
          <w:szCs w:val="22"/>
        </w:rPr>
        <w:t xml:space="preserve"> </w:t>
      </w:r>
      <w:r w:rsidR="00CC05C3" w:rsidRPr="00DC2F15">
        <w:rPr>
          <w:rFonts w:ascii="Segoe UI" w:hAnsi="Segoe UI" w:cs="Segoe UI"/>
          <w:sz w:val="22"/>
          <w:szCs w:val="22"/>
        </w:rPr>
        <w:t xml:space="preserve">with </w:t>
      </w:r>
      <w:r w:rsidRPr="00DC2F15">
        <w:rPr>
          <w:rFonts w:ascii="Segoe UI" w:hAnsi="Segoe UI" w:cs="Segoe UI"/>
          <w:sz w:val="22"/>
          <w:szCs w:val="22"/>
        </w:rPr>
        <w:t>strict</w:t>
      </w:r>
      <w:r w:rsidR="00CC05C3" w:rsidRPr="00DC2F15">
        <w:rPr>
          <w:rFonts w:ascii="Segoe UI" w:hAnsi="Segoe UI" w:cs="Segoe UI"/>
          <w:sz w:val="22"/>
          <w:szCs w:val="22"/>
        </w:rPr>
        <w:t xml:space="preserve">, KNN and </w:t>
      </w:r>
      <w:proofErr w:type="spellStart"/>
      <w:r w:rsidR="00CC05C3" w:rsidRPr="00DC2F15">
        <w:rPr>
          <w:rFonts w:ascii="Segoe UI" w:hAnsi="Segoe UI" w:cs="Segoe UI"/>
          <w:sz w:val="22"/>
          <w:szCs w:val="22"/>
        </w:rPr>
        <w:t>Softimpute</w:t>
      </w:r>
      <w:proofErr w:type="spellEnd"/>
      <w:r w:rsidRPr="00DC2F15">
        <w:rPr>
          <w:rFonts w:ascii="Segoe UI" w:hAnsi="Segoe UI" w:cs="Segoe UI"/>
          <w:sz w:val="22"/>
          <w:szCs w:val="22"/>
        </w:rPr>
        <w:t xml:space="preserve"> imputation, as well as 01_raw (no harmonization) </w:t>
      </w:r>
      <w:r w:rsidR="00CC05C3" w:rsidRPr="00DC2F15">
        <w:rPr>
          <w:rFonts w:ascii="Segoe UI" w:hAnsi="Segoe UI" w:cs="Segoe UI"/>
          <w:sz w:val="22"/>
          <w:szCs w:val="22"/>
        </w:rPr>
        <w:t>S0</w:t>
      </w:r>
      <w:r w:rsidRPr="00DC2F15">
        <w:rPr>
          <w:rFonts w:ascii="Segoe UI" w:hAnsi="Segoe UI" w:cs="Segoe UI"/>
          <w:sz w:val="22"/>
          <w:szCs w:val="22"/>
        </w:rPr>
        <w:t xml:space="preserve"> strategy </w:t>
      </w:r>
      <w:r w:rsidR="00CC05C3" w:rsidRPr="00DC2F15">
        <w:rPr>
          <w:rFonts w:ascii="Segoe UI" w:hAnsi="Segoe UI" w:cs="Segoe UI"/>
          <w:sz w:val="22"/>
          <w:szCs w:val="22"/>
        </w:rPr>
        <w:t>KNN</w:t>
      </w:r>
      <w:r w:rsidRPr="00DC2F15">
        <w:rPr>
          <w:rFonts w:ascii="Segoe UI" w:hAnsi="Segoe UI" w:cs="Segoe UI"/>
          <w:sz w:val="22"/>
          <w:szCs w:val="22"/>
        </w:rPr>
        <w:t xml:space="preserve"> as baseline. The top row shows scatterplots colored by batches, the bottom row demonstrates the ones colored by biology according to color palettes in Figure 1.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0ABE2A03" w14:textId="785FC842" w:rsidR="00751DBA" w:rsidRPr="00DC2F15" w:rsidRDefault="002C63C8" w:rsidP="00DC2F15">
      <w:pPr>
        <w:spacing w:line="276" w:lineRule="auto"/>
        <w:rPr>
          <w:rFonts w:ascii="Segoe UI" w:hAnsi="Segoe UI" w:cs="Segoe UI"/>
          <w:sz w:val="22"/>
          <w:szCs w:val="22"/>
        </w:rPr>
      </w:pPr>
      <w:r w:rsidRPr="00DC2F15">
        <w:rPr>
          <w:rFonts w:ascii="Segoe UI" w:hAnsi="Segoe UI" w:cs="Segoe UI"/>
          <w:b/>
          <w:bCs/>
          <w:sz w:val="22"/>
          <w:szCs w:val="22"/>
        </w:rPr>
        <w:t>Supplementary Figure 17</w:t>
      </w:r>
      <w:r w:rsidRPr="00DC2F15">
        <w:rPr>
          <w:rFonts w:ascii="Segoe UI" w:hAnsi="Segoe UI" w:cs="Segoe UI"/>
          <w:sz w:val="22"/>
          <w:szCs w:val="22"/>
        </w:rPr>
        <w:t xml:space="preserve">. (A) 4 X 2 rectangular grid of PCA plots of </w:t>
      </w:r>
      <w:r w:rsidR="00335C2E" w:rsidRPr="00DC2F15">
        <w:rPr>
          <w:rFonts w:ascii="Segoe UI" w:hAnsi="Segoe UI" w:cs="Segoe UI"/>
          <w:sz w:val="22"/>
          <w:szCs w:val="22"/>
        </w:rPr>
        <w:t xml:space="preserve">33_amdbnorm </w:t>
      </w:r>
      <w:r w:rsidRPr="00DC2F15">
        <w:rPr>
          <w:rFonts w:ascii="Segoe UI" w:hAnsi="Segoe UI" w:cs="Segoe UI"/>
          <w:sz w:val="22"/>
          <w:szCs w:val="22"/>
        </w:rPr>
        <w:t>harmonized</w:t>
      </w:r>
      <w:r w:rsidR="00335C2E" w:rsidRPr="00DC2F15">
        <w:rPr>
          <w:rFonts w:ascii="Segoe UI" w:hAnsi="Segoe UI" w:cs="Segoe UI"/>
          <w:sz w:val="22"/>
          <w:szCs w:val="22"/>
        </w:rPr>
        <w:t xml:space="preserve"> K strategy strict</w:t>
      </w:r>
      <w:r w:rsidRPr="00DC2F15">
        <w:rPr>
          <w:rFonts w:ascii="Segoe UI" w:hAnsi="Segoe UI" w:cs="Segoe UI"/>
          <w:sz w:val="22"/>
          <w:szCs w:val="22"/>
        </w:rPr>
        <w:t xml:space="preserve">, </w:t>
      </w:r>
      <w:r w:rsidR="00BD16BE" w:rsidRPr="00DC2F15">
        <w:rPr>
          <w:rFonts w:ascii="Segoe UI" w:hAnsi="Segoe UI" w:cs="Segoe UI"/>
          <w:sz w:val="22"/>
          <w:szCs w:val="22"/>
        </w:rPr>
        <w:t xml:space="preserve">S0 strategy strict, J strict and J </w:t>
      </w:r>
      <w:proofErr w:type="spellStart"/>
      <w:r w:rsidR="00BD16BE" w:rsidRPr="00DC2F15">
        <w:rPr>
          <w:rFonts w:ascii="Segoe UI" w:hAnsi="Segoe UI" w:cs="Segoe UI"/>
          <w:sz w:val="22"/>
          <w:szCs w:val="22"/>
        </w:rPr>
        <w:t>Softimpute</w:t>
      </w:r>
      <w:proofErr w:type="spellEnd"/>
      <w:r w:rsidRPr="00DC2F15">
        <w:rPr>
          <w:rFonts w:ascii="Segoe UI" w:hAnsi="Segoe UI" w:cs="Segoe UI"/>
          <w:sz w:val="22"/>
          <w:szCs w:val="22"/>
        </w:rPr>
        <w:t xml:space="preserve">. The top row shows scatterplots colored by batches, the bottom row demonstrates the ones colored by biology according to color palettes in Figure 1.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r w:rsidR="00751DBA" w:rsidRPr="00DC2F15">
        <w:rPr>
          <w:rFonts w:ascii="Segoe UI" w:hAnsi="Segoe UI" w:cs="Segoe UI"/>
          <w:sz w:val="22"/>
          <w:szCs w:val="22"/>
        </w:rPr>
        <w:t>.</w:t>
      </w:r>
    </w:p>
    <w:p w14:paraId="2DD78E2B" w14:textId="77777777" w:rsidR="002C63C8" w:rsidRPr="00DC2F15" w:rsidRDefault="002C63C8" w:rsidP="00DC2F15">
      <w:pPr>
        <w:spacing w:line="276" w:lineRule="auto"/>
        <w:rPr>
          <w:rFonts w:ascii="Segoe UI" w:hAnsi="Segoe UI" w:cs="Segoe UI"/>
          <w:sz w:val="22"/>
          <w:szCs w:val="22"/>
        </w:rPr>
      </w:pPr>
    </w:p>
    <w:p w14:paraId="678DB738" w14:textId="706EE7A7" w:rsidR="00376ED1" w:rsidRPr="00DC2F15" w:rsidRDefault="00376ED1" w:rsidP="00DC2F15">
      <w:pPr>
        <w:spacing w:line="276" w:lineRule="auto"/>
        <w:rPr>
          <w:rFonts w:ascii="Segoe UI" w:hAnsi="Segoe UI" w:cs="Segoe UI"/>
          <w:sz w:val="22"/>
          <w:szCs w:val="22"/>
        </w:rPr>
      </w:pPr>
      <w:r w:rsidRPr="00DC2F15">
        <w:rPr>
          <w:rFonts w:ascii="Segoe UI" w:hAnsi="Segoe UI" w:cs="Segoe UI"/>
          <w:b/>
          <w:bCs/>
          <w:sz w:val="22"/>
          <w:szCs w:val="22"/>
        </w:rPr>
        <w:t>Supplementary File 1</w:t>
      </w:r>
      <w:r w:rsidR="00180034" w:rsidRPr="00DC2F15">
        <w:rPr>
          <w:rFonts w:ascii="Segoe UI" w:hAnsi="Segoe UI" w:cs="Segoe UI"/>
          <w:sz w:val="22"/>
          <w:szCs w:val="22"/>
        </w:rPr>
        <w:t xml:space="preserve">. </w:t>
      </w:r>
      <w:r w:rsidR="0030263C" w:rsidRPr="00DC2F15">
        <w:rPr>
          <w:rFonts w:ascii="Segoe UI" w:hAnsi="Segoe UI" w:cs="Segoe UI"/>
          <w:sz w:val="22"/>
          <w:szCs w:val="22"/>
        </w:rPr>
        <w:t>The</w:t>
      </w:r>
      <w:r w:rsidR="00282A79" w:rsidRPr="00DC2F15">
        <w:rPr>
          <w:rFonts w:ascii="Segoe UI" w:hAnsi="Segoe UI" w:cs="Segoe UI"/>
          <w:sz w:val="22"/>
          <w:szCs w:val="22"/>
        </w:rPr>
        <w:t xml:space="preserve"> GC B-cell lymphomas cohort annotation</w:t>
      </w:r>
      <w:r w:rsidR="00DB7278" w:rsidRPr="00DC2F15">
        <w:rPr>
          <w:rFonts w:ascii="Segoe UI" w:hAnsi="Segoe UI" w:cs="Segoe UI"/>
          <w:sz w:val="22"/>
          <w:szCs w:val="22"/>
        </w:rPr>
        <w:t xml:space="preserve"> by sample.</w:t>
      </w:r>
    </w:p>
    <w:p w14:paraId="19EEB2E3" w14:textId="6F025729" w:rsidR="00DB7278" w:rsidRPr="00DC2F15" w:rsidRDefault="00DB7278" w:rsidP="00DC2F15">
      <w:pPr>
        <w:spacing w:line="276" w:lineRule="auto"/>
        <w:rPr>
          <w:rFonts w:ascii="Segoe UI" w:hAnsi="Segoe UI" w:cs="Segoe UI"/>
          <w:sz w:val="22"/>
          <w:szCs w:val="22"/>
        </w:rPr>
      </w:pPr>
      <w:del w:id="1019" w:author="Claude (NAR referee report 2026-08-02)" w:date="2026-08-02T00:00:00Z">
        <w:r>
          <w:rPr>
            <w:rFonts w:ascii="Segoe UI" w:hAnsi="Segoe UI" w:cs="Segoe UI"/>
            <w:b/>
            <w:bCs/>
            <w:sz w:val="22"/>
            <w:szCs w:val="22"/>
          </w:rPr>
          <w:delText xml:space="preserve">Supplementary File 2. Number of genes with defined gene expression by sample in the initial dataset prior to imputation.</w:delText>
        </w:r>
      </w:del>
      <w:ins w:id="1020" w:author="Claude (NAR referee report 2026-08-02)" w:date="2026-08-02T00:00:00Z">
        <w:r>
          <w:rPr>
            <w:rFonts w:ascii="Segoe UI" w:hAnsi="Segoe UI" w:cs="Segoe UI"/>
            <w:b/>
            <w:bCs/>
            <w:sz w:val="22"/>
            <w:szCs w:val="22"/>
          </w:rPr>
          <w:t xml:space="preserve">Supplementary File 2. Excel workbook with four sheets: ‘Genes_per_sample’, the number of genes with defined gene expression for each of the 7,174 samples in the initial dataset prior to imputation; ‘Metric_polarity’, the polarity coefficients of the 229 harmonization quality metrics used in this study; ‘Table_S1_methods’ (Supplementary Table S1), the 39 harmonization methods reviewed for implementation, with the parameters used, the harshness tier and its justification, and the full bibliographic reference for each method; and ‘Table_S2_metrics’ (Supplementary Table S2), the definitions, types, computational groups and sources of the harmonization quality metric families.</w:t>
        </w:r>
      </w:ins>
      <w:r w:rsidR="005E38CA" w:rsidRPr="00DC2F15">
        <w:rPr>
          <w:rFonts w:ascii="Segoe UI" w:hAnsi="Segoe UI" w:cs="Segoe UI"/>
          <w:sz w:val="22"/>
          <w:szCs w:val="22"/>
        </w:rPr>
        <w:t xml:space="preserve"> </w:t>
      </w:r>
    </w:p>
    <w:p w14:paraId="01769406" w14:textId="6078A8C5" w:rsidR="00CB6FCF" w:rsidRPr="00DC2F15" w:rsidRDefault="00CB6FCF" w:rsidP="00DC2F15">
      <w:pPr>
        <w:spacing w:line="276" w:lineRule="auto"/>
        <w:rPr>
          <w:rFonts w:ascii="Segoe UI" w:hAnsi="Segoe UI" w:cs="Segoe UI"/>
          <w:sz w:val="22"/>
          <w:szCs w:val="22"/>
        </w:rPr>
      </w:pPr>
      <w:r w:rsidRPr="00DC2F15">
        <w:rPr>
          <w:rFonts w:ascii="Segoe UI" w:hAnsi="Segoe UI" w:cs="Segoe UI"/>
          <w:b/>
          <w:bCs/>
          <w:sz w:val="22"/>
          <w:szCs w:val="22"/>
        </w:rPr>
        <w:lastRenderedPageBreak/>
        <w:t>Supplementary File 3</w:t>
      </w:r>
      <w:r>
        <w:rPr>
          <w:rFonts w:ascii="Segoe UI" w:hAnsi="Segoe UI" w:cs="Segoe UI"/>
          <w:sz w:val="22"/>
          <w:szCs w:val="22"/>
        </w:rPr>
        <w:t xml:space="preserve">. </w:t>
      </w:r>
      <w:del w:id="1022" w:author="Claude (NAR referee report 2026-08-02)" w:date="2026-08-02T00:00:00Z">
        <w:r>
          <w:rPr>
            <w:rFonts w:ascii="Segoe UI" w:hAnsi="Segoe UI" w:cs="Segoe UI"/>
            <w:sz w:val="22"/>
            <w:szCs w:val="22"/>
          </w:rPr>
          <w:delText xml:space="preserve">Values of the 87 scoring metrics for the 2,407 harmonization approaches computed in this study.</w:delText>
        </w:r>
      </w:del>
      <w:ins w:id="1023" w:author="Claude (NAR referee report 2026-08-02)" w:date="2026-08-02T00:00:00Z">
        <w:r>
          <w:rPr>
            <w:rFonts w:ascii="Segoe UI" w:hAnsi="Segoe UI" w:cs="Segoe UI"/>
            <w:sz w:val="22"/>
            <w:szCs w:val="22"/>
          </w:rPr>
          <w:t xml:space="preserve">Values of the 87 scoring metrics for the 2,407 harmonization approaches computed in this study; the 2,234 approaches used in the analysis are those with pct_samples_allNA &lt; 5.</w:t>
        </w:r>
      </w:ins>
      <w:proofErr w:type="gramStart"/>
      <w:proofErr w:type="gramEnd"/>
    </w:p>
    <w:p w14:paraId="2069AFE4" w14:textId="24184EAD" w:rsidR="002B77D7" w:rsidRPr="00DC2F15" w:rsidRDefault="002B77D7" w:rsidP="00DC2F15">
      <w:pPr>
        <w:spacing w:line="276" w:lineRule="auto"/>
        <w:rPr>
          <w:rFonts w:ascii="Segoe UI" w:hAnsi="Segoe UI" w:cs="Segoe UI"/>
          <w:sz w:val="22"/>
          <w:szCs w:val="22"/>
        </w:rPr>
      </w:pPr>
      <w:del w:id="1021" w:author="Claude (NAR referee report 2026-08-02)" w:date="2026-08-02T00:00:00Z">
        <w:r>
          <w:rPr>
            <w:rFonts w:ascii="Segoe UI" w:hAnsi="Segoe UI" w:cs="Segoe UI"/>
            <w:b/>
            <w:bCs/>
            <w:sz w:val="22"/>
            <w:szCs w:val="22"/>
          </w:rPr>
          <w:delText xml:space="preserve">Supplementary File 4. Polarity coefficients by the 229 harmonization quality metrics used in this study.</w:delText>
        </w:r>
      </w:del>
    </w:p>
    <w:p w14:paraId="66E64BA2" w14:textId="77777777" w:rsidR="000A64FB" w:rsidRPr="00DC2F15" w:rsidRDefault="000A64FB" w:rsidP="00DC2F15">
      <w:pPr>
        <w:spacing w:line="276" w:lineRule="auto"/>
        <w:rPr>
          <w:rFonts w:ascii="Segoe UI" w:hAnsi="Segoe UI" w:cs="Segoe UI"/>
          <w:sz w:val="22"/>
          <w:szCs w:val="22"/>
        </w:rPr>
      </w:pPr>
    </w:p>
    <w:p w14:paraId="21275B05" w14:textId="77777777" w:rsidR="00C36DC9" w:rsidRPr="00DC2F15" w:rsidRDefault="00C36DC9" w:rsidP="00DC2F15">
      <w:pPr>
        <w:spacing w:line="276" w:lineRule="auto"/>
        <w:rPr>
          <w:rFonts w:ascii="Segoe UI" w:hAnsi="Segoe UI" w:cs="Segoe UI"/>
          <w:sz w:val="22"/>
          <w:szCs w:val="22"/>
        </w:rPr>
      </w:pPr>
    </w:p>
    <w:p w14:paraId="20BB23D3" w14:textId="305391B9" w:rsidR="00324062" w:rsidRPr="00DC2F15" w:rsidRDefault="00324062"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CONFLICT OF INTEREST</w:t>
      </w:r>
    </w:p>
    <w:p w14:paraId="714F3D95" w14:textId="4714A196" w:rsidR="00324062" w:rsidRPr="00DC2F15" w:rsidRDefault="00324062" w:rsidP="00DC2F15">
      <w:pPr>
        <w:spacing w:line="276" w:lineRule="auto"/>
        <w:rPr>
          <w:rFonts w:ascii="Segoe UI" w:hAnsi="Segoe UI" w:cs="Segoe UI"/>
          <w:sz w:val="22"/>
          <w:szCs w:val="22"/>
        </w:rPr>
      </w:pPr>
      <w:r w:rsidRPr="00DC2F15">
        <w:rPr>
          <w:rFonts w:ascii="Segoe UI" w:hAnsi="Segoe UI" w:cs="Segoe UI"/>
          <w:sz w:val="22"/>
          <w:szCs w:val="22"/>
        </w:rPr>
        <w:t xml:space="preserve">Daniil Nikitin, </w:t>
      </w:r>
      <w:r w:rsidR="004D0A44" w:rsidRPr="00DC2F15">
        <w:rPr>
          <w:rFonts w:ascii="Segoe UI" w:hAnsi="Segoe UI" w:cs="Segoe UI"/>
          <w:sz w:val="22"/>
          <w:szCs w:val="22"/>
        </w:rPr>
        <w:t xml:space="preserve">Maria </w:t>
      </w:r>
      <w:r w:rsidR="004D0A44" w:rsidRPr="00DC2F15">
        <w:rPr>
          <w:rFonts w:ascii="Segoe UI" w:hAnsi="Segoe UI" w:cs="Segoe UI"/>
          <w:color w:val="000000" w:themeColor="text1"/>
          <w:sz w:val="22"/>
          <w:szCs w:val="22"/>
        </w:rPr>
        <w:t xml:space="preserve">Savchenko, Mark Meerson </w:t>
      </w:r>
      <w:r w:rsidR="004D0A44" w:rsidRPr="00DC2F15">
        <w:rPr>
          <w:rFonts w:ascii="Segoe UI" w:hAnsi="Segoe UI" w:cs="Segoe UI"/>
          <w:sz w:val="22"/>
          <w:szCs w:val="22"/>
        </w:rPr>
        <w:t xml:space="preserve">and Alexandr Bagaev are </w:t>
      </w:r>
      <w:proofErr w:type="spellStart"/>
      <w:r w:rsidR="004D0A44" w:rsidRPr="00DC2F15">
        <w:rPr>
          <w:rFonts w:ascii="Segoe UI" w:hAnsi="Segoe UI" w:cs="Segoe UI"/>
          <w:sz w:val="22"/>
          <w:szCs w:val="22"/>
        </w:rPr>
        <w:t>BostonGene</w:t>
      </w:r>
      <w:proofErr w:type="spellEnd"/>
      <w:r w:rsidR="004D0A44" w:rsidRPr="00DC2F15">
        <w:rPr>
          <w:rFonts w:ascii="Segoe UI" w:hAnsi="Segoe UI" w:cs="Segoe UI"/>
          <w:sz w:val="22"/>
          <w:szCs w:val="22"/>
        </w:rPr>
        <w:t xml:space="preserve"> employees. Arsen Arakelyan</w:t>
      </w:r>
      <w:r w:rsidRPr="00DC2F15">
        <w:rPr>
          <w:rFonts w:ascii="Segoe UI" w:hAnsi="Segoe UI" w:cs="Segoe UI"/>
          <w:sz w:val="22"/>
          <w:szCs w:val="22"/>
        </w:rPr>
        <w:t xml:space="preserve"> is Director of Institute of Molecular Biology, National Academy of Science of Republic of Armenia, </w:t>
      </w:r>
      <w:r w:rsidRPr="00DC2F15">
        <w:rPr>
          <w:rFonts w:ascii="Segoe UI" w:hAnsi="Segoe UI" w:cs="Segoe UI"/>
          <w:sz w:val="22"/>
          <w:szCs w:val="22"/>
        </w:rPr>
        <w:t>where Daniil Nikitin is a PhD candidate; this article is planned as part of a series of articles constituting his PhD thesis.</w:t>
      </w:r>
    </w:p>
    <w:p w14:paraId="3CE2C07F"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FUNDING</w:t>
      </w:r>
    </w:p>
    <w:p w14:paraId="59CBC33E" w14:textId="6A5D3F53" w:rsidR="006D38C9" w:rsidRPr="00DC2F15" w:rsidRDefault="006D38C9" w:rsidP="00DC2F15">
      <w:pPr>
        <w:spacing w:line="276" w:lineRule="auto"/>
        <w:rPr>
          <w:rFonts w:ascii="Segoe UI" w:hAnsi="Segoe UI" w:cs="Segoe UI"/>
          <w:sz w:val="22"/>
          <w:szCs w:val="22"/>
        </w:rPr>
      </w:pPr>
      <w:r w:rsidRPr="00DC2F15">
        <w:rPr>
          <w:rFonts w:ascii="Segoe UI" w:hAnsi="Segoe UI" w:cs="Segoe UI"/>
          <w:sz w:val="22"/>
          <w:szCs w:val="22"/>
        </w:rPr>
        <w:t xml:space="preserve">Funding for computational </w:t>
      </w:r>
      <w:r w:rsidR="00955768" w:rsidRPr="00DC2F15">
        <w:rPr>
          <w:rFonts w:ascii="Segoe UI" w:hAnsi="Segoe UI" w:cs="Segoe UI"/>
          <w:sz w:val="22"/>
          <w:szCs w:val="22"/>
        </w:rPr>
        <w:t>resources</w:t>
      </w:r>
      <w:r w:rsidRPr="00DC2F15">
        <w:rPr>
          <w:rFonts w:ascii="Segoe UI" w:hAnsi="Segoe UI" w:cs="Segoe UI"/>
          <w:sz w:val="22"/>
          <w:szCs w:val="22"/>
        </w:rPr>
        <w:t xml:space="preserve"> was provided by </w:t>
      </w:r>
      <w:proofErr w:type="spellStart"/>
      <w:r w:rsidRPr="00DC2F15">
        <w:rPr>
          <w:rFonts w:ascii="Segoe UI" w:hAnsi="Segoe UI" w:cs="Segoe UI"/>
          <w:sz w:val="22"/>
          <w:szCs w:val="22"/>
        </w:rPr>
        <w:t>BostonGene</w:t>
      </w:r>
      <w:proofErr w:type="spellEnd"/>
      <w:r w:rsidRPr="00DC2F15">
        <w:rPr>
          <w:rFonts w:ascii="Segoe UI" w:hAnsi="Segoe UI" w:cs="Segoe UI"/>
          <w:sz w:val="22"/>
          <w:szCs w:val="22"/>
        </w:rPr>
        <w:t xml:space="preserve"> internal grant for </w:t>
      </w:r>
      <w:r w:rsidR="00955768" w:rsidRPr="00DC2F15">
        <w:rPr>
          <w:rFonts w:ascii="Segoe UI" w:hAnsi="Segoe UI" w:cs="Segoe UI"/>
          <w:sz w:val="22"/>
          <w:szCs w:val="22"/>
        </w:rPr>
        <w:t xml:space="preserve">B cell lymphoma research. </w:t>
      </w:r>
    </w:p>
    <w:p w14:paraId="3B98E734" w14:textId="0F8C7934"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This work was supported by [full official funder name] [grant number XXXX to A.B.]. Funding for open access char</w:t>
      </w:r>
      <w:r w:rsidR="00955768" w:rsidRPr="00DC2F15">
        <w:rPr>
          <w:rFonts w:ascii="Segoe UI" w:hAnsi="Segoe UI" w:cs="Segoe UI"/>
          <w:sz w:val="22"/>
          <w:szCs w:val="22"/>
        </w:rPr>
        <w:t>g</w:t>
      </w:r>
      <w:r w:rsidRPr="00DC2F15">
        <w:rPr>
          <w:rFonts w:ascii="Segoe UI" w:hAnsi="Segoe UI" w:cs="Segoe UI"/>
          <w:sz w:val="22"/>
          <w:szCs w:val="22"/>
        </w:rPr>
        <w:t>e: [funder name/grant number]</w:t>
      </w:r>
      <w:r w:rsidRPr="00DC2F15">
        <w:rPr>
          <w:rFonts w:ascii="Segoe UI" w:hAnsi="Segoe UI" w:cs="Segoe UI"/>
          <w:i/>
          <w:color w:val="C00000"/>
          <w:sz w:val="22"/>
          <w:szCs w:val="22"/>
        </w:rPr>
        <w:t>.</w:t>
      </w:r>
    </w:p>
    <w:p w14:paraId="61FF8E6B" w14:textId="77777777" w:rsidR="00C36DC9" w:rsidRPr="00DC2F15" w:rsidRDefault="00C36DC9" w:rsidP="00DC2F15">
      <w:pPr>
        <w:spacing w:line="276" w:lineRule="auto"/>
        <w:rPr>
          <w:rFonts w:ascii="Segoe UI" w:hAnsi="Segoe UI" w:cs="Segoe UI"/>
          <w:sz w:val="22"/>
          <w:szCs w:val="22"/>
        </w:rPr>
      </w:pPr>
    </w:p>
    <w:p w14:paraId="7482D5FE"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DATA AVAILABILITY</w:t>
      </w:r>
    </w:p>
    <w:p w14:paraId="00AFD761" w14:textId="77777777" w:rsidR="00D67010" w:rsidRPr="00DC2F15" w:rsidRDefault="00CA51C5" w:rsidP="00DC2F15">
      <w:pPr>
        <w:spacing w:line="276" w:lineRule="auto"/>
        <w:rPr>
          <w:rFonts w:ascii="Segoe UI" w:hAnsi="Segoe UI" w:cs="Segoe UI"/>
          <w:sz w:val="22"/>
          <w:szCs w:val="22"/>
        </w:rPr>
      </w:pPr>
      <w:r w:rsidRPr="00DC2F15">
        <w:rPr>
          <w:rFonts w:ascii="Segoe UI" w:hAnsi="Segoe UI" w:cs="Segoe UI"/>
          <w:sz w:val="22"/>
          <w:szCs w:val="22"/>
        </w:rPr>
        <w:t>The data supporting this article are available in the article and its online supplementary materials. Intermediate analysis files, Python scripts, YAML configuration files for the computational pipeline, Jupyter notebooks, and exploratory plots not included in the article or supplementary materials have been deposited in a public GitHub repository (</w:t>
      </w:r>
      <w:hyperlink r:id="rId20" w:history="1">
        <w:r w:rsidR="00D24F92" w:rsidRPr="00DC2F15">
          <w:rPr>
            <w:rStyle w:val="Hyperlink"/>
            <w:rFonts w:ascii="Segoe UI" w:hAnsi="Segoe UI" w:cs="Segoe UI"/>
            <w:sz w:val="22"/>
            <w:szCs w:val="22"/>
          </w:rPr>
          <w:t>https://github.com/Nikit357/FL_harmonization</w:t>
        </w:r>
      </w:hyperlink>
      <w:r w:rsidR="00D24F92" w:rsidRPr="00DC2F15">
        <w:rPr>
          <w:rFonts w:ascii="Segoe UI" w:hAnsi="Segoe UI" w:cs="Segoe UI"/>
          <w:sz w:val="22"/>
          <w:szCs w:val="22"/>
        </w:rPr>
        <w:t xml:space="preserve">). The </w:t>
      </w:r>
      <w:proofErr w:type="spellStart"/>
      <w:r w:rsidR="00D24F92" w:rsidRPr="00DC2F15">
        <w:rPr>
          <w:rFonts w:ascii="Segoe UI" w:hAnsi="Segoe UI" w:cs="Segoe UI"/>
          <w:sz w:val="22"/>
          <w:szCs w:val="22"/>
        </w:rPr>
        <w:t>ComboBatch</w:t>
      </w:r>
      <w:proofErr w:type="spellEnd"/>
      <w:r w:rsidR="00D24F92" w:rsidRPr="00DC2F15">
        <w:rPr>
          <w:rFonts w:ascii="Segoe UI" w:hAnsi="Segoe UI" w:cs="Segoe UI"/>
          <w:sz w:val="22"/>
          <w:szCs w:val="22"/>
        </w:rPr>
        <w:t xml:space="preserve"> </w:t>
      </w:r>
      <w:r w:rsidR="00FB16E9" w:rsidRPr="00DC2F15">
        <w:rPr>
          <w:rFonts w:ascii="Segoe UI" w:hAnsi="Segoe UI" w:cs="Segoe UI"/>
          <w:sz w:val="22"/>
          <w:szCs w:val="22"/>
        </w:rPr>
        <w:t>transcriptomic harmonization tool is available in a separate GitHub repository accessible via the link (</w:t>
      </w:r>
      <w:hyperlink r:id="rId21" w:history="1">
        <w:r w:rsidR="00B47E1A" w:rsidRPr="00DC2F15">
          <w:rPr>
            <w:rStyle w:val="Hyperlink"/>
            <w:rFonts w:ascii="Segoe UI" w:hAnsi="Segoe UI" w:cs="Segoe UI"/>
            <w:sz w:val="22"/>
            <w:szCs w:val="22"/>
          </w:rPr>
          <w:t>https://github.com/Nikit357/ComboBatch</w:t>
        </w:r>
      </w:hyperlink>
      <w:r w:rsidR="00FB16E9" w:rsidRPr="00DC2F15">
        <w:rPr>
          <w:rFonts w:ascii="Segoe UI" w:hAnsi="Segoe UI" w:cs="Segoe UI"/>
          <w:sz w:val="22"/>
          <w:szCs w:val="22"/>
        </w:rPr>
        <w:t>)</w:t>
      </w:r>
      <w:r w:rsidR="00B47E1A" w:rsidRPr="00DC2F15">
        <w:rPr>
          <w:rFonts w:ascii="Segoe UI" w:hAnsi="Segoe UI" w:cs="Segoe UI"/>
          <w:sz w:val="22"/>
          <w:szCs w:val="22"/>
        </w:rPr>
        <w:t>.</w:t>
      </w:r>
      <w:r w:rsidR="00FB16E9" w:rsidRPr="00DC2F15">
        <w:rPr>
          <w:rFonts w:ascii="Segoe UI" w:hAnsi="Segoe UI" w:cs="Segoe UI"/>
          <w:sz w:val="22"/>
          <w:szCs w:val="22"/>
        </w:rPr>
        <w:t xml:space="preserve"> </w:t>
      </w:r>
      <w:r w:rsidR="00B47E1A" w:rsidRPr="00DC2F15">
        <w:rPr>
          <w:rFonts w:ascii="Segoe UI" w:hAnsi="Segoe UI" w:cs="Segoe UI"/>
          <w:sz w:val="22"/>
          <w:szCs w:val="22"/>
        </w:rPr>
        <w:t xml:space="preserve">Extended comparison of harmonization quality metrics by </w:t>
      </w:r>
      <w:r w:rsidR="005841A0" w:rsidRPr="00DC2F15">
        <w:rPr>
          <w:rFonts w:ascii="Segoe UI" w:hAnsi="Segoe UI" w:cs="Segoe UI"/>
          <w:sz w:val="22"/>
          <w:szCs w:val="22"/>
        </w:rPr>
        <w:t>batch removal strategies, harmonization methods, imputations and post-removal is deposited in a separate Results-like markdown file (</w:t>
      </w:r>
      <w:hyperlink r:id="rId22" w:history="1">
        <w:r w:rsidR="005841A0" w:rsidRPr="00DC2F15">
          <w:rPr>
            <w:rStyle w:val="Hyperlink"/>
            <w:rFonts w:ascii="Segoe UI" w:hAnsi="Segoe UI" w:cs="Segoe UI"/>
            <w:sz w:val="22"/>
            <w:szCs w:val="22"/>
          </w:rPr>
          <w:t>https://github.com/Nikit357/FL_harmonization/Extended_metrics_comparison.md</w:t>
        </w:r>
      </w:hyperlink>
      <w:r w:rsidR="005841A0" w:rsidRPr="00DC2F15">
        <w:rPr>
          <w:rFonts w:ascii="Segoe UI" w:hAnsi="Segoe UI" w:cs="Segoe UI"/>
          <w:sz w:val="22"/>
          <w:szCs w:val="22"/>
        </w:rPr>
        <w:t xml:space="preserve">, </w:t>
      </w:r>
      <w:r w:rsidR="005841A0" w:rsidRPr="00DC2F15">
        <w:rPr>
          <w:rFonts w:ascii="Segoe UI" w:hAnsi="Segoe UI" w:cs="Segoe UI"/>
          <w:i/>
          <w:iCs/>
          <w:sz w:val="22"/>
          <w:szCs w:val="22"/>
        </w:rPr>
        <w:t>check later</w:t>
      </w:r>
      <w:r w:rsidR="005841A0" w:rsidRPr="00DC2F15">
        <w:rPr>
          <w:rFonts w:ascii="Segoe UI" w:hAnsi="Segoe UI" w:cs="Segoe UI"/>
          <w:sz w:val="22"/>
          <w:szCs w:val="22"/>
        </w:rPr>
        <w:t xml:space="preserve">). </w:t>
      </w:r>
      <w:r w:rsidR="00D67010" w:rsidRPr="00DC2F15">
        <w:rPr>
          <w:rFonts w:ascii="Segoe UI" w:hAnsi="Segoe UI" w:cs="Segoe UI"/>
          <w:sz w:val="22"/>
          <w:szCs w:val="22"/>
        </w:rPr>
        <w:t>Containerized and parallelized Shambhala that was developed and tested in this article has been published in a separate GitHub repository and is accessible via the link:</w:t>
      </w:r>
    </w:p>
    <w:p>
      <w:ins w:id="1361" w:author="Claude (NAR referee report 2026-08-02)" w:date="2026-08-02T00:00:00Z">
        <w:r>
          <w:t xml:space="preserve">The extended comparison of harmonization quality metrics, together with its 13 Extended Figures, is deposited with the pipeline code rather than as supplementary material of this article, and is therefore linked from the article but is not part of the main or supplementary files.</w:t>
        </w:r>
      </w:ins>
    </w:p>
    <w:p w14:paraId="2E80488B" w14:textId="2537A1D7"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 xml:space="preserve">DATA AVAILABILITY IS NOT YET NAR-COMPLIANT. (a) NAR explicitly does not accept GitHub as a primary archive because it issues no permanent DOI; the statement currently points to GitHub for the pipeline, the </w:t>
      </w:r>
      <w:proofErr w:type="spellStart"/>
      <w:r w:rsidRPr="00DC2F15">
        <w:rPr>
          <w:rFonts w:ascii="Segoe UI" w:hAnsi="Segoe UI" w:cs="Segoe UI"/>
          <w:i/>
          <w:color w:val="C00000"/>
          <w:sz w:val="22"/>
          <w:szCs w:val="22"/>
        </w:rPr>
        <w:t>ComboBatch</w:t>
      </w:r>
      <w:proofErr w:type="spellEnd"/>
      <w:r w:rsidRPr="00DC2F15">
        <w:rPr>
          <w:rFonts w:ascii="Segoe UI" w:hAnsi="Segoe UI" w:cs="Segoe UI"/>
          <w:i/>
          <w:color w:val="C00000"/>
          <w:sz w:val="22"/>
          <w:szCs w:val="22"/>
        </w:rPr>
        <w:t xml:space="preserve"> tool, the extended metrics document and the </w:t>
      </w:r>
      <w:proofErr w:type="spellStart"/>
      <w:r w:rsidRPr="00DC2F15">
        <w:rPr>
          <w:rFonts w:ascii="Segoe UI" w:hAnsi="Segoe UI" w:cs="Segoe UI"/>
          <w:i/>
          <w:color w:val="C00000"/>
          <w:sz w:val="22"/>
          <w:szCs w:val="22"/>
        </w:rPr>
        <w:t>containerised</w:t>
      </w:r>
      <w:proofErr w:type="spellEnd"/>
      <w:r w:rsidRPr="00DC2F15">
        <w:rPr>
          <w:rFonts w:ascii="Segoe UI" w:hAnsi="Segoe UI" w:cs="Segoe UI"/>
          <w:i/>
          <w:color w:val="C00000"/>
          <w:sz w:val="22"/>
          <w:szCs w:val="22"/>
        </w:rPr>
        <w:t xml:space="preserve"> Shambhala, and asserts a </w:t>
      </w:r>
      <w:proofErr w:type="spellStart"/>
      <w:r w:rsidRPr="00DC2F15">
        <w:rPr>
          <w:rFonts w:ascii="Segoe UI" w:hAnsi="Segoe UI" w:cs="Segoe UI"/>
          <w:i/>
          <w:color w:val="C00000"/>
          <w:sz w:val="22"/>
          <w:szCs w:val="22"/>
        </w:rPr>
        <w:t>Zenodo</w:t>
      </w:r>
      <w:proofErr w:type="spellEnd"/>
      <w:r w:rsidRPr="00DC2F15">
        <w:rPr>
          <w:rFonts w:ascii="Segoe UI" w:hAnsi="Segoe UI" w:cs="Segoe UI"/>
          <w:i/>
          <w:color w:val="C00000"/>
          <w:sz w:val="22"/>
          <w:szCs w:val="22"/>
        </w:rPr>
        <w:t xml:space="preserve"> DOI without giving one. Please mint the </w:t>
      </w:r>
      <w:proofErr w:type="spellStart"/>
      <w:r w:rsidRPr="00DC2F15">
        <w:rPr>
          <w:rFonts w:ascii="Segoe UI" w:hAnsi="Segoe UI" w:cs="Segoe UI"/>
          <w:i/>
          <w:color w:val="C00000"/>
          <w:sz w:val="22"/>
          <w:szCs w:val="22"/>
        </w:rPr>
        <w:lastRenderedPageBreak/>
        <w:t>Zenodo</w:t>
      </w:r>
      <w:proofErr w:type="spellEnd"/>
      <w:r w:rsidRPr="00DC2F15">
        <w:rPr>
          <w:rFonts w:ascii="Segoe UI" w:hAnsi="Segoe UI" w:cs="Segoe UI"/>
          <w:i/>
          <w:color w:val="C00000"/>
          <w:sz w:val="22"/>
          <w:szCs w:val="22"/>
        </w:rPr>
        <w:t xml:space="preserve"> DOIs and cite them. (b) MIAME/MINSEQE compliance is not stated and is required for reused microarray and sequencing data. (c) The deposited code must be accompanied by installation instructions, a manual, a worked usage example and sample input/output. (d) On your own open question about depositing ~2,000 datasets of ~1 GB: a defensible and finite answer is to deposit the 87-metric table, the polarity table, the per-strategy gene lists and the harmonized matrices for the eight best approaches only, togethe</w:t>
      </w:r>
      <w:r w:rsidRPr="00DC2F15">
        <w:rPr>
          <w:rFonts w:ascii="Segoe UI" w:hAnsi="Segoe UI" w:cs="Segoe UI"/>
          <w:i/>
          <w:color w:val="C00000"/>
          <w:sz w:val="22"/>
          <w:szCs w:val="22"/>
        </w:rPr>
        <w:t>r with the pipeline and a container image sufficient to regenerate the rest — and to state that in the manuscript.</w:t>
      </w:r>
      <w:r w:rsidR="000E0D02">
        <w:rPr>
          <w:rFonts w:ascii="Segoe UI" w:hAnsi="Segoe UI" w:cs="Segoe UI"/>
          <w:i/>
          <w:color w:val="C00000"/>
          <w:sz w:val="22"/>
          <w:szCs w:val="22"/>
        </w:rPr>
        <w:t xml:space="preserve"> </w:t>
      </w:r>
      <w:r w:rsidR="005B03C7">
        <w:rPr>
          <w:rFonts w:ascii="Segoe UI" w:hAnsi="Segoe UI" w:cs="Segoe UI"/>
          <w:i/>
          <w:color w:val="C00000"/>
          <w:sz w:val="22"/>
          <w:szCs w:val="22"/>
        </w:rPr>
        <w:t>‘</w:t>
      </w:r>
      <w:r w:rsidR="000E0D02">
        <w:rPr>
          <w:rFonts w:ascii="Segoe UI" w:hAnsi="Segoe UI" w:cs="Segoe UI"/>
          <w:i/>
          <w:color w:val="C00000"/>
          <w:sz w:val="22"/>
          <w:szCs w:val="22"/>
        </w:rPr>
        <w:t>Daniil to Claude: this is for me to do</w:t>
      </w:r>
      <w:r w:rsidR="005B03C7">
        <w:rPr>
          <w:rFonts w:ascii="Segoe UI" w:hAnsi="Segoe UI" w:cs="Segoe UI"/>
          <w:i/>
          <w:color w:val="C00000"/>
          <w:sz w:val="22"/>
          <w:szCs w:val="22"/>
        </w:rPr>
        <w:t xml:space="preserve">. Also please note that the Extended Metrics Comparison part (word file and extended figures there) will be </w:t>
      </w:r>
      <w:r w:rsidR="007D29F2">
        <w:rPr>
          <w:rFonts w:ascii="Segoe UI" w:hAnsi="Segoe UI" w:cs="Segoe UI"/>
          <w:i/>
          <w:color w:val="C00000"/>
          <w:sz w:val="22"/>
          <w:szCs w:val="22"/>
        </w:rPr>
        <w:t xml:space="preserve">uploaded to GitHub and then to </w:t>
      </w:r>
      <w:proofErr w:type="spellStart"/>
      <w:r w:rsidR="007D29F2">
        <w:rPr>
          <w:rFonts w:ascii="Segoe UI" w:hAnsi="Segoe UI" w:cs="Segoe UI"/>
          <w:i/>
          <w:color w:val="C00000"/>
          <w:sz w:val="22"/>
          <w:szCs w:val="22"/>
        </w:rPr>
        <w:t>Zenodo</w:t>
      </w:r>
      <w:proofErr w:type="spellEnd"/>
      <w:r w:rsidR="007D29F2">
        <w:rPr>
          <w:rFonts w:ascii="Segoe UI" w:hAnsi="Segoe UI" w:cs="Segoe UI"/>
          <w:i/>
          <w:color w:val="C00000"/>
          <w:sz w:val="22"/>
          <w:szCs w:val="22"/>
        </w:rPr>
        <w:t xml:space="preserve"> by me. </w:t>
      </w:r>
      <w:proofErr w:type="gramStart"/>
      <w:r w:rsidR="007D29F2">
        <w:rPr>
          <w:rFonts w:ascii="Segoe UI" w:hAnsi="Segoe UI" w:cs="Segoe UI"/>
          <w:i/>
          <w:color w:val="C00000"/>
          <w:sz w:val="22"/>
          <w:szCs w:val="22"/>
        </w:rPr>
        <w:t>So</w:t>
      </w:r>
      <w:proofErr w:type="gramEnd"/>
      <w:r w:rsidR="007D29F2">
        <w:rPr>
          <w:rFonts w:ascii="Segoe UI" w:hAnsi="Segoe UI" w:cs="Segoe UI"/>
          <w:i/>
          <w:color w:val="C00000"/>
          <w:sz w:val="22"/>
          <w:szCs w:val="22"/>
        </w:rPr>
        <w:t xml:space="preserve"> they will appear </w:t>
      </w:r>
      <w:r w:rsidR="007444F8">
        <w:rPr>
          <w:rFonts w:ascii="Segoe UI" w:hAnsi="Segoe UI" w:cs="Segoe UI"/>
          <w:i/>
          <w:color w:val="C00000"/>
          <w:sz w:val="22"/>
          <w:szCs w:val="22"/>
        </w:rPr>
        <w:t>in the linked way to the article but outside the main or supplementary materials.</w:t>
      </w:r>
      <w:r w:rsidR="005B03C7">
        <w:rPr>
          <w:rFonts w:ascii="Segoe UI" w:hAnsi="Segoe UI" w:cs="Segoe UI"/>
          <w:i/>
          <w:color w:val="C00000"/>
          <w:sz w:val="22"/>
          <w:szCs w:val="22"/>
        </w:rPr>
        <w:t>’</w:t>
      </w:r>
      <w:r w:rsidR="000E0D02">
        <w:rPr>
          <w:rFonts w:ascii="Segoe UI" w:hAnsi="Segoe UI" w:cs="Segoe UI"/>
          <w:i/>
          <w:color w:val="C00000"/>
          <w:sz w:val="22"/>
          <w:szCs w:val="22"/>
        </w:rPr>
        <w:t>.</w:t>
      </w:r>
    </w:p>
    <w:p w14:paraId="071F11B7" w14:textId="2C1B8E46" w:rsidR="00D12DDA" w:rsidRPr="00DC2F15" w:rsidRDefault="00C9342D" w:rsidP="00DC2F15">
      <w:pPr>
        <w:spacing w:line="276" w:lineRule="auto"/>
        <w:rPr>
          <w:rFonts w:ascii="Segoe UI" w:hAnsi="Segoe UI" w:cs="Segoe UI"/>
          <w:sz w:val="22"/>
          <w:szCs w:val="22"/>
        </w:rPr>
      </w:pPr>
      <w:r w:rsidRPr="00DC2F15">
        <w:rPr>
          <w:rFonts w:ascii="Segoe UI" w:hAnsi="Segoe UI" w:cs="Segoe UI"/>
          <w:sz w:val="22"/>
          <w:szCs w:val="22"/>
        </w:rPr>
        <w:t>(</w:t>
      </w:r>
      <w:hyperlink r:id="rId23" w:history="1">
        <w:r w:rsidR="00D67010" w:rsidRPr="00DC2F15">
          <w:rPr>
            <w:rStyle w:val="Hyperlink"/>
            <w:rFonts w:ascii="Segoe UI" w:hAnsi="Segoe UI" w:cs="Segoe UI"/>
            <w:sz w:val="22"/>
            <w:szCs w:val="22"/>
          </w:rPr>
          <w:t>https://github.com/Nikit357/Shambhala2_fast</w:t>
        </w:r>
      </w:hyperlink>
      <w:r w:rsidR="004473B3" w:rsidRPr="00DC2F15">
        <w:rPr>
          <w:rFonts w:ascii="Segoe UI" w:hAnsi="Segoe UI" w:cs="Segoe UI"/>
          <w:sz w:val="22"/>
          <w:szCs w:val="22"/>
        </w:rPr>
        <w:t xml:space="preserve"> </w:t>
      </w:r>
      <w:r w:rsidR="00176B9A" w:rsidRPr="00DC2F15">
        <w:rPr>
          <w:rFonts w:ascii="Segoe UI" w:hAnsi="Segoe UI" w:cs="Segoe UI"/>
          <w:sz w:val="22"/>
          <w:szCs w:val="22"/>
        </w:rPr>
        <w:t xml:space="preserve">– </w:t>
      </w:r>
      <w:r w:rsidR="00176B9A" w:rsidRPr="00DC2F15">
        <w:rPr>
          <w:rFonts w:ascii="Segoe UI" w:hAnsi="Segoe UI" w:cs="Segoe UI"/>
          <w:i/>
          <w:iCs/>
          <w:sz w:val="22"/>
          <w:szCs w:val="22"/>
        </w:rPr>
        <w:t>create a repository!</w:t>
      </w:r>
      <w:r w:rsidR="00176B9A" w:rsidRPr="00DC2F15">
        <w:rPr>
          <w:rFonts w:ascii="Segoe UI" w:hAnsi="Segoe UI" w:cs="Segoe UI"/>
          <w:sz w:val="22"/>
          <w:szCs w:val="22"/>
        </w:rPr>
        <w:t xml:space="preserve">). </w:t>
      </w:r>
    </w:p>
    <w:p w14:paraId="26BE8241" w14:textId="77777777" w:rsidR="00176B9A" w:rsidRPr="00DC2F15" w:rsidRDefault="00176B9A" w:rsidP="00DC2F15">
      <w:pPr>
        <w:spacing w:line="276" w:lineRule="auto"/>
        <w:rPr>
          <w:rFonts w:ascii="Segoe UI" w:hAnsi="Segoe UI" w:cs="Segoe UI"/>
          <w:sz w:val="22"/>
          <w:szCs w:val="22"/>
        </w:rPr>
      </w:pPr>
    </w:p>
    <w:p w14:paraId="2350B30F" w14:textId="5FA80A2A" w:rsidR="00176B9A" w:rsidRPr="00DC2F15" w:rsidRDefault="00176B9A" w:rsidP="00DC2F15">
      <w:pPr>
        <w:spacing w:line="276" w:lineRule="auto"/>
        <w:rPr>
          <w:rFonts w:ascii="Segoe UI" w:hAnsi="Segoe UI" w:cs="Segoe UI"/>
          <w:sz w:val="22"/>
          <w:szCs w:val="22"/>
        </w:rPr>
      </w:pPr>
      <w:r w:rsidRPr="00DC2F15">
        <w:rPr>
          <w:rFonts w:ascii="Segoe UI" w:hAnsi="Segoe UI" w:cs="Segoe UI"/>
          <w:sz w:val="22"/>
          <w:szCs w:val="22"/>
        </w:rPr>
        <w:t xml:space="preserve">All the repositories are available for peer review and archived with a permanent DOI at </w:t>
      </w:r>
      <w:proofErr w:type="spellStart"/>
      <w:r w:rsidRPr="00DC2F15">
        <w:rPr>
          <w:rFonts w:ascii="Segoe UI" w:hAnsi="Segoe UI" w:cs="Segoe UI"/>
          <w:sz w:val="22"/>
          <w:szCs w:val="22"/>
        </w:rPr>
        <w:t>Zenodo</w:t>
      </w:r>
      <w:proofErr w:type="spellEnd"/>
      <w:r w:rsidRPr="00DC2F15">
        <w:rPr>
          <w:rFonts w:ascii="Segoe UI" w:hAnsi="Segoe UI" w:cs="Segoe UI"/>
          <w:sz w:val="22"/>
          <w:szCs w:val="22"/>
        </w:rPr>
        <w:t>.</w:t>
      </w:r>
    </w:p>
    <w:p w14:paraId="1226C3C9" w14:textId="77777777" w:rsidR="00D12DDA" w:rsidRPr="00DC2F15" w:rsidRDefault="00D12DDA" w:rsidP="00DC2F15">
      <w:pPr>
        <w:spacing w:line="276" w:lineRule="auto"/>
        <w:rPr>
          <w:rFonts w:ascii="Segoe UI" w:hAnsi="Segoe UI" w:cs="Segoe UI"/>
          <w:sz w:val="22"/>
          <w:szCs w:val="22"/>
        </w:rPr>
      </w:pPr>
    </w:p>
    <w:p w14:paraId="73EA8649" w14:textId="1EDF237B"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transcriptomic data </w:t>
      </w:r>
      <w:r w:rsidR="005841A0" w:rsidRPr="00DC2F15">
        <w:rPr>
          <w:rFonts w:ascii="Segoe UI" w:hAnsi="Segoe UI" w:cs="Segoe UI"/>
          <w:sz w:val="22"/>
          <w:szCs w:val="22"/>
        </w:rPr>
        <w:t>analyzed</w:t>
      </w:r>
      <w:r w:rsidRPr="00DC2F15">
        <w:rPr>
          <w:rFonts w:ascii="Segoe UI" w:hAnsi="Segoe UI" w:cs="Segoe UI"/>
          <w:sz w:val="22"/>
          <w:szCs w:val="22"/>
        </w:rPr>
        <w:t xml:space="preserve"> in this study derive from publicly available germinal-</w:t>
      </w:r>
      <w:r w:rsidR="00746A13">
        <w:rPr>
          <w:rFonts w:ascii="Segoe UI" w:hAnsi="Segoe UI" w:cs="Segoe UI"/>
          <w:sz w:val="22"/>
          <w:szCs w:val="22"/>
        </w:rPr>
        <w:t>center</w:t>
      </w:r>
      <w:r w:rsidRPr="00DC2F15">
        <w:rPr>
          <w:rFonts w:ascii="Segoe UI" w:hAnsi="Segoe UI" w:cs="Segoe UI"/>
          <w:sz w:val="22"/>
          <w:szCs w:val="22"/>
        </w:rPr>
        <w:t xml:space="preserve"> B-cell lymphoma cohorts; their repository accession numbers (GEO / </w:t>
      </w:r>
      <w:proofErr w:type="spellStart"/>
      <w:r w:rsidRPr="00DC2F15">
        <w:rPr>
          <w:rFonts w:ascii="Segoe UI" w:hAnsi="Segoe UI" w:cs="Segoe UI"/>
          <w:sz w:val="22"/>
          <w:szCs w:val="22"/>
        </w:rPr>
        <w:t>ArrayExpress</w:t>
      </w:r>
      <w:proofErr w:type="spellEnd"/>
      <w:r w:rsidRPr="00DC2F15">
        <w:rPr>
          <w:rFonts w:ascii="Segoe UI" w:hAnsi="Segoe UI" w:cs="Segoe UI"/>
          <w:sz w:val="22"/>
          <w:szCs w:val="22"/>
        </w:rPr>
        <w:t xml:space="preserve"> / SRA) </w:t>
      </w:r>
      <w:r w:rsidRPr="00DC2F15">
        <w:rPr>
          <w:rFonts w:ascii="Segoe UI" w:hAnsi="Segoe UI" w:cs="Segoe UI"/>
          <w:sz w:val="22"/>
          <w:szCs w:val="22"/>
        </w:rPr>
        <w:t>are listed in Supplementary File 1</w:t>
      </w:r>
      <w:r w:rsidRPr="00DC2F15">
        <w:rPr>
          <w:rFonts w:ascii="Segoe UI" w:hAnsi="Segoe UI" w:cs="Segoe UI"/>
          <w:sz w:val="22"/>
          <w:szCs w:val="22"/>
        </w:rPr>
        <w:t>. Processed expression matrices and the harmonization metric tables generated for this study have been deposited in a public repository issuing a permanent DOI</w:t>
      </w:r>
      <w:r w:rsidR="00552A32" w:rsidRPr="00DC2F15">
        <w:rPr>
          <w:rFonts w:ascii="Segoe UI" w:hAnsi="Segoe UI" w:cs="Segoe UI"/>
          <w:sz w:val="22"/>
          <w:szCs w:val="22"/>
        </w:rPr>
        <w:t xml:space="preserve"> and are accessible via the links ….</w:t>
      </w:r>
    </w:p>
    <w:p w14:paraId="6F08C06B" w14:textId="77777777" w:rsidR="004473B3" w:rsidRPr="00DC2F15" w:rsidRDefault="004473B3" w:rsidP="00DC2F15">
      <w:pPr>
        <w:spacing w:line="276" w:lineRule="auto"/>
        <w:rPr>
          <w:rFonts w:ascii="Segoe UI" w:hAnsi="Segoe UI" w:cs="Segoe UI"/>
          <w:sz w:val="22"/>
          <w:szCs w:val="22"/>
        </w:rPr>
      </w:pPr>
    </w:p>
    <w:p w14:paraId="12D090C2" w14:textId="78328936" w:rsidR="004473B3" w:rsidRPr="00DC2F15" w:rsidRDefault="005B724F" w:rsidP="00DC2F15">
      <w:pPr>
        <w:spacing w:line="276" w:lineRule="auto"/>
        <w:rPr>
          <w:rFonts w:ascii="Segoe UI" w:hAnsi="Segoe UI" w:cs="Segoe UI"/>
          <w:sz w:val="22"/>
          <w:szCs w:val="22"/>
        </w:rPr>
      </w:pPr>
      <w:r w:rsidRPr="00DC2F15">
        <w:rPr>
          <w:rFonts w:ascii="Segoe UI" w:hAnsi="Segoe UI" w:cs="Segoe UI"/>
          <w:sz w:val="22"/>
          <w:szCs w:val="22"/>
        </w:rPr>
        <w:t xml:space="preserve">All the harmonization approaches expression and annotation files have been deposited in </w:t>
      </w:r>
      <w:proofErr w:type="spellStart"/>
      <w:r w:rsidRPr="00DC2F15">
        <w:rPr>
          <w:rFonts w:ascii="Segoe UI" w:hAnsi="Segoe UI" w:cs="Segoe UI"/>
          <w:sz w:val="22"/>
          <w:szCs w:val="22"/>
        </w:rPr>
        <w:t>Zenodo</w:t>
      </w:r>
      <w:proofErr w:type="spellEnd"/>
      <w:r w:rsidRPr="00DC2F15">
        <w:rPr>
          <w:rFonts w:ascii="Segoe UI" w:hAnsi="Segoe UI" w:cs="Segoe UI"/>
          <w:sz w:val="22"/>
          <w:szCs w:val="22"/>
        </w:rPr>
        <w:t xml:space="preserve"> under the links</w:t>
      </w:r>
      <w:proofErr w:type="gramStart"/>
      <w:r w:rsidRPr="00DC2F15">
        <w:rPr>
          <w:rFonts w:ascii="Segoe UI" w:hAnsi="Segoe UI" w:cs="Segoe UI"/>
          <w:sz w:val="22"/>
          <w:szCs w:val="22"/>
        </w:rPr>
        <w:t xml:space="preserve"> ..</w:t>
      </w:r>
      <w:proofErr w:type="gramEnd"/>
      <w:r w:rsidRPr="00DC2F15">
        <w:rPr>
          <w:rFonts w:ascii="Segoe UI" w:hAnsi="Segoe UI" w:cs="Segoe UI"/>
          <w:sz w:val="22"/>
          <w:szCs w:val="22"/>
        </w:rPr>
        <w:t xml:space="preserve"> (check whether it’s possible to deposit 2000 datasets 1Gb each!).</w:t>
      </w:r>
    </w:p>
    <w:p w14:paraId="45339B6C" w14:textId="77777777" w:rsidR="00145E2E" w:rsidRPr="00DC2F15" w:rsidRDefault="00145E2E" w:rsidP="00DC2F15">
      <w:pPr>
        <w:spacing w:line="276" w:lineRule="auto"/>
        <w:rPr>
          <w:rFonts w:ascii="Segoe UI" w:hAnsi="Segoe UI" w:cs="Segoe UI"/>
          <w:sz w:val="22"/>
          <w:szCs w:val="22"/>
        </w:rPr>
      </w:pPr>
    </w:p>
    <w:p w14:paraId="27458D30" w14:textId="5985E134" w:rsidR="00145E2E" w:rsidRPr="00590A38" w:rsidRDefault="00145E2E" w:rsidP="00DC2F15">
      <w:pPr>
        <w:spacing w:line="276" w:lineRule="auto"/>
        <w:rPr>
          <w:rFonts w:ascii="Segoe UI" w:hAnsi="Segoe UI" w:cs="Segoe UI"/>
          <w:i/>
          <w:iCs/>
          <w:sz w:val="22"/>
          <w:szCs w:val="22"/>
          <w:lang w:val="ru-RU"/>
        </w:rPr>
      </w:pPr>
      <w:r w:rsidRPr="00DC2F15">
        <w:rPr>
          <w:rFonts w:ascii="Segoe UI" w:hAnsi="Segoe UI" w:cs="Segoe UI"/>
          <w:i/>
          <w:iCs/>
          <w:sz w:val="22"/>
          <w:szCs w:val="22"/>
          <w:lang w:val="ru-RU"/>
        </w:rPr>
        <w:t>Не</w:t>
      </w:r>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забыть</w:t>
      </w:r>
      <w:r w:rsidRPr="00590A38">
        <w:rPr>
          <w:rFonts w:ascii="Segoe UI" w:hAnsi="Segoe UI" w:cs="Segoe UI"/>
          <w:i/>
          <w:iCs/>
          <w:sz w:val="22"/>
          <w:szCs w:val="22"/>
          <w:lang w:val="ru-RU"/>
        </w:rPr>
        <w:t xml:space="preserve"> </w:t>
      </w:r>
      <w:proofErr w:type="gramStart"/>
      <w:r w:rsidRPr="00DC2F15">
        <w:rPr>
          <w:rFonts w:ascii="Segoe UI" w:hAnsi="Segoe UI" w:cs="Segoe UI"/>
          <w:i/>
          <w:iCs/>
          <w:sz w:val="22"/>
          <w:szCs w:val="22"/>
          <w:lang w:val="ru-RU"/>
        </w:rPr>
        <w:t>про</w:t>
      </w:r>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докер</w:t>
      </w:r>
      <w:proofErr w:type="gramEnd"/>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образ</w:t>
      </w:r>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для</w:t>
      </w:r>
      <w:r w:rsidRPr="00590A38">
        <w:rPr>
          <w:rFonts w:ascii="Segoe UI" w:hAnsi="Segoe UI" w:cs="Segoe UI"/>
          <w:i/>
          <w:iCs/>
          <w:sz w:val="22"/>
          <w:szCs w:val="22"/>
          <w:lang w:val="ru-RU"/>
        </w:rPr>
        <w:t xml:space="preserve"> </w:t>
      </w:r>
      <w:proofErr w:type="spellStart"/>
      <w:r w:rsidRPr="00DC2F15">
        <w:rPr>
          <w:rFonts w:ascii="Segoe UI" w:hAnsi="Segoe UI" w:cs="Segoe UI"/>
          <w:i/>
          <w:iCs/>
          <w:sz w:val="22"/>
          <w:szCs w:val="22"/>
        </w:rPr>
        <w:t>ComboBatch</w:t>
      </w:r>
      <w:proofErr w:type="spellEnd"/>
      <w:r w:rsidR="004473B3" w:rsidRPr="00590A38">
        <w:rPr>
          <w:rFonts w:ascii="Segoe UI" w:hAnsi="Segoe UI" w:cs="Segoe UI"/>
          <w:i/>
          <w:iCs/>
          <w:sz w:val="22"/>
          <w:szCs w:val="22"/>
          <w:lang w:val="ru-RU"/>
        </w:rPr>
        <w:t>!!!</w:t>
      </w:r>
    </w:p>
    <w:p w14:paraId="0069ECD2" w14:textId="77777777" w:rsidR="00145E2E" w:rsidRPr="00590A38" w:rsidRDefault="00145E2E" w:rsidP="00DC2F15">
      <w:pPr>
        <w:spacing w:line="276" w:lineRule="auto"/>
        <w:rPr>
          <w:rFonts w:ascii="Segoe UI" w:hAnsi="Segoe UI" w:cs="Segoe UI"/>
          <w:sz w:val="22"/>
          <w:szCs w:val="22"/>
          <w:lang w:val="ru-RU"/>
        </w:rPr>
      </w:pPr>
    </w:p>
    <w:p w14:paraId="7DDB82BD"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REFERENCES</w:t>
      </w:r>
    </w:p>
    <w:p w14:paraId="3C5DE2DF"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1. Yu ... et al. [Full title]. [Journal abbrev.] 2024; [vol]: [pages]. [DOI].  — 'algorithmic hallucination'.</w:t>
      </w:r>
    </w:p>
    <w:p w14:paraId="78D56AFC"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2. Dawood ... et al. [Full title]. [Journal abbrev.] 2024; [vol]: [pages]. [DOI].  — digital-pathology AUC collapse.</w:t>
      </w:r>
    </w:p>
    <w:p w14:paraId="2E764DEB"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3. </w:t>
      </w:r>
      <w:proofErr w:type="spellStart"/>
      <w:r w:rsidRPr="00DC2F15">
        <w:rPr>
          <w:rFonts w:ascii="Segoe UI" w:hAnsi="Segoe UI" w:cs="Segoe UI"/>
          <w:sz w:val="22"/>
          <w:szCs w:val="22"/>
        </w:rPr>
        <w:t>Haghverdi</w:t>
      </w:r>
      <w:proofErr w:type="spellEnd"/>
      <w:r w:rsidRPr="00DC2F15">
        <w:rPr>
          <w:rFonts w:ascii="Segoe UI" w:hAnsi="Segoe UI" w:cs="Segoe UI"/>
          <w:sz w:val="22"/>
          <w:szCs w:val="22"/>
        </w:rPr>
        <w:t xml:space="preserve"> L, Lun ATL, Morgan MD and Marioni JC. [Full title — MNN batch correction]. Nat. </w:t>
      </w:r>
      <w:proofErr w:type="spellStart"/>
      <w:r w:rsidRPr="00DC2F15">
        <w:rPr>
          <w:rFonts w:ascii="Segoe UI" w:hAnsi="Segoe UI" w:cs="Segoe UI"/>
          <w:sz w:val="22"/>
          <w:szCs w:val="22"/>
        </w:rPr>
        <w:t>Biotechnol</w:t>
      </w:r>
      <w:proofErr w:type="spellEnd"/>
      <w:r w:rsidRPr="00DC2F15">
        <w:rPr>
          <w:rFonts w:ascii="Segoe UI" w:hAnsi="Segoe UI" w:cs="Segoe UI"/>
          <w:sz w:val="22"/>
          <w:szCs w:val="22"/>
        </w:rPr>
        <w:t>. 2018; 36: 421–427. https://doi.org/10.1038/nbt.4091.</w:t>
      </w:r>
    </w:p>
    <w:p w14:paraId="0B97FA54"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4. Leek JT and </w:t>
      </w:r>
      <w:proofErr w:type="spellStart"/>
      <w:r w:rsidRPr="00DC2F15">
        <w:rPr>
          <w:rFonts w:ascii="Segoe UI" w:hAnsi="Segoe UI" w:cs="Segoe UI"/>
          <w:sz w:val="22"/>
          <w:szCs w:val="22"/>
        </w:rPr>
        <w:t>Storey</w:t>
      </w:r>
      <w:proofErr w:type="spellEnd"/>
      <w:r w:rsidRPr="00DC2F15">
        <w:rPr>
          <w:rFonts w:ascii="Segoe UI" w:hAnsi="Segoe UI" w:cs="Segoe UI"/>
          <w:sz w:val="22"/>
          <w:szCs w:val="22"/>
        </w:rPr>
        <w:t xml:space="preserve"> JD. [Full title — surrogate variable analysis]. </w:t>
      </w:r>
      <w:proofErr w:type="spellStart"/>
      <w:r w:rsidRPr="00DC2F15">
        <w:rPr>
          <w:rFonts w:ascii="Segoe UI" w:hAnsi="Segoe UI" w:cs="Segoe UI"/>
          <w:sz w:val="22"/>
          <w:szCs w:val="22"/>
        </w:rPr>
        <w:t>PLoS</w:t>
      </w:r>
      <w:proofErr w:type="spellEnd"/>
      <w:r w:rsidRPr="00DC2F15">
        <w:rPr>
          <w:rFonts w:ascii="Segoe UI" w:hAnsi="Segoe UI" w:cs="Segoe UI"/>
          <w:sz w:val="22"/>
          <w:szCs w:val="22"/>
        </w:rPr>
        <w:t xml:space="preserve"> Genet. 2007; 3: e161. https://doi.org/10.1371/journal.pgen.0030161.</w:t>
      </w:r>
    </w:p>
    <w:p w14:paraId="606B26B4"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5. Franks JM, Cai G and Whitfield ML. [Full title — feature-specific quantile normalization]. Bioinformatics 2018; 34: 1972–1979. https://doi.org/10.1093/bioinformatics/bty026.</w:t>
      </w:r>
    </w:p>
    <w:p w14:paraId="69338824" w14:textId="77777777" w:rsidR="00C36DC9" w:rsidRPr="00DC2F15" w:rsidRDefault="00C36DC9" w:rsidP="00DC2F15">
      <w:pPr>
        <w:spacing w:line="276" w:lineRule="auto"/>
        <w:rPr>
          <w:rFonts w:ascii="Segoe UI" w:hAnsi="Segoe UI" w:cs="Segoe UI"/>
          <w:sz w:val="22"/>
          <w:szCs w:val="22"/>
        </w:rPr>
      </w:pPr>
    </w:p>
    <w:sdt>
      <w:sdtPr>
        <w:rPr>
          <w:rFonts w:ascii="Segoe UI" w:hAnsi="Segoe UI" w:cs="Segoe UI"/>
          <w:color w:val="000000"/>
          <w:sz w:val="22"/>
          <w:szCs w:val="22"/>
        </w:rPr>
        <w:tag w:val="MENDELEY_BIBLIOGRAPHY"/>
        <w:id w:val="1134992485"/>
        <w:placeholder>
          <w:docPart w:val="DefaultPlaceholder_-1854013440"/>
        </w:placeholder>
      </w:sdtPr>
      <w:sdtEndPr/>
      <w:sdtContent>
        <w:p w14:paraId="6D3ABEE4" w14:textId="77777777" w:rsidR="00B25B04" w:rsidRPr="00DC2F15" w:rsidRDefault="00B25B04" w:rsidP="00DC2F15">
          <w:pPr>
            <w:autoSpaceDE w:val="0"/>
            <w:autoSpaceDN w:val="0"/>
            <w:spacing w:line="276" w:lineRule="auto"/>
            <w:ind w:hanging="480"/>
            <w:divId w:val="1188443333"/>
            <w:rPr>
              <w:rFonts w:ascii="Segoe UI" w:hAnsi="Segoe UI" w:cs="Segoe UI"/>
              <w:color w:val="000000"/>
              <w:sz w:val="22"/>
              <w:szCs w:val="22"/>
            </w:rPr>
          </w:pPr>
          <w:r w:rsidRPr="00DC2F15">
            <w:rPr>
              <w:rFonts w:ascii="Segoe UI" w:hAnsi="Segoe UI" w:cs="Segoe UI"/>
              <w:color w:val="000000"/>
              <w:sz w:val="22"/>
              <w:szCs w:val="22"/>
            </w:rPr>
            <w:t xml:space="preserve">1. </w:t>
          </w:r>
          <w:proofErr w:type="spellStart"/>
          <w:proofErr w:type="gramStart"/>
          <w:r w:rsidRPr="00DC2F15">
            <w:rPr>
              <w:rFonts w:ascii="Segoe UI" w:hAnsi="Segoe UI" w:cs="Segoe UI"/>
              <w:color w:val="000000"/>
              <w:sz w:val="22"/>
              <w:szCs w:val="22"/>
            </w:rPr>
            <w:t>Yu,Y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Zheng,Y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Shi,L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Assessing and mitigating batch effects in large-scale omics studies.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25</w:t>
          </w:r>
          <w:r w:rsidRPr="00DC2F15">
            <w:rPr>
              <w:rFonts w:ascii="Segoe UI" w:hAnsi="Segoe UI" w:cs="Segoe UI"/>
              <w:color w:val="000000"/>
              <w:sz w:val="22"/>
              <w:szCs w:val="22"/>
            </w:rPr>
            <w:t>, 254.</w:t>
          </w:r>
        </w:p>
        <w:p w14:paraId="01BA1550" w14:textId="77777777" w:rsidR="00B25B04" w:rsidRPr="00DC2F15" w:rsidRDefault="00B25B04" w:rsidP="00DC2F15">
          <w:pPr>
            <w:autoSpaceDE w:val="0"/>
            <w:autoSpaceDN w:val="0"/>
            <w:spacing w:line="276" w:lineRule="auto"/>
            <w:ind w:hanging="480"/>
            <w:divId w:val="2027291378"/>
            <w:rPr>
              <w:rFonts w:ascii="Segoe UI" w:hAnsi="Segoe UI" w:cs="Segoe UI"/>
              <w:color w:val="000000"/>
              <w:sz w:val="22"/>
              <w:szCs w:val="22"/>
            </w:rPr>
          </w:pPr>
          <w:r w:rsidRPr="00DC2F15">
            <w:rPr>
              <w:rFonts w:ascii="Segoe UI" w:hAnsi="Segoe UI" w:cs="Segoe UI"/>
              <w:color w:val="000000"/>
              <w:sz w:val="22"/>
              <w:szCs w:val="22"/>
            </w:rPr>
            <w:t xml:space="preserve">2. </w:t>
          </w:r>
          <w:proofErr w:type="spellStart"/>
          <w:proofErr w:type="gramStart"/>
          <w:r w:rsidRPr="00DC2F15">
            <w:rPr>
              <w:rFonts w:ascii="Segoe UI" w:hAnsi="Segoe UI" w:cs="Segoe UI"/>
              <w:color w:val="000000"/>
              <w:sz w:val="22"/>
              <w:szCs w:val="22"/>
            </w:rPr>
            <w:t>Dawood,M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Branson,K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Tejpar,S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Rajpoot,N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Minhas,F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ul A.A. (2026) Confounding factors and biases abound when predicting molecular biomarkers from histological images. </w:t>
          </w:r>
          <w:r w:rsidRPr="00DC2F15">
            <w:rPr>
              <w:rFonts w:ascii="Segoe UI" w:hAnsi="Segoe UI" w:cs="Segoe UI"/>
              <w:i/>
              <w:iCs/>
              <w:color w:val="000000"/>
              <w:sz w:val="22"/>
              <w:szCs w:val="22"/>
            </w:rPr>
            <w:t>Nature Biomedical Engineering 2026</w:t>
          </w:r>
          <w:r w:rsidRPr="00DC2F15">
            <w:rPr>
              <w:rFonts w:ascii="Segoe UI" w:hAnsi="Segoe UI" w:cs="Segoe UI"/>
              <w:color w:val="000000"/>
              <w:sz w:val="22"/>
              <w:szCs w:val="22"/>
            </w:rPr>
            <w:t>, 10.1038/s41551-026-01616-8.</w:t>
          </w:r>
        </w:p>
        <w:p w14:paraId="5AD04181" w14:textId="77777777" w:rsidR="00B25B04" w:rsidRPr="00DC2F15" w:rsidRDefault="00B25B04" w:rsidP="00DC2F15">
          <w:pPr>
            <w:autoSpaceDE w:val="0"/>
            <w:autoSpaceDN w:val="0"/>
            <w:spacing w:line="276" w:lineRule="auto"/>
            <w:ind w:hanging="480"/>
            <w:divId w:val="29767540"/>
            <w:rPr>
              <w:rFonts w:ascii="Segoe UI" w:hAnsi="Segoe UI" w:cs="Segoe UI"/>
              <w:color w:val="000000"/>
              <w:sz w:val="22"/>
              <w:szCs w:val="22"/>
            </w:rPr>
          </w:pPr>
          <w:r w:rsidRPr="00DC2F15">
            <w:rPr>
              <w:rFonts w:ascii="Segoe UI" w:hAnsi="Segoe UI" w:cs="Segoe UI"/>
              <w:color w:val="000000"/>
              <w:sz w:val="22"/>
              <w:szCs w:val="22"/>
            </w:rPr>
            <w:t xml:space="preserve">3. </w:t>
          </w:r>
          <w:proofErr w:type="spellStart"/>
          <w:proofErr w:type="gramStart"/>
          <w:r w:rsidRPr="00DC2F15">
            <w:rPr>
              <w:rFonts w:ascii="Segoe UI" w:hAnsi="Segoe UI" w:cs="Segoe UI"/>
              <w:color w:val="000000"/>
              <w:sz w:val="22"/>
              <w:szCs w:val="22"/>
            </w:rPr>
            <w:t>Zhang,Z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Hernandez,K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Savage,J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Miller,D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Agrawal,S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Ortuno,F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Staudt,L.M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Heath,A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Grossman,R.L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Uniform genomic data analysis in the NCI Genomic Data Commons. </w:t>
          </w:r>
          <w:r w:rsidRPr="00DC2F15">
            <w:rPr>
              <w:rFonts w:ascii="Segoe UI" w:hAnsi="Segoe UI" w:cs="Segoe UI"/>
              <w:i/>
              <w:iCs/>
              <w:color w:val="000000"/>
              <w:sz w:val="22"/>
              <w:szCs w:val="22"/>
            </w:rPr>
            <w:t>Nat. Commun.</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 1226.</w:t>
          </w:r>
        </w:p>
        <w:p w14:paraId="026DC87D" w14:textId="77777777" w:rsidR="00B25B04" w:rsidRPr="00DC2F15" w:rsidRDefault="00B25B04" w:rsidP="00DC2F15">
          <w:pPr>
            <w:autoSpaceDE w:val="0"/>
            <w:autoSpaceDN w:val="0"/>
            <w:spacing w:line="276" w:lineRule="auto"/>
            <w:ind w:hanging="480"/>
            <w:divId w:val="767887799"/>
            <w:rPr>
              <w:rFonts w:ascii="Segoe UI" w:hAnsi="Segoe UI" w:cs="Segoe UI"/>
              <w:color w:val="000000"/>
              <w:sz w:val="22"/>
              <w:szCs w:val="22"/>
            </w:rPr>
          </w:pPr>
          <w:r w:rsidRPr="00DC2F15">
            <w:rPr>
              <w:rFonts w:ascii="Segoe UI" w:hAnsi="Segoe UI" w:cs="Segoe UI"/>
              <w:color w:val="000000"/>
              <w:sz w:val="22"/>
              <w:szCs w:val="22"/>
            </w:rPr>
            <w:t xml:space="preserve">4. </w:t>
          </w:r>
          <w:proofErr w:type="spellStart"/>
          <w:proofErr w:type="gramStart"/>
          <w:r w:rsidRPr="00DC2F15">
            <w:rPr>
              <w:rFonts w:ascii="Segoe UI" w:hAnsi="Segoe UI" w:cs="Segoe UI"/>
              <w:color w:val="000000"/>
              <w:sz w:val="22"/>
              <w:szCs w:val="22"/>
            </w:rPr>
            <w:t>Cho,M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Tang,G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Rogers,C.S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Dove,M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(2026) </w:t>
          </w:r>
          <w:proofErr w:type="spellStart"/>
          <w:r w:rsidRPr="00DC2F15">
            <w:rPr>
              <w:rFonts w:ascii="Segoe UI" w:hAnsi="Segoe UI" w:cs="Segoe UI"/>
              <w:color w:val="000000"/>
              <w:sz w:val="22"/>
              <w:szCs w:val="22"/>
            </w:rPr>
            <w:t>OncoDB</w:t>
          </w:r>
          <w:proofErr w:type="spellEnd"/>
          <w:r w:rsidRPr="00DC2F15">
            <w:rPr>
              <w:rFonts w:ascii="Segoe UI" w:hAnsi="Segoe UI" w:cs="Segoe UI"/>
              <w:color w:val="000000"/>
              <w:sz w:val="22"/>
              <w:szCs w:val="22"/>
            </w:rPr>
            <w:t xml:space="preserve"> 2.0: a comprehensive platform for integrated pan-cancer omics analysis. </w:t>
          </w:r>
          <w:r w:rsidRPr="00DC2F15">
            <w:rPr>
              <w:rFonts w:ascii="Segoe UI" w:hAnsi="Segoe UI" w:cs="Segoe UI"/>
              <w:i/>
              <w:iCs/>
              <w:color w:val="000000"/>
              <w:sz w:val="22"/>
              <w:szCs w:val="22"/>
            </w:rPr>
            <w:t>Nucleic Acids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54</w:t>
          </w:r>
          <w:r w:rsidRPr="00DC2F15">
            <w:rPr>
              <w:rFonts w:ascii="Segoe UI" w:hAnsi="Segoe UI" w:cs="Segoe UI"/>
              <w:color w:val="000000"/>
              <w:sz w:val="22"/>
              <w:szCs w:val="22"/>
            </w:rPr>
            <w:t>, D1537–D1544.</w:t>
          </w:r>
        </w:p>
        <w:p w14:paraId="48B106A0" w14:textId="77777777" w:rsidR="00B25B04" w:rsidRPr="00DC2F15" w:rsidRDefault="00B25B04" w:rsidP="00DC2F15">
          <w:pPr>
            <w:autoSpaceDE w:val="0"/>
            <w:autoSpaceDN w:val="0"/>
            <w:spacing w:line="276" w:lineRule="auto"/>
            <w:ind w:hanging="480"/>
            <w:divId w:val="370763180"/>
            <w:rPr>
              <w:rFonts w:ascii="Segoe UI" w:hAnsi="Segoe UI" w:cs="Segoe UI"/>
              <w:color w:val="000000"/>
              <w:sz w:val="22"/>
              <w:szCs w:val="22"/>
            </w:rPr>
          </w:pPr>
          <w:r w:rsidRPr="00DC2F15">
            <w:rPr>
              <w:rFonts w:ascii="Segoe UI" w:hAnsi="Segoe UI" w:cs="Segoe UI"/>
              <w:color w:val="000000"/>
              <w:sz w:val="22"/>
              <w:szCs w:val="22"/>
            </w:rPr>
            <w:t xml:space="preserve">5. </w:t>
          </w:r>
          <w:proofErr w:type="spellStart"/>
          <w:proofErr w:type="gramStart"/>
          <w:r w:rsidRPr="00DC2F15">
            <w:rPr>
              <w:rFonts w:ascii="Segoe UI" w:hAnsi="Segoe UI" w:cs="Segoe UI"/>
              <w:color w:val="000000"/>
              <w:sz w:val="22"/>
              <w:szCs w:val="22"/>
            </w:rPr>
            <w:t>Zeng,J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Nie,Z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Xu,C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Fan,Z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Xiao,J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w:t>
          </w:r>
          <w:proofErr w:type="spellStart"/>
          <w:r w:rsidRPr="00DC2F15">
            <w:rPr>
              <w:rFonts w:ascii="Segoe UI" w:hAnsi="Segoe UI" w:cs="Segoe UI"/>
              <w:color w:val="000000"/>
              <w:sz w:val="22"/>
              <w:szCs w:val="22"/>
            </w:rPr>
            <w:t>CancerSCEM</w:t>
          </w:r>
          <w:proofErr w:type="spellEnd"/>
          <w:r w:rsidRPr="00DC2F15">
            <w:rPr>
              <w:rFonts w:ascii="Segoe UI" w:hAnsi="Segoe UI" w:cs="Segoe UI"/>
              <w:color w:val="000000"/>
              <w:sz w:val="22"/>
              <w:szCs w:val="22"/>
            </w:rPr>
            <w:t xml:space="preserve"> 2.0: an updated data resource of single-cell expression map across various human cancers. </w:t>
          </w:r>
          <w:r w:rsidRPr="00DC2F15">
            <w:rPr>
              <w:rFonts w:ascii="Segoe UI" w:hAnsi="Segoe UI" w:cs="Segoe UI"/>
              <w:i/>
              <w:iCs/>
              <w:color w:val="000000"/>
              <w:sz w:val="22"/>
              <w:szCs w:val="22"/>
            </w:rPr>
            <w:t>Nucleic Acids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53</w:t>
          </w:r>
          <w:r w:rsidRPr="00DC2F15">
            <w:rPr>
              <w:rFonts w:ascii="Segoe UI" w:hAnsi="Segoe UI" w:cs="Segoe UI"/>
              <w:color w:val="000000"/>
              <w:sz w:val="22"/>
              <w:szCs w:val="22"/>
            </w:rPr>
            <w:t>, D1278–D1286.</w:t>
          </w:r>
        </w:p>
        <w:p w14:paraId="4A581034" w14:textId="77777777" w:rsidR="00B25B04" w:rsidRPr="00DC2F15" w:rsidRDefault="00B25B04" w:rsidP="00DC2F15">
          <w:pPr>
            <w:autoSpaceDE w:val="0"/>
            <w:autoSpaceDN w:val="0"/>
            <w:spacing w:line="276" w:lineRule="auto"/>
            <w:ind w:hanging="480"/>
            <w:divId w:val="442959104"/>
            <w:rPr>
              <w:rFonts w:ascii="Segoe UI" w:hAnsi="Segoe UI" w:cs="Segoe UI"/>
              <w:color w:val="000000"/>
              <w:sz w:val="22"/>
              <w:szCs w:val="22"/>
            </w:rPr>
          </w:pPr>
          <w:r w:rsidRPr="00DC2F15">
            <w:rPr>
              <w:rFonts w:ascii="Segoe UI" w:hAnsi="Segoe UI" w:cs="Segoe UI"/>
              <w:color w:val="000000"/>
              <w:sz w:val="22"/>
              <w:szCs w:val="22"/>
            </w:rPr>
            <w:t xml:space="preserve">6. </w:t>
          </w:r>
          <w:proofErr w:type="spellStart"/>
          <w:proofErr w:type="gramStart"/>
          <w:r w:rsidRPr="00DC2F15">
            <w:rPr>
              <w:rFonts w:ascii="Segoe UI" w:hAnsi="Segoe UI" w:cs="Segoe UI"/>
              <w:color w:val="000000"/>
              <w:sz w:val="22"/>
              <w:szCs w:val="22"/>
            </w:rPr>
            <w:t>Liu,T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Qiao,H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Ren,L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Ye,X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Zou,Q</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Zhang,Y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Deciphering cancer therapy resistance via patient-level single-cell transcriptomics with </w:t>
          </w:r>
          <w:proofErr w:type="spellStart"/>
          <w:r w:rsidRPr="00DC2F15">
            <w:rPr>
              <w:rFonts w:ascii="Segoe UI" w:hAnsi="Segoe UI" w:cs="Segoe UI"/>
              <w:color w:val="000000"/>
              <w:sz w:val="22"/>
              <w:szCs w:val="22"/>
            </w:rPr>
            <w:t>CellResDB</w:t>
          </w:r>
          <w:proofErr w:type="spell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Commun.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1049.</w:t>
          </w:r>
        </w:p>
        <w:p w14:paraId="2F7270D6" w14:textId="77777777" w:rsidR="00B25B04" w:rsidRPr="00DC2F15" w:rsidRDefault="00B25B04" w:rsidP="00DC2F15">
          <w:pPr>
            <w:autoSpaceDE w:val="0"/>
            <w:autoSpaceDN w:val="0"/>
            <w:spacing w:line="276" w:lineRule="auto"/>
            <w:ind w:hanging="480"/>
            <w:divId w:val="1431395432"/>
            <w:rPr>
              <w:rFonts w:ascii="Segoe UI" w:hAnsi="Segoe UI" w:cs="Segoe UI"/>
              <w:color w:val="000000"/>
              <w:sz w:val="22"/>
              <w:szCs w:val="22"/>
            </w:rPr>
          </w:pPr>
          <w:r w:rsidRPr="00DC2F15">
            <w:rPr>
              <w:rFonts w:ascii="Segoe UI" w:hAnsi="Segoe UI" w:cs="Segoe UI"/>
              <w:color w:val="000000"/>
              <w:sz w:val="22"/>
              <w:szCs w:val="22"/>
            </w:rPr>
            <w:t xml:space="preserve">7. </w:t>
          </w:r>
          <w:proofErr w:type="spellStart"/>
          <w:proofErr w:type="gramStart"/>
          <w:r w:rsidRPr="00DC2F15">
            <w:rPr>
              <w:rFonts w:ascii="Segoe UI" w:hAnsi="Segoe UI" w:cs="Segoe UI"/>
              <w:color w:val="000000"/>
              <w:sz w:val="22"/>
              <w:szCs w:val="22"/>
            </w:rPr>
            <w:t>Raplee,I.D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Borkar,S.A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Yin,L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Venturi,G.M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Shen,J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Chang,K.F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Nepal,U</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Sleasman,J.W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Goodenow,M.M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The Role of Microarray in Modern Sequencing: Statistical Approach Matters in a Comparison Between Microarray and RNA-Seq. </w:t>
          </w:r>
          <w:proofErr w:type="spellStart"/>
          <w:r w:rsidRPr="00DC2F15">
            <w:rPr>
              <w:rFonts w:ascii="Segoe UI" w:hAnsi="Segoe UI" w:cs="Segoe UI"/>
              <w:i/>
              <w:iCs/>
              <w:color w:val="000000"/>
              <w:sz w:val="22"/>
              <w:szCs w:val="22"/>
            </w:rPr>
            <w:t>BioTech</w:t>
          </w:r>
          <w:proofErr w:type="spellEnd"/>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w:t>
          </w:r>
          <w:r w:rsidRPr="00DC2F15">
            <w:rPr>
              <w:rFonts w:ascii="Segoe UI" w:hAnsi="Segoe UI" w:cs="Segoe UI"/>
              <w:color w:val="000000"/>
              <w:sz w:val="22"/>
              <w:szCs w:val="22"/>
            </w:rPr>
            <w:t>, 55.</w:t>
          </w:r>
        </w:p>
        <w:p w14:paraId="545F8254" w14:textId="77777777" w:rsidR="00B25B04" w:rsidRPr="00DC2F15" w:rsidRDefault="00B25B04" w:rsidP="00DC2F15">
          <w:pPr>
            <w:autoSpaceDE w:val="0"/>
            <w:autoSpaceDN w:val="0"/>
            <w:spacing w:line="276" w:lineRule="auto"/>
            <w:ind w:hanging="480"/>
            <w:divId w:val="1368599754"/>
            <w:rPr>
              <w:rFonts w:ascii="Segoe UI" w:hAnsi="Segoe UI" w:cs="Segoe UI"/>
              <w:color w:val="000000"/>
              <w:sz w:val="22"/>
              <w:szCs w:val="22"/>
            </w:rPr>
          </w:pPr>
          <w:r w:rsidRPr="00DC2F15">
            <w:rPr>
              <w:rFonts w:ascii="Segoe UI" w:hAnsi="Segoe UI" w:cs="Segoe UI"/>
              <w:color w:val="000000"/>
              <w:sz w:val="22"/>
              <w:szCs w:val="22"/>
            </w:rPr>
            <w:t xml:space="preserve">8. </w:t>
          </w:r>
          <w:proofErr w:type="spellStart"/>
          <w:proofErr w:type="gramStart"/>
          <w:r w:rsidRPr="00DC2F15">
            <w:rPr>
              <w:rFonts w:ascii="Segoe UI" w:hAnsi="Segoe UI" w:cs="Segoe UI"/>
              <w:color w:val="000000"/>
              <w:sz w:val="22"/>
              <w:szCs w:val="22"/>
            </w:rPr>
            <w:t>Newton,Y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Sedgewick,A.J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Cisneros,L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Golovato,J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Johnson,M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Szeto,C.W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Rabizadeh,S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Sanborn,J.Z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Benz,S.C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Vaske,C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Large scale, robust, and accurate whole transcriptome profiling from clinical formalin-fixed paraffin-embedded samples. </w:t>
          </w:r>
          <w:r w:rsidRPr="00DC2F15">
            <w:rPr>
              <w:rFonts w:ascii="Segoe UI" w:hAnsi="Segoe UI" w:cs="Segoe UI"/>
              <w:i/>
              <w:iCs/>
              <w:color w:val="000000"/>
              <w:sz w:val="22"/>
              <w:szCs w:val="22"/>
            </w:rPr>
            <w:t>Scientific Reports 2020 10:1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10</w:t>
          </w:r>
          <w:r w:rsidRPr="00DC2F15">
            <w:rPr>
              <w:rFonts w:ascii="Segoe UI" w:hAnsi="Segoe UI" w:cs="Segoe UI"/>
              <w:color w:val="000000"/>
              <w:sz w:val="22"/>
              <w:szCs w:val="22"/>
            </w:rPr>
            <w:t>, 17597-.</w:t>
          </w:r>
        </w:p>
        <w:p w14:paraId="6F17C062" w14:textId="77777777" w:rsidR="00B25B04" w:rsidRPr="00DC2F15" w:rsidRDefault="00B25B04" w:rsidP="00DC2F15">
          <w:pPr>
            <w:autoSpaceDE w:val="0"/>
            <w:autoSpaceDN w:val="0"/>
            <w:spacing w:line="276" w:lineRule="auto"/>
            <w:ind w:hanging="480"/>
            <w:divId w:val="2132358134"/>
            <w:rPr>
              <w:rFonts w:ascii="Segoe UI" w:hAnsi="Segoe UI" w:cs="Segoe UI"/>
              <w:color w:val="000000"/>
              <w:sz w:val="22"/>
              <w:szCs w:val="22"/>
            </w:rPr>
          </w:pPr>
          <w:r w:rsidRPr="00DC2F15">
            <w:rPr>
              <w:rFonts w:ascii="Segoe UI" w:hAnsi="Segoe UI" w:cs="Segoe UI"/>
              <w:color w:val="000000"/>
              <w:sz w:val="22"/>
              <w:szCs w:val="22"/>
            </w:rPr>
            <w:t xml:space="preserve">9. </w:t>
          </w:r>
          <w:proofErr w:type="spellStart"/>
          <w:proofErr w:type="gramStart"/>
          <w:r w:rsidRPr="00DC2F15">
            <w:rPr>
              <w:rFonts w:ascii="Segoe UI" w:hAnsi="Segoe UI" w:cs="Segoe UI"/>
              <w:color w:val="000000"/>
              <w:sz w:val="22"/>
              <w:szCs w:val="22"/>
            </w:rPr>
            <w:t>Ma,W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Tang,W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Kwok,J.S.L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Tong,A.H.Y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Lo,C.W.S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Chu,A.T.W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Chung,B.H.Y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A review on trends in development and translation of omics signatures in cancer.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xml:space="preserve">. Struct.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 J.</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23</w:t>
          </w:r>
          <w:r w:rsidRPr="00DC2F15">
            <w:rPr>
              <w:rFonts w:ascii="Segoe UI" w:hAnsi="Segoe UI" w:cs="Segoe UI"/>
              <w:color w:val="000000"/>
              <w:sz w:val="22"/>
              <w:szCs w:val="22"/>
            </w:rPr>
            <w:t>, 954–971.</w:t>
          </w:r>
        </w:p>
        <w:p w14:paraId="7D3C50B5" w14:textId="77777777" w:rsidR="00B25B04" w:rsidRPr="00DC2F15" w:rsidRDefault="00B25B04" w:rsidP="00DC2F15">
          <w:pPr>
            <w:autoSpaceDE w:val="0"/>
            <w:autoSpaceDN w:val="0"/>
            <w:spacing w:line="276" w:lineRule="auto"/>
            <w:ind w:hanging="480"/>
            <w:divId w:val="2018262997"/>
            <w:rPr>
              <w:rFonts w:ascii="Segoe UI" w:hAnsi="Segoe UI" w:cs="Segoe UI"/>
              <w:color w:val="000000"/>
              <w:sz w:val="22"/>
              <w:szCs w:val="22"/>
            </w:rPr>
          </w:pPr>
          <w:r w:rsidRPr="00DC2F15">
            <w:rPr>
              <w:rFonts w:ascii="Segoe UI" w:hAnsi="Segoe UI" w:cs="Segoe UI"/>
              <w:color w:val="000000"/>
              <w:sz w:val="22"/>
              <w:szCs w:val="22"/>
            </w:rPr>
            <w:t xml:space="preserve">10. </w:t>
          </w:r>
          <w:proofErr w:type="spellStart"/>
          <w:proofErr w:type="gramStart"/>
          <w:r w:rsidRPr="00DC2F15">
            <w:rPr>
              <w:rFonts w:ascii="Segoe UI" w:hAnsi="Segoe UI" w:cs="Segoe UI"/>
              <w:color w:val="000000"/>
              <w:sz w:val="22"/>
              <w:szCs w:val="22"/>
            </w:rPr>
            <w:t>Jovčevska,I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Zottel,A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Šamec,N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Mlakar,J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Buzdin,A.A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Komel,R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(2019) High FREM2 Gene and Protein Expression Are Associated with Favorable Prognosis of IDH-WT Glioblastomas. </w:t>
          </w:r>
          <w:r w:rsidRPr="00DC2F15">
            <w:rPr>
              <w:rFonts w:ascii="Segoe UI" w:hAnsi="Segoe UI" w:cs="Segoe UI"/>
              <w:i/>
              <w:iCs/>
              <w:color w:val="000000"/>
              <w:sz w:val="22"/>
              <w:szCs w:val="22"/>
            </w:rPr>
            <w:t>Cancers 2019, Vol. 11, Page 1060</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11</w:t>
          </w:r>
          <w:r w:rsidRPr="00DC2F15">
            <w:rPr>
              <w:rFonts w:ascii="Segoe UI" w:hAnsi="Segoe UI" w:cs="Segoe UI"/>
              <w:color w:val="000000"/>
              <w:sz w:val="22"/>
              <w:szCs w:val="22"/>
            </w:rPr>
            <w:t>, 1060.</w:t>
          </w:r>
        </w:p>
        <w:p w14:paraId="0DF1192E" w14:textId="77777777" w:rsidR="00B25B04" w:rsidRPr="00DC2F15" w:rsidRDefault="00B25B04" w:rsidP="00DC2F15">
          <w:pPr>
            <w:autoSpaceDE w:val="0"/>
            <w:autoSpaceDN w:val="0"/>
            <w:spacing w:line="276" w:lineRule="auto"/>
            <w:ind w:hanging="480"/>
            <w:divId w:val="1003892904"/>
            <w:rPr>
              <w:rFonts w:ascii="Segoe UI" w:hAnsi="Segoe UI" w:cs="Segoe UI"/>
              <w:color w:val="000000"/>
              <w:sz w:val="22"/>
              <w:szCs w:val="22"/>
            </w:rPr>
          </w:pPr>
          <w:r w:rsidRPr="00DC2F15">
            <w:rPr>
              <w:rFonts w:ascii="Segoe UI" w:hAnsi="Segoe UI" w:cs="Segoe UI"/>
              <w:color w:val="000000"/>
              <w:sz w:val="22"/>
              <w:szCs w:val="22"/>
            </w:rPr>
            <w:t xml:space="preserve">11. </w:t>
          </w:r>
          <w:proofErr w:type="spellStart"/>
          <w:proofErr w:type="gramStart"/>
          <w:r w:rsidRPr="00DC2F15">
            <w:rPr>
              <w:rFonts w:ascii="Segoe UI" w:hAnsi="Segoe UI" w:cs="Segoe UI"/>
              <w:color w:val="000000"/>
              <w:sz w:val="22"/>
              <w:szCs w:val="22"/>
            </w:rPr>
            <w:t>Shtam,T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Naryzhny,S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Samsonov,R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Karasik,D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Mizgirev,I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Kopylov,A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Petrenko,E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Zabrodskaya,Y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Kamyshinsky,R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(2018) Plasma exosomes stimulate breast cancer metastasis through surface interactions and activation of FAK signaling. </w:t>
          </w:r>
          <w:r w:rsidRPr="00DC2F15">
            <w:rPr>
              <w:rFonts w:ascii="Segoe UI" w:hAnsi="Segoe UI" w:cs="Segoe UI"/>
              <w:i/>
              <w:iCs/>
              <w:color w:val="000000"/>
              <w:sz w:val="22"/>
              <w:szCs w:val="22"/>
            </w:rPr>
            <w:t>Breast Cancer Research and Treatment 2018 174:1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174</w:t>
          </w:r>
          <w:r w:rsidRPr="00DC2F15">
            <w:rPr>
              <w:rFonts w:ascii="Segoe UI" w:hAnsi="Segoe UI" w:cs="Segoe UI"/>
              <w:color w:val="000000"/>
              <w:sz w:val="22"/>
              <w:szCs w:val="22"/>
            </w:rPr>
            <w:t>, 129–141.</w:t>
          </w:r>
        </w:p>
        <w:p w14:paraId="755FC310" w14:textId="77777777" w:rsidR="00B25B04" w:rsidRPr="00DC2F15" w:rsidRDefault="00B25B04" w:rsidP="00DC2F15">
          <w:pPr>
            <w:autoSpaceDE w:val="0"/>
            <w:autoSpaceDN w:val="0"/>
            <w:spacing w:line="276" w:lineRule="auto"/>
            <w:ind w:hanging="480"/>
            <w:divId w:val="1349675440"/>
            <w:rPr>
              <w:rFonts w:ascii="Segoe UI" w:hAnsi="Segoe UI" w:cs="Segoe UI"/>
              <w:color w:val="000000"/>
              <w:sz w:val="22"/>
              <w:szCs w:val="22"/>
            </w:rPr>
          </w:pPr>
          <w:r w:rsidRPr="00DC2F15">
            <w:rPr>
              <w:rFonts w:ascii="Segoe UI" w:hAnsi="Segoe UI" w:cs="Segoe UI"/>
              <w:color w:val="000000"/>
              <w:sz w:val="22"/>
              <w:szCs w:val="22"/>
            </w:rPr>
            <w:t xml:space="preserve">12. </w:t>
          </w:r>
          <w:proofErr w:type="spellStart"/>
          <w:proofErr w:type="gramStart"/>
          <w:r w:rsidRPr="00DC2F15">
            <w:rPr>
              <w:rFonts w:ascii="Segoe UI" w:hAnsi="Segoe UI" w:cs="Segoe UI"/>
              <w:color w:val="000000"/>
              <w:sz w:val="22"/>
              <w:szCs w:val="22"/>
            </w:rPr>
            <w:t>Laurent,C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Trisal,P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Tesson,B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Seth,S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Beyou,A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Roulland,S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Lesne,B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Van </w:t>
          </w:r>
          <w:proofErr w:type="spellStart"/>
          <w:proofErr w:type="gramStart"/>
          <w:r w:rsidRPr="00DC2F15">
            <w:rPr>
              <w:rFonts w:ascii="Segoe UI" w:hAnsi="Segoe UI" w:cs="Segoe UI"/>
              <w:color w:val="000000"/>
              <w:sz w:val="22"/>
              <w:szCs w:val="22"/>
            </w:rPr>
            <w:t>Acker,N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Cerapio,J.P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Chartier,L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(2024) Follicular lymphoma comprises germinal center–like and memory-like molecular subtypes with prognostic significance. </w:t>
          </w:r>
          <w:r w:rsidRPr="00DC2F15">
            <w:rPr>
              <w:rFonts w:ascii="Segoe UI" w:hAnsi="Segoe UI" w:cs="Segoe UI"/>
              <w:i/>
              <w:iCs/>
              <w:color w:val="000000"/>
              <w:sz w:val="22"/>
              <w:szCs w:val="22"/>
            </w:rPr>
            <w:t>Blood</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144</w:t>
          </w:r>
          <w:r w:rsidRPr="00DC2F15">
            <w:rPr>
              <w:rFonts w:ascii="Segoe UI" w:hAnsi="Segoe UI" w:cs="Segoe UI"/>
              <w:color w:val="000000"/>
              <w:sz w:val="22"/>
              <w:szCs w:val="22"/>
            </w:rPr>
            <w:t>, 2503–2516.</w:t>
          </w:r>
        </w:p>
        <w:p w14:paraId="75CB3658" w14:textId="77777777" w:rsidR="00B25B04" w:rsidRPr="00DC2F15" w:rsidRDefault="00B25B04" w:rsidP="00DC2F15">
          <w:pPr>
            <w:autoSpaceDE w:val="0"/>
            <w:autoSpaceDN w:val="0"/>
            <w:spacing w:line="276" w:lineRule="auto"/>
            <w:ind w:hanging="480"/>
            <w:divId w:val="1740010261"/>
            <w:rPr>
              <w:rFonts w:ascii="Segoe UI" w:hAnsi="Segoe UI" w:cs="Segoe UI"/>
              <w:color w:val="000000"/>
              <w:sz w:val="22"/>
              <w:szCs w:val="22"/>
            </w:rPr>
          </w:pPr>
          <w:r w:rsidRPr="00DC2F15">
            <w:rPr>
              <w:rFonts w:ascii="Segoe UI" w:hAnsi="Segoe UI" w:cs="Segoe UI"/>
              <w:color w:val="000000"/>
              <w:sz w:val="22"/>
              <w:szCs w:val="22"/>
            </w:rPr>
            <w:t xml:space="preserve">13. </w:t>
          </w:r>
          <w:proofErr w:type="spellStart"/>
          <w:proofErr w:type="gramStart"/>
          <w:r w:rsidRPr="00DC2F15">
            <w:rPr>
              <w:rFonts w:ascii="Segoe UI" w:hAnsi="Segoe UI" w:cs="Segoe UI"/>
              <w:color w:val="000000"/>
              <w:sz w:val="22"/>
              <w:szCs w:val="22"/>
            </w:rPr>
            <w:t>Dai,Y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Guo,S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Pan,Y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Castignani,C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Montierth,M.D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Van </w:t>
          </w:r>
          <w:proofErr w:type="spellStart"/>
          <w:proofErr w:type="gramStart"/>
          <w:r w:rsidRPr="00DC2F15">
            <w:rPr>
              <w:rFonts w:ascii="Segoe UI" w:hAnsi="Segoe UI" w:cs="Segoe UI"/>
              <w:color w:val="000000"/>
              <w:sz w:val="22"/>
              <w:szCs w:val="22"/>
            </w:rPr>
            <w:t>Loo,P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Wang,W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A guide to transcriptomic deconvolution in cancer. </w:t>
          </w:r>
          <w:r w:rsidRPr="00DC2F15">
            <w:rPr>
              <w:rFonts w:ascii="Segoe UI" w:hAnsi="Segoe UI" w:cs="Segoe UI"/>
              <w:i/>
              <w:iCs/>
              <w:color w:val="000000"/>
              <w:sz w:val="22"/>
              <w:szCs w:val="22"/>
            </w:rPr>
            <w:t>Nat. Rev. Cancer</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26</w:t>
          </w:r>
          <w:r w:rsidRPr="00DC2F15">
            <w:rPr>
              <w:rFonts w:ascii="Segoe UI" w:hAnsi="Segoe UI" w:cs="Segoe UI"/>
              <w:color w:val="000000"/>
              <w:sz w:val="22"/>
              <w:szCs w:val="22"/>
            </w:rPr>
            <w:t>, 84.</w:t>
          </w:r>
        </w:p>
        <w:p w14:paraId="0FF0BFA3" w14:textId="77777777" w:rsidR="00B25B04" w:rsidRPr="00DC2F15" w:rsidRDefault="00B25B04" w:rsidP="00DC2F15">
          <w:pPr>
            <w:autoSpaceDE w:val="0"/>
            <w:autoSpaceDN w:val="0"/>
            <w:spacing w:line="276" w:lineRule="auto"/>
            <w:ind w:hanging="480"/>
            <w:divId w:val="532497783"/>
            <w:rPr>
              <w:rFonts w:ascii="Segoe UI" w:hAnsi="Segoe UI" w:cs="Segoe UI"/>
              <w:color w:val="000000"/>
              <w:sz w:val="22"/>
              <w:szCs w:val="22"/>
            </w:rPr>
          </w:pPr>
          <w:r w:rsidRPr="00DC2F15">
            <w:rPr>
              <w:rFonts w:ascii="Segoe UI" w:hAnsi="Segoe UI" w:cs="Segoe UI"/>
              <w:color w:val="000000"/>
              <w:sz w:val="22"/>
              <w:szCs w:val="22"/>
            </w:rPr>
            <w:lastRenderedPageBreak/>
            <w:t xml:space="preserve">14. </w:t>
          </w:r>
          <w:proofErr w:type="spellStart"/>
          <w:proofErr w:type="gramStart"/>
          <w:r w:rsidRPr="00DC2F15">
            <w:rPr>
              <w:rFonts w:ascii="Segoe UI" w:hAnsi="Segoe UI" w:cs="Segoe UI"/>
              <w:color w:val="000000"/>
              <w:sz w:val="22"/>
              <w:szCs w:val="22"/>
            </w:rPr>
            <w:t>Kotlov,N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Shaposhnikov,K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Tazearslan,C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Chasse,M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Baisangurov,A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Podsvirova,S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Fernandez,D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Abdou,M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Kaneunyenye,L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Morgan,K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(2024) Procrustes is a machine-learning approach that removes cross-platform batch effects from clinical RNA sequencing data. </w:t>
          </w:r>
          <w:r w:rsidRPr="00DC2F15">
            <w:rPr>
              <w:rFonts w:ascii="Segoe UI" w:hAnsi="Segoe UI" w:cs="Segoe UI"/>
              <w:i/>
              <w:iCs/>
              <w:color w:val="000000"/>
              <w:sz w:val="22"/>
              <w:szCs w:val="22"/>
            </w:rPr>
            <w:t>Communications Biology 2024 7:1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392-.</w:t>
          </w:r>
        </w:p>
        <w:p w14:paraId="21F498D3" w14:textId="77777777" w:rsidR="00B25B04" w:rsidRPr="00DC2F15" w:rsidRDefault="00B25B04" w:rsidP="00DC2F15">
          <w:pPr>
            <w:autoSpaceDE w:val="0"/>
            <w:autoSpaceDN w:val="0"/>
            <w:spacing w:line="276" w:lineRule="auto"/>
            <w:ind w:hanging="480"/>
            <w:divId w:val="948128674"/>
            <w:rPr>
              <w:rFonts w:ascii="Segoe UI" w:hAnsi="Segoe UI" w:cs="Segoe UI"/>
              <w:color w:val="000000"/>
              <w:sz w:val="22"/>
              <w:szCs w:val="22"/>
            </w:rPr>
          </w:pPr>
          <w:r w:rsidRPr="00DC2F15">
            <w:rPr>
              <w:rFonts w:ascii="Segoe UI" w:hAnsi="Segoe UI" w:cs="Segoe UI"/>
              <w:color w:val="000000"/>
              <w:sz w:val="22"/>
              <w:szCs w:val="22"/>
            </w:rPr>
            <w:t xml:space="preserve">15. GitHub - </w:t>
          </w:r>
          <w:proofErr w:type="spellStart"/>
          <w:r w:rsidRPr="00DC2F15">
            <w:rPr>
              <w:rFonts w:ascii="Segoe UI" w:hAnsi="Segoe UI" w:cs="Segoe UI"/>
              <w:color w:val="000000"/>
              <w:sz w:val="22"/>
              <w:szCs w:val="22"/>
            </w:rPr>
            <w:t>sebriois</w:t>
          </w:r>
          <w:proofErr w:type="spellEnd"/>
          <w:r w:rsidRPr="00DC2F15">
            <w:rPr>
              <w:rFonts w:ascii="Segoe UI" w:hAnsi="Segoe UI" w:cs="Segoe UI"/>
              <w:color w:val="000000"/>
              <w:sz w:val="22"/>
              <w:szCs w:val="22"/>
            </w:rPr>
            <w:t>/</w:t>
          </w:r>
          <w:proofErr w:type="spellStart"/>
          <w:r w:rsidRPr="00DC2F15">
            <w:rPr>
              <w:rFonts w:ascii="Segoe UI" w:hAnsi="Segoe UI" w:cs="Segoe UI"/>
              <w:color w:val="000000"/>
              <w:sz w:val="22"/>
              <w:szCs w:val="22"/>
            </w:rPr>
            <w:t>biomart</w:t>
          </w:r>
          <w:proofErr w:type="spellEnd"/>
          <w:r w:rsidRPr="00DC2F15">
            <w:rPr>
              <w:rFonts w:ascii="Segoe UI" w:hAnsi="Segoe UI" w:cs="Segoe UI"/>
              <w:color w:val="000000"/>
              <w:sz w:val="22"/>
              <w:szCs w:val="22"/>
            </w:rPr>
            <w:t xml:space="preserve">: Python </w:t>
          </w:r>
          <w:proofErr w:type="spellStart"/>
          <w:r w:rsidRPr="00DC2F15">
            <w:rPr>
              <w:rFonts w:ascii="Segoe UI" w:hAnsi="Segoe UI" w:cs="Segoe UI"/>
              <w:color w:val="000000"/>
              <w:sz w:val="22"/>
              <w:szCs w:val="22"/>
            </w:rPr>
            <w:t>biomart</w:t>
          </w:r>
          <w:proofErr w:type="spellEnd"/>
          <w:r w:rsidRPr="00DC2F15">
            <w:rPr>
              <w:rFonts w:ascii="Segoe UI" w:hAnsi="Segoe UI" w:cs="Segoe UI"/>
              <w:color w:val="000000"/>
              <w:sz w:val="22"/>
              <w:szCs w:val="22"/>
            </w:rPr>
            <w:t xml:space="preserve"> API · GitHub.</w:t>
          </w:r>
        </w:p>
        <w:p w14:paraId="3F978A81" w14:textId="77777777" w:rsidR="00B25B04" w:rsidRPr="00DC2F15" w:rsidRDefault="00B25B04" w:rsidP="00DC2F15">
          <w:pPr>
            <w:autoSpaceDE w:val="0"/>
            <w:autoSpaceDN w:val="0"/>
            <w:spacing w:line="276" w:lineRule="auto"/>
            <w:ind w:hanging="480"/>
            <w:divId w:val="1038974825"/>
            <w:rPr>
              <w:rFonts w:ascii="Segoe UI" w:hAnsi="Segoe UI" w:cs="Segoe UI"/>
              <w:color w:val="000000"/>
              <w:sz w:val="22"/>
              <w:szCs w:val="22"/>
            </w:rPr>
          </w:pPr>
          <w:r w:rsidRPr="00DC2F15">
            <w:rPr>
              <w:rFonts w:ascii="Segoe UI" w:hAnsi="Segoe UI" w:cs="Segoe UI"/>
              <w:color w:val="000000"/>
              <w:sz w:val="22"/>
              <w:szCs w:val="22"/>
            </w:rPr>
            <w:t xml:space="preserve">16. GitHub - </w:t>
          </w:r>
          <w:proofErr w:type="spellStart"/>
          <w:r w:rsidRPr="00DC2F15">
            <w:rPr>
              <w:rFonts w:ascii="Segoe UI" w:hAnsi="Segoe UI" w:cs="Segoe UI"/>
              <w:color w:val="000000"/>
              <w:sz w:val="22"/>
              <w:szCs w:val="22"/>
            </w:rPr>
            <w:t>kubernetes</w:t>
          </w:r>
          <w:proofErr w:type="spellEnd"/>
          <w:r w:rsidRPr="00DC2F15">
            <w:rPr>
              <w:rFonts w:ascii="Segoe UI" w:hAnsi="Segoe UI" w:cs="Segoe UI"/>
              <w:color w:val="000000"/>
              <w:sz w:val="22"/>
              <w:szCs w:val="22"/>
            </w:rPr>
            <w:t>-sigs/</w:t>
          </w:r>
          <w:proofErr w:type="spellStart"/>
          <w:r w:rsidRPr="00DC2F15">
            <w:rPr>
              <w:rFonts w:ascii="Segoe UI" w:hAnsi="Segoe UI" w:cs="Segoe UI"/>
              <w:color w:val="000000"/>
              <w:sz w:val="22"/>
              <w:szCs w:val="22"/>
            </w:rPr>
            <w:t>karpenter</w:t>
          </w:r>
          <w:proofErr w:type="spell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Karpenter</w:t>
          </w:r>
          <w:proofErr w:type="spellEnd"/>
          <w:r w:rsidRPr="00DC2F15">
            <w:rPr>
              <w:rFonts w:ascii="Segoe UI" w:hAnsi="Segoe UI" w:cs="Segoe UI"/>
              <w:color w:val="000000"/>
              <w:sz w:val="22"/>
              <w:szCs w:val="22"/>
            </w:rPr>
            <w:t xml:space="preserve"> is a Kubernetes Node </w:t>
          </w:r>
          <w:proofErr w:type="spellStart"/>
          <w:r w:rsidRPr="00DC2F15">
            <w:rPr>
              <w:rFonts w:ascii="Segoe UI" w:hAnsi="Segoe UI" w:cs="Segoe UI"/>
              <w:color w:val="000000"/>
              <w:sz w:val="22"/>
              <w:szCs w:val="22"/>
            </w:rPr>
            <w:t>Autoscaler</w:t>
          </w:r>
          <w:proofErr w:type="spellEnd"/>
          <w:r w:rsidRPr="00DC2F15">
            <w:rPr>
              <w:rFonts w:ascii="Segoe UI" w:hAnsi="Segoe UI" w:cs="Segoe UI"/>
              <w:color w:val="000000"/>
              <w:sz w:val="22"/>
              <w:szCs w:val="22"/>
            </w:rPr>
            <w:t xml:space="preserve"> built for flexibility, performance, and simplicity. · GitHub.</w:t>
          </w:r>
        </w:p>
        <w:p w14:paraId="33A94504" w14:textId="77777777" w:rsidR="00B25B04" w:rsidRPr="00DC2F15" w:rsidRDefault="00B25B04" w:rsidP="00DC2F15">
          <w:pPr>
            <w:autoSpaceDE w:val="0"/>
            <w:autoSpaceDN w:val="0"/>
            <w:spacing w:line="276" w:lineRule="auto"/>
            <w:ind w:hanging="480"/>
            <w:divId w:val="297226029"/>
            <w:rPr>
              <w:rFonts w:ascii="Segoe UI" w:hAnsi="Segoe UI" w:cs="Segoe UI"/>
              <w:color w:val="000000"/>
              <w:sz w:val="22"/>
              <w:szCs w:val="22"/>
            </w:rPr>
          </w:pPr>
          <w:r w:rsidRPr="00DC2F15">
            <w:rPr>
              <w:rFonts w:ascii="Segoe UI" w:hAnsi="Segoe UI" w:cs="Segoe UI"/>
              <w:color w:val="000000"/>
              <w:sz w:val="22"/>
              <w:szCs w:val="22"/>
            </w:rPr>
            <w:t xml:space="preserve">17. </w:t>
          </w:r>
          <w:proofErr w:type="spellStart"/>
          <w:r w:rsidRPr="00DC2F15">
            <w:rPr>
              <w:rFonts w:ascii="Segoe UI" w:hAnsi="Segoe UI" w:cs="Segoe UI"/>
              <w:color w:val="000000"/>
              <w:sz w:val="22"/>
              <w:szCs w:val="22"/>
            </w:rPr>
            <w:t>Tzec-</w:t>
          </w:r>
          <w:proofErr w:type="gramStart"/>
          <w:r w:rsidRPr="00DC2F15">
            <w:rPr>
              <w:rFonts w:ascii="Segoe UI" w:hAnsi="Segoe UI" w:cs="Segoe UI"/>
              <w:color w:val="000000"/>
              <w:sz w:val="22"/>
              <w:szCs w:val="22"/>
            </w:rPr>
            <w:t>Interián,J.A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González-</w:t>
          </w:r>
          <w:proofErr w:type="spellStart"/>
          <w:proofErr w:type="gramStart"/>
          <w:r w:rsidRPr="00DC2F15">
            <w:rPr>
              <w:rFonts w:ascii="Segoe UI" w:hAnsi="Segoe UI" w:cs="Segoe UI"/>
              <w:color w:val="000000"/>
              <w:sz w:val="22"/>
              <w:szCs w:val="22"/>
            </w:rPr>
            <w:t>Padilla,D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Góngora-</w:t>
          </w:r>
          <w:proofErr w:type="spellStart"/>
          <w:proofErr w:type="gramStart"/>
          <w:r w:rsidRPr="00DC2F15">
            <w:rPr>
              <w:rFonts w:ascii="Segoe UI" w:hAnsi="Segoe UI" w:cs="Segoe UI"/>
              <w:color w:val="000000"/>
              <w:sz w:val="22"/>
              <w:szCs w:val="22"/>
            </w:rPr>
            <w:t>Castillo,E.B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Bioinformatics perspectives on transcriptomics: A comprehensive review of bulk and single‐cell RNA sequencing analyses. </w:t>
          </w:r>
          <w:r w:rsidRPr="00DC2F15">
            <w:rPr>
              <w:rFonts w:ascii="Segoe UI" w:hAnsi="Segoe UI" w:cs="Segoe UI"/>
              <w:i/>
              <w:iCs/>
              <w:color w:val="000000"/>
              <w:sz w:val="22"/>
              <w:szCs w:val="22"/>
            </w:rPr>
            <w:t>Quantitative Biology</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13</w:t>
          </w:r>
          <w:r w:rsidRPr="00DC2F15">
            <w:rPr>
              <w:rFonts w:ascii="Segoe UI" w:hAnsi="Segoe UI" w:cs="Segoe UI"/>
              <w:color w:val="000000"/>
              <w:sz w:val="22"/>
              <w:szCs w:val="22"/>
            </w:rPr>
            <w:t>, e78.</w:t>
          </w:r>
        </w:p>
        <w:p w14:paraId="7FC96F3C" w14:textId="77777777" w:rsidR="00B25B04" w:rsidRPr="00DC2F15" w:rsidRDefault="00B25B04" w:rsidP="00DC2F15">
          <w:pPr>
            <w:autoSpaceDE w:val="0"/>
            <w:autoSpaceDN w:val="0"/>
            <w:spacing w:line="276" w:lineRule="auto"/>
            <w:ind w:hanging="480"/>
            <w:divId w:val="869418825"/>
            <w:rPr>
              <w:rFonts w:ascii="Segoe UI" w:hAnsi="Segoe UI" w:cs="Segoe UI"/>
              <w:color w:val="000000"/>
              <w:sz w:val="22"/>
              <w:szCs w:val="22"/>
            </w:rPr>
          </w:pPr>
          <w:r w:rsidRPr="00DC2F15">
            <w:rPr>
              <w:rFonts w:ascii="Segoe UI" w:hAnsi="Segoe UI" w:cs="Segoe UI"/>
              <w:color w:val="000000"/>
              <w:sz w:val="22"/>
              <w:szCs w:val="22"/>
            </w:rPr>
            <w:t xml:space="preserve">18. Pedregosa </w:t>
          </w:r>
          <w:proofErr w:type="gramStart"/>
          <w:r w:rsidRPr="00DC2F15">
            <w:rPr>
              <w:rFonts w:ascii="Segoe UI" w:hAnsi="Segoe UI" w:cs="Segoe UI"/>
              <w:color w:val="000000"/>
              <w:sz w:val="22"/>
              <w:szCs w:val="22"/>
            </w:rPr>
            <w:t>FABIANPEDREGOSA,F.</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Michel,V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Grisel </w:t>
          </w:r>
          <w:proofErr w:type="gramStart"/>
          <w:r w:rsidRPr="00DC2F15">
            <w:rPr>
              <w:rFonts w:ascii="Segoe UI" w:hAnsi="Segoe UI" w:cs="Segoe UI"/>
              <w:color w:val="000000"/>
              <w:sz w:val="22"/>
              <w:szCs w:val="22"/>
            </w:rPr>
            <w:t>OLIVIERGRISEL,O.</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Blondel,M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Prettenhofer,P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Weiss,R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Vanderplas,J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Cournapeau,D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Pedregosa,F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Varoquaux,G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(2011) Scikit-learn: Machine Learning in Python. </w:t>
          </w:r>
          <w:r w:rsidRPr="00DC2F15">
            <w:rPr>
              <w:rFonts w:ascii="Segoe UI" w:hAnsi="Segoe UI" w:cs="Segoe UI"/>
              <w:i/>
              <w:iCs/>
              <w:color w:val="000000"/>
              <w:sz w:val="22"/>
              <w:szCs w:val="22"/>
            </w:rPr>
            <w:t>The Journal of Machine Learning Research</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 2825–2830.</w:t>
          </w:r>
        </w:p>
        <w:p w14:paraId="6DBD4742" w14:textId="77777777" w:rsidR="00B25B04" w:rsidRPr="00DC2F15" w:rsidRDefault="00B25B04" w:rsidP="00DC2F15">
          <w:pPr>
            <w:autoSpaceDE w:val="0"/>
            <w:autoSpaceDN w:val="0"/>
            <w:spacing w:line="276" w:lineRule="auto"/>
            <w:ind w:hanging="480"/>
            <w:divId w:val="1806504207"/>
            <w:rPr>
              <w:rFonts w:ascii="Segoe UI" w:hAnsi="Segoe UI" w:cs="Segoe UI"/>
              <w:color w:val="000000"/>
              <w:sz w:val="22"/>
              <w:szCs w:val="22"/>
            </w:rPr>
          </w:pPr>
          <w:r w:rsidRPr="00DC2F15">
            <w:rPr>
              <w:rFonts w:ascii="Segoe UI" w:hAnsi="Segoe UI" w:cs="Segoe UI"/>
              <w:color w:val="000000"/>
              <w:sz w:val="22"/>
              <w:szCs w:val="22"/>
            </w:rPr>
            <w:t xml:space="preserve">19. </w:t>
          </w:r>
          <w:proofErr w:type="spellStart"/>
          <w:proofErr w:type="gramStart"/>
          <w:r w:rsidRPr="00DC2F15">
            <w:rPr>
              <w:rFonts w:ascii="Segoe UI" w:hAnsi="Segoe UI" w:cs="Segoe UI"/>
              <w:color w:val="000000"/>
              <w:sz w:val="22"/>
              <w:szCs w:val="22"/>
            </w:rPr>
            <w:t>Hastie,T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Mazumder,R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Lee,J.D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Zadeh,R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(2015) Matrix Completion and Low-Rank SVD via Fast Alternating Least Squares. </w:t>
          </w:r>
          <w:r w:rsidRPr="00DC2F15">
            <w:rPr>
              <w:rFonts w:ascii="Segoe UI" w:hAnsi="Segoe UI" w:cs="Segoe UI"/>
              <w:i/>
              <w:iCs/>
              <w:color w:val="000000"/>
              <w:sz w:val="22"/>
              <w:szCs w:val="22"/>
            </w:rPr>
            <w:t>J. Mach. Learn.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3367.</w:t>
          </w:r>
        </w:p>
        <w:p w14:paraId="11638F90" w14:textId="77777777" w:rsidR="00B25B04" w:rsidRPr="00DC2F15" w:rsidRDefault="00B25B04" w:rsidP="00DC2F15">
          <w:pPr>
            <w:autoSpaceDE w:val="0"/>
            <w:autoSpaceDN w:val="0"/>
            <w:spacing w:line="276" w:lineRule="auto"/>
            <w:ind w:hanging="480"/>
            <w:divId w:val="1157916206"/>
            <w:rPr>
              <w:rFonts w:ascii="Segoe UI" w:hAnsi="Segoe UI" w:cs="Segoe UI"/>
              <w:color w:val="000000"/>
              <w:sz w:val="22"/>
              <w:szCs w:val="22"/>
            </w:rPr>
          </w:pPr>
          <w:r w:rsidRPr="00DC2F15">
            <w:rPr>
              <w:rFonts w:ascii="Segoe UI" w:hAnsi="Segoe UI" w:cs="Segoe UI"/>
              <w:color w:val="000000"/>
              <w:sz w:val="22"/>
              <w:szCs w:val="22"/>
            </w:rPr>
            <w:t xml:space="preserve">20. </w:t>
          </w:r>
          <w:proofErr w:type="spellStart"/>
          <w:proofErr w:type="gramStart"/>
          <w:r w:rsidRPr="00DC2F15">
            <w:rPr>
              <w:rFonts w:ascii="Segoe UI" w:hAnsi="Segoe UI" w:cs="Segoe UI"/>
              <w:color w:val="000000"/>
              <w:sz w:val="22"/>
              <w:szCs w:val="22"/>
            </w:rPr>
            <w:t>Kappal,S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https://independent.academia.edu/SunilKappal (2019) Data Normalization Using Median &amp; Median Absolute </w:t>
          </w:r>
          <w:proofErr w:type="gramStart"/>
          <w:r w:rsidRPr="00DC2F15">
            <w:rPr>
              <w:rFonts w:ascii="Segoe UI" w:hAnsi="Segoe UI" w:cs="Segoe UI"/>
              <w:color w:val="000000"/>
              <w:sz w:val="22"/>
              <w:szCs w:val="22"/>
            </w:rPr>
            <w:t>Deviation(</w:t>
          </w:r>
          <w:proofErr w:type="gramEnd"/>
          <w:r w:rsidRPr="00DC2F15">
            <w:rPr>
              <w:rFonts w:ascii="Segoe UI" w:hAnsi="Segoe UI" w:cs="Segoe UI"/>
              <w:color w:val="000000"/>
              <w:sz w:val="22"/>
              <w:szCs w:val="22"/>
            </w:rPr>
            <w:t xml:space="preserve">MMAD) based Z-Score for Robust Predictions </w:t>
          </w:r>
          <w:proofErr w:type="spellStart"/>
          <w:proofErr w:type="gramStart"/>
          <w:r w:rsidRPr="00DC2F15">
            <w:rPr>
              <w:rFonts w:ascii="Segoe UI" w:hAnsi="Segoe UI" w:cs="Segoe UI"/>
              <w:color w:val="000000"/>
              <w:sz w:val="22"/>
              <w:szCs w:val="22"/>
            </w:rPr>
            <w:t>vs.Min</w:t>
          </w:r>
          <w:proofErr w:type="spellEnd"/>
          <w:proofErr w:type="gramEnd"/>
          <w:r w:rsidRPr="00DC2F15">
            <w:rPr>
              <w:rFonts w:ascii="Segoe UI" w:hAnsi="Segoe UI" w:cs="Segoe UI"/>
              <w:color w:val="000000"/>
              <w:sz w:val="22"/>
              <w:szCs w:val="22"/>
            </w:rPr>
            <w:t xml:space="preserve">–Max Normalization. </w:t>
          </w:r>
          <w:r w:rsidRPr="00DC2F15">
            <w:rPr>
              <w:rFonts w:ascii="Segoe UI" w:hAnsi="Segoe UI" w:cs="Segoe UI"/>
              <w:i/>
              <w:iCs/>
              <w:color w:val="000000"/>
              <w:sz w:val="22"/>
              <w:szCs w:val="22"/>
            </w:rPr>
            <w:t>London Journal of Research in Science: Natural and Formal</w:t>
          </w:r>
          <w:r w:rsidRPr="00DC2F15">
            <w:rPr>
              <w:rFonts w:ascii="Segoe UI" w:hAnsi="Segoe UI" w:cs="Segoe UI"/>
              <w:color w:val="000000"/>
              <w:sz w:val="22"/>
              <w:szCs w:val="22"/>
            </w:rPr>
            <w:t>, 10.13140/RG.2.2.32799.82088.</w:t>
          </w:r>
        </w:p>
        <w:p w14:paraId="33874009" w14:textId="77777777" w:rsidR="00B25B04" w:rsidRPr="00DC2F15" w:rsidRDefault="00B25B04" w:rsidP="00DC2F15">
          <w:pPr>
            <w:autoSpaceDE w:val="0"/>
            <w:autoSpaceDN w:val="0"/>
            <w:spacing w:line="276" w:lineRule="auto"/>
            <w:ind w:hanging="480"/>
            <w:divId w:val="649283587"/>
            <w:rPr>
              <w:rFonts w:ascii="Segoe UI" w:hAnsi="Segoe UI" w:cs="Segoe UI"/>
              <w:color w:val="000000"/>
              <w:sz w:val="22"/>
              <w:szCs w:val="22"/>
            </w:rPr>
          </w:pPr>
          <w:r w:rsidRPr="00DC2F15">
            <w:rPr>
              <w:rFonts w:ascii="Segoe UI" w:hAnsi="Segoe UI" w:cs="Segoe UI"/>
              <w:color w:val="000000"/>
              <w:sz w:val="22"/>
              <w:szCs w:val="22"/>
            </w:rPr>
            <w:t xml:space="preserve">21. </w:t>
          </w:r>
          <w:proofErr w:type="spellStart"/>
          <w:proofErr w:type="gramStart"/>
          <w:r w:rsidRPr="00DC2F15">
            <w:rPr>
              <w:rFonts w:ascii="Segoe UI" w:hAnsi="Segoe UI" w:cs="Segoe UI"/>
              <w:color w:val="000000"/>
              <w:sz w:val="22"/>
              <w:szCs w:val="22"/>
            </w:rPr>
            <w:t>Ritchie,M.E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Phipson,B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Law,C.W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Shi,W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Smyth,G.K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(2015) </w:t>
          </w:r>
          <w:proofErr w:type="spellStart"/>
          <w:r w:rsidRPr="00DC2F15">
            <w:rPr>
              <w:rFonts w:ascii="Segoe UI" w:hAnsi="Segoe UI" w:cs="Segoe UI"/>
              <w:color w:val="000000"/>
              <w:sz w:val="22"/>
              <w:szCs w:val="22"/>
            </w:rPr>
            <w:t>limma</w:t>
          </w:r>
          <w:proofErr w:type="spellEnd"/>
          <w:r w:rsidRPr="00DC2F15">
            <w:rPr>
              <w:rFonts w:ascii="Segoe UI" w:hAnsi="Segoe UI" w:cs="Segoe UI"/>
              <w:color w:val="000000"/>
              <w:sz w:val="22"/>
              <w:szCs w:val="22"/>
            </w:rPr>
            <w:t xml:space="preserve"> powers differential expression analyses for RNA-sequencing and microarray studies. </w:t>
          </w:r>
          <w:r w:rsidRPr="00DC2F15">
            <w:rPr>
              <w:rFonts w:ascii="Segoe UI" w:hAnsi="Segoe UI" w:cs="Segoe UI"/>
              <w:i/>
              <w:iCs/>
              <w:color w:val="000000"/>
              <w:sz w:val="22"/>
              <w:szCs w:val="22"/>
            </w:rPr>
            <w:t>Nucleic Acids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43</w:t>
          </w:r>
          <w:r w:rsidRPr="00DC2F15">
            <w:rPr>
              <w:rFonts w:ascii="Segoe UI" w:hAnsi="Segoe UI" w:cs="Segoe UI"/>
              <w:color w:val="000000"/>
              <w:sz w:val="22"/>
              <w:szCs w:val="22"/>
            </w:rPr>
            <w:t>, e47–e47.</w:t>
          </w:r>
        </w:p>
        <w:p w14:paraId="66B06000" w14:textId="77777777" w:rsidR="00B25B04" w:rsidRPr="00DC2F15" w:rsidRDefault="00B25B04" w:rsidP="00DC2F15">
          <w:pPr>
            <w:autoSpaceDE w:val="0"/>
            <w:autoSpaceDN w:val="0"/>
            <w:spacing w:line="276" w:lineRule="auto"/>
            <w:ind w:hanging="480"/>
            <w:divId w:val="1072502905"/>
            <w:rPr>
              <w:rFonts w:ascii="Segoe UI" w:hAnsi="Segoe UI" w:cs="Segoe UI"/>
              <w:color w:val="000000"/>
              <w:sz w:val="22"/>
              <w:szCs w:val="22"/>
            </w:rPr>
          </w:pPr>
          <w:r w:rsidRPr="00DC2F15">
            <w:rPr>
              <w:rFonts w:ascii="Segoe UI" w:hAnsi="Segoe UI" w:cs="Segoe UI"/>
              <w:color w:val="000000"/>
              <w:sz w:val="22"/>
              <w:szCs w:val="22"/>
            </w:rPr>
            <w:t xml:space="preserve">22. </w:t>
          </w:r>
          <w:proofErr w:type="spellStart"/>
          <w:proofErr w:type="gramStart"/>
          <w:r w:rsidRPr="00DC2F15">
            <w:rPr>
              <w:rFonts w:ascii="Segoe UI" w:hAnsi="Segoe UI" w:cs="Segoe UI"/>
              <w:color w:val="000000"/>
              <w:sz w:val="22"/>
              <w:szCs w:val="22"/>
            </w:rPr>
            <w:t>Leek,J.T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Storey,J.D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Capturing Heterogeneity in Gene Expression Studies by Surrogate Variable Analysis.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w:t>
          </w:r>
          <w:r w:rsidRPr="00DC2F15">
            <w:rPr>
              <w:rFonts w:ascii="Segoe UI" w:hAnsi="Segoe UI" w:cs="Segoe UI"/>
              <w:color w:val="000000"/>
              <w:sz w:val="22"/>
              <w:szCs w:val="22"/>
            </w:rPr>
            <w:t>, e161.</w:t>
          </w:r>
        </w:p>
        <w:p w14:paraId="175FCBD3" w14:textId="77777777" w:rsidR="00B25B04" w:rsidRPr="00DC2F15" w:rsidRDefault="00B25B04" w:rsidP="00DC2F15">
          <w:pPr>
            <w:autoSpaceDE w:val="0"/>
            <w:autoSpaceDN w:val="0"/>
            <w:spacing w:line="276" w:lineRule="auto"/>
            <w:ind w:hanging="480"/>
            <w:divId w:val="1220018791"/>
            <w:rPr>
              <w:rFonts w:ascii="Segoe UI" w:hAnsi="Segoe UI" w:cs="Segoe UI"/>
              <w:color w:val="000000"/>
              <w:sz w:val="22"/>
              <w:szCs w:val="22"/>
            </w:rPr>
          </w:pPr>
          <w:r w:rsidRPr="00DC2F15">
            <w:rPr>
              <w:rFonts w:ascii="Segoe UI" w:hAnsi="Segoe UI" w:cs="Segoe UI"/>
              <w:color w:val="000000"/>
              <w:sz w:val="22"/>
              <w:szCs w:val="22"/>
            </w:rPr>
            <w:t xml:space="preserve">23.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Rabinovic,A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Adjusting batch effects in microarray expression data using empirical Bayes methods. </w:t>
          </w:r>
          <w:r w:rsidRPr="00DC2F15">
            <w:rPr>
              <w:rFonts w:ascii="Segoe UI" w:hAnsi="Segoe UI" w:cs="Segoe UI"/>
              <w:i/>
              <w:iCs/>
              <w:color w:val="000000"/>
              <w:sz w:val="22"/>
              <w:szCs w:val="22"/>
            </w:rPr>
            <w:t>Biostatistics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118–127.</w:t>
          </w:r>
        </w:p>
        <w:p w14:paraId="511B1FBD" w14:textId="77777777" w:rsidR="00B25B04" w:rsidRPr="00DC2F15" w:rsidRDefault="00B25B04" w:rsidP="00DC2F15">
          <w:pPr>
            <w:autoSpaceDE w:val="0"/>
            <w:autoSpaceDN w:val="0"/>
            <w:spacing w:line="276" w:lineRule="auto"/>
            <w:ind w:hanging="480"/>
            <w:divId w:val="52510352"/>
            <w:rPr>
              <w:rFonts w:ascii="Segoe UI" w:hAnsi="Segoe UI" w:cs="Segoe UI"/>
              <w:color w:val="000000"/>
              <w:sz w:val="22"/>
              <w:szCs w:val="22"/>
            </w:rPr>
          </w:pPr>
          <w:r w:rsidRPr="00DC2F15">
            <w:rPr>
              <w:rFonts w:ascii="Segoe UI" w:hAnsi="Segoe UI" w:cs="Segoe UI"/>
              <w:color w:val="000000"/>
              <w:sz w:val="22"/>
              <w:szCs w:val="22"/>
            </w:rPr>
            <w:t xml:space="preserve">24. </w:t>
          </w:r>
          <w:proofErr w:type="spellStart"/>
          <w:proofErr w:type="gramStart"/>
          <w:r w:rsidRPr="00DC2F15">
            <w:rPr>
              <w:rFonts w:ascii="Segoe UI" w:hAnsi="Segoe UI" w:cs="Segoe UI"/>
              <w:color w:val="000000"/>
              <w:sz w:val="22"/>
              <w:szCs w:val="22"/>
            </w:rPr>
            <w:t>Zhang,Y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Parmigiani,G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w:t>
          </w:r>
          <w:proofErr w:type="spellStart"/>
          <w:r w:rsidRPr="00DC2F15">
            <w:rPr>
              <w:rFonts w:ascii="Segoe UI" w:hAnsi="Segoe UI" w:cs="Segoe UI"/>
              <w:color w:val="000000"/>
              <w:sz w:val="22"/>
              <w:szCs w:val="22"/>
            </w:rPr>
            <w:t>ComBat</w:t>
          </w:r>
          <w:proofErr w:type="spellEnd"/>
          <w:r w:rsidRPr="00DC2F15">
            <w:rPr>
              <w:rFonts w:ascii="Segoe UI" w:hAnsi="Segoe UI" w:cs="Segoe UI"/>
              <w:color w:val="000000"/>
              <w:sz w:val="22"/>
              <w:szCs w:val="22"/>
            </w:rPr>
            <w:t xml:space="preserve">-seq: batch effect adjustment for RNA-seq count data. </w:t>
          </w:r>
          <w:r w:rsidRPr="00DC2F15">
            <w:rPr>
              <w:rFonts w:ascii="Segoe UI" w:hAnsi="Segoe UI" w:cs="Segoe UI"/>
              <w:i/>
              <w:iCs/>
              <w:color w:val="000000"/>
              <w:sz w:val="22"/>
              <w:szCs w:val="22"/>
            </w:rPr>
            <w:t xml:space="preserve">NAR </w:t>
          </w:r>
          <w:proofErr w:type="spellStart"/>
          <w:r w:rsidRPr="00DC2F15">
            <w:rPr>
              <w:rFonts w:ascii="Segoe UI" w:hAnsi="Segoe UI" w:cs="Segoe UI"/>
              <w:i/>
              <w:iCs/>
              <w:color w:val="000000"/>
              <w:sz w:val="22"/>
              <w:szCs w:val="22"/>
            </w:rPr>
            <w:t>Genom</w:t>
          </w:r>
          <w:proofErr w:type="spell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Bioinform</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w:t>
          </w:r>
          <w:r w:rsidRPr="00DC2F15">
            <w:rPr>
              <w:rFonts w:ascii="Segoe UI" w:hAnsi="Segoe UI" w:cs="Segoe UI"/>
              <w:color w:val="000000"/>
              <w:sz w:val="22"/>
              <w:szCs w:val="22"/>
            </w:rPr>
            <w:t>.</w:t>
          </w:r>
        </w:p>
        <w:p w14:paraId="189D7772" w14:textId="77777777" w:rsidR="00B25B04" w:rsidRPr="00DC2F15" w:rsidRDefault="00B25B04" w:rsidP="00DC2F15">
          <w:pPr>
            <w:autoSpaceDE w:val="0"/>
            <w:autoSpaceDN w:val="0"/>
            <w:spacing w:line="276" w:lineRule="auto"/>
            <w:ind w:hanging="480"/>
            <w:divId w:val="905576580"/>
            <w:rPr>
              <w:rFonts w:ascii="Segoe UI" w:hAnsi="Segoe UI" w:cs="Segoe UI"/>
              <w:color w:val="000000"/>
              <w:sz w:val="22"/>
              <w:szCs w:val="22"/>
            </w:rPr>
          </w:pPr>
          <w:r w:rsidRPr="00DC2F15">
            <w:rPr>
              <w:rFonts w:ascii="Segoe UI" w:hAnsi="Segoe UI" w:cs="Segoe UI"/>
              <w:color w:val="000000"/>
              <w:sz w:val="22"/>
              <w:szCs w:val="22"/>
            </w:rPr>
            <w:t xml:space="preserve">25. </w:t>
          </w:r>
          <w:proofErr w:type="spellStart"/>
          <w:proofErr w:type="gramStart"/>
          <w:r w:rsidRPr="00DC2F15">
            <w:rPr>
              <w:rFonts w:ascii="Segoe UI" w:hAnsi="Segoe UI" w:cs="Segoe UI"/>
              <w:color w:val="000000"/>
              <w:sz w:val="22"/>
              <w:szCs w:val="22"/>
            </w:rPr>
            <w:t>Behdenna,A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Colange,M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Haziza,J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Gema,A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Appé,G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Azencott,C.A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Nordor,A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w:t>
          </w:r>
          <w:proofErr w:type="spellStart"/>
          <w:r w:rsidRPr="00DC2F15">
            <w:rPr>
              <w:rFonts w:ascii="Segoe UI" w:hAnsi="Segoe UI" w:cs="Segoe UI"/>
              <w:color w:val="000000"/>
              <w:sz w:val="22"/>
              <w:szCs w:val="22"/>
            </w:rPr>
            <w:t>pyComBat</w:t>
          </w:r>
          <w:proofErr w:type="spellEnd"/>
          <w:r w:rsidRPr="00DC2F15">
            <w:rPr>
              <w:rFonts w:ascii="Segoe UI" w:hAnsi="Segoe UI" w:cs="Segoe UI"/>
              <w:color w:val="000000"/>
              <w:sz w:val="22"/>
              <w:szCs w:val="22"/>
            </w:rPr>
            <w:t xml:space="preserve">, a Python tool for batch effects correction in high-throughput molecular data using empirical Bayes methods.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24</w:t>
          </w:r>
          <w:r w:rsidRPr="00DC2F15">
            <w:rPr>
              <w:rFonts w:ascii="Segoe UI" w:hAnsi="Segoe UI" w:cs="Segoe UI"/>
              <w:color w:val="000000"/>
              <w:sz w:val="22"/>
              <w:szCs w:val="22"/>
            </w:rPr>
            <w:t>, 459.</w:t>
          </w:r>
        </w:p>
        <w:p w14:paraId="6BFC0576" w14:textId="77777777" w:rsidR="00B25B04" w:rsidRPr="00DC2F15" w:rsidRDefault="00B25B04" w:rsidP="00DC2F15">
          <w:pPr>
            <w:autoSpaceDE w:val="0"/>
            <w:autoSpaceDN w:val="0"/>
            <w:spacing w:line="276" w:lineRule="auto"/>
            <w:ind w:hanging="480"/>
            <w:divId w:val="1642417622"/>
            <w:rPr>
              <w:rFonts w:ascii="Segoe UI" w:hAnsi="Segoe UI" w:cs="Segoe UI"/>
              <w:color w:val="000000"/>
              <w:sz w:val="22"/>
              <w:szCs w:val="22"/>
            </w:rPr>
          </w:pPr>
          <w:r w:rsidRPr="00DC2F15">
            <w:rPr>
              <w:rFonts w:ascii="Segoe UI" w:hAnsi="Segoe UI" w:cs="Segoe UI"/>
              <w:color w:val="000000"/>
              <w:sz w:val="22"/>
              <w:szCs w:val="22"/>
            </w:rPr>
            <w:t xml:space="preserve">26. </w:t>
          </w:r>
          <w:proofErr w:type="spellStart"/>
          <w:proofErr w:type="gramStart"/>
          <w:r w:rsidRPr="00DC2F15">
            <w:rPr>
              <w:rFonts w:ascii="Segoe UI" w:hAnsi="Segoe UI" w:cs="Segoe UI"/>
              <w:color w:val="000000"/>
              <w:sz w:val="22"/>
              <w:szCs w:val="22"/>
            </w:rPr>
            <w:t>Colange,M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Appé,G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Meunier,L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Weill,S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Nordor,A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Behdenna,A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Bridging the gap between R and Python in bulk transcriptomic data analysis with </w:t>
          </w:r>
          <w:proofErr w:type="spellStart"/>
          <w:r w:rsidRPr="00DC2F15">
            <w:rPr>
              <w:rFonts w:ascii="Segoe UI" w:hAnsi="Segoe UI" w:cs="Segoe UI"/>
              <w:color w:val="000000"/>
              <w:sz w:val="22"/>
              <w:szCs w:val="22"/>
            </w:rPr>
            <w:t>InMoose</w:t>
          </w:r>
          <w:proofErr w:type="spell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Sci. Rep.</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15</w:t>
          </w:r>
          <w:r w:rsidRPr="00DC2F15">
            <w:rPr>
              <w:rFonts w:ascii="Segoe UI" w:hAnsi="Segoe UI" w:cs="Segoe UI"/>
              <w:color w:val="000000"/>
              <w:sz w:val="22"/>
              <w:szCs w:val="22"/>
            </w:rPr>
            <w:t>, 18104.</w:t>
          </w:r>
        </w:p>
        <w:p w14:paraId="3E6A70C9" w14:textId="77777777" w:rsidR="00B25B04" w:rsidRPr="00DC2F15" w:rsidRDefault="00B25B04" w:rsidP="00DC2F15">
          <w:pPr>
            <w:autoSpaceDE w:val="0"/>
            <w:autoSpaceDN w:val="0"/>
            <w:spacing w:line="276" w:lineRule="auto"/>
            <w:ind w:hanging="480"/>
            <w:divId w:val="778795924"/>
            <w:rPr>
              <w:rFonts w:ascii="Segoe UI" w:hAnsi="Segoe UI" w:cs="Segoe UI"/>
              <w:color w:val="000000"/>
              <w:sz w:val="22"/>
              <w:szCs w:val="22"/>
            </w:rPr>
          </w:pPr>
          <w:r w:rsidRPr="00DC2F15">
            <w:rPr>
              <w:rFonts w:ascii="Segoe UI" w:hAnsi="Segoe UI" w:cs="Segoe UI"/>
              <w:color w:val="000000"/>
              <w:sz w:val="22"/>
              <w:szCs w:val="22"/>
            </w:rPr>
            <w:t xml:space="preserve">27. </w:t>
          </w:r>
          <w:proofErr w:type="spellStart"/>
          <w:proofErr w:type="gramStart"/>
          <w:r w:rsidRPr="00DC2F15">
            <w:rPr>
              <w:rFonts w:ascii="Segoe UI" w:hAnsi="Segoe UI" w:cs="Segoe UI"/>
              <w:color w:val="000000"/>
              <w:sz w:val="22"/>
              <w:szCs w:val="22"/>
            </w:rPr>
            <w:t>Risso,D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Ngai,J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Speed,T.P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Dudoit,S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(2014) Normalization of RNA-seq data using factor analysis of control genes or samples. </w:t>
          </w:r>
          <w:r w:rsidRPr="00DC2F15">
            <w:rPr>
              <w:rFonts w:ascii="Segoe UI" w:hAnsi="Segoe UI" w:cs="Segoe UI"/>
              <w:i/>
              <w:iCs/>
              <w:color w:val="000000"/>
              <w:sz w:val="22"/>
              <w:szCs w:val="22"/>
            </w:rPr>
            <w:t xml:space="preserve">Nat.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32</w:t>
          </w:r>
          <w:r w:rsidRPr="00DC2F15">
            <w:rPr>
              <w:rFonts w:ascii="Segoe UI" w:hAnsi="Segoe UI" w:cs="Segoe UI"/>
              <w:color w:val="000000"/>
              <w:sz w:val="22"/>
              <w:szCs w:val="22"/>
            </w:rPr>
            <w:t>, 896.</w:t>
          </w:r>
        </w:p>
        <w:p w14:paraId="14759EAC" w14:textId="77777777" w:rsidR="00B25B04" w:rsidRPr="00DC2F15" w:rsidRDefault="00B25B04" w:rsidP="00DC2F15">
          <w:pPr>
            <w:autoSpaceDE w:val="0"/>
            <w:autoSpaceDN w:val="0"/>
            <w:spacing w:line="276" w:lineRule="auto"/>
            <w:ind w:hanging="480"/>
            <w:divId w:val="60492958"/>
            <w:rPr>
              <w:rFonts w:ascii="Segoe UI" w:hAnsi="Segoe UI" w:cs="Segoe UI"/>
              <w:color w:val="000000"/>
              <w:sz w:val="22"/>
              <w:szCs w:val="22"/>
            </w:rPr>
          </w:pPr>
          <w:r w:rsidRPr="00DC2F15">
            <w:rPr>
              <w:rFonts w:ascii="Segoe UI" w:hAnsi="Segoe UI" w:cs="Segoe UI"/>
              <w:color w:val="000000"/>
              <w:sz w:val="22"/>
              <w:szCs w:val="22"/>
            </w:rPr>
            <w:lastRenderedPageBreak/>
            <w:t xml:space="preserve">28. </w:t>
          </w:r>
          <w:proofErr w:type="spellStart"/>
          <w:proofErr w:type="gramStart"/>
          <w:r w:rsidRPr="00DC2F15">
            <w:rPr>
              <w:rFonts w:ascii="Segoe UI" w:hAnsi="Segoe UI" w:cs="Segoe UI"/>
              <w:color w:val="000000"/>
              <w:sz w:val="22"/>
              <w:szCs w:val="22"/>
            </w:rPr>
            <w:t>Haghverdi,L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Lun,A.T.L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Morgan,M.D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Marioni,J.C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Batch effects in single-cell RNA-sequencing data are corrected by matching mutual nearest neighbors. </w:t>
          </w:r>
          <w:r w:rsidRPr="00DC2F15">
            <w:rPr>
              <w:rFonts w:ascii="Segoe UI" w:hAnsi="Segoe UI" w:cs="Segoe UI"/>
              <w:i/>
              <w:iCs/>
              <w:color w:val="000000"/>
              <w:sz w:val="22"/>
              <w:szCs w:val="22"/>
            </w:rPr>
            <w:t xml:space="preserve">Nat.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36</w:t>
          </w:r>
          <w:r w:rsidRPr="00DC2F15">
            <w:rPr>
              <w:rFonts w:ascii="Segoe UI" w:hAnsi="Segoe UI" w:cs="Segoe UI"/>
              <w:color w:val="000000"/>
              <w:sz w:val="22"/>
              <w:szCs w:val="22"/>
            </w:rPr>
            <w:t>, 421–427.</w:t>
          </w:r>
        </w:p>
        <w:p w14:paraId="7F54E32E" w14:textId="77777777" w:rsidR="00B25B04" w:rsidRPr="00DC2F15" w:rsidRDefault="00B25B04" w:rsidP="00DC2F15">
          <w:pPr>
            <w:autoSpaceDE w:val="0"/>
            <w:autoSpaceDN w:val="0"/>
            <w:spacing w:line="276" w:lineRule="auto"/>
            <w:ind w:hanging="480"/>
            <w:divId w:val="164905787"/>
            <w:rPr>
              <w:rFonts w:ascii="Segoe UI" w:hAnsi="Segoe UI" w:cs="Segoe UI"/>
              <w:color w:val="000000"/>
              <w:sz w:val="22"/>
              <w:szCs w:val="22"/>
            </w:rPr>
          </w:pPr>
          <w:r w:rsidRPr="00DC2F15">
            <w:rPr>
              <w:rFonts w:ascii="Segoe UI" w:hAnsi="Segoe UI" w:cs="Segoe UI"/>
              <w:color w:val="000000"/>
              <w:sz w:val="22"/>
              <w:szCs w:val="22"/>
            </w:rPr>
            <w:t xml:space="preserve">29. </w:t>
          </w:r>
          <w:proofErr w:type="spellStart"/>
          <w:proofErr w:type="gramStart"/>
          <w:r w:rsidRPr="00DC2F15">
            <w:rPr>
              <w:rFonts w:ascii="Segoe UI" w:hAnsi="Segoe UI" w:cs="Segoe UI"/>
              <w:color w:val="000000"/>
              <w:sz w:val="22"/>
              <w:szCs w:val="22"/>
            </w:rPr>
            <w:t>Korsunsky,I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Millard,N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Fan,J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Slowikowski,K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Baglaenko,Y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Brenner,M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Loh,P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ru</w:t>
          </w:r>
          <w:proofErr w:type="spell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Raychaudhuri,S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(2019) Fast, sensitive and accurate integration of single-cell data with Harmony. </w:t>
          </w:r>
          <w:r w:rsidRPr="00DC2F15">
            <w:rPr>
              <w:rFonts w:ascii="Segoe UI" w:hAnsi="Segoe UI" w:cs="Segoe UI"/>
              <w:i/>
              <w:iCs/>
              <w:color w:val="000000"/>
              <w:sz w:val="22"/>
              <w:szCs w:val="22"/>
            </w:rPr>
            <w:t>Nature Methods 2019 16:12</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1289–1296.</w:t>
          </w:r>
        </w:p>
        <w:p w14:paraId="769C4C7A" w14:textId="77777777" w:rsidR="00B25B04" w:rsidRPr="00DC2F15" w:rsidRDefault="00B25B04" w:rsidP="00DC2F15">
          <w:pPr>
            <w:autoSpaceDE w:val="0"/>
            <w:autoSpaceDN w:val="0"/>
            <w:spacing w:line="276" w:lineRule="auto"/>
            <w:ind w:hanging="480"/>
            <w:divId w:val="1711538893"/>
            <w:rPr>
              <w:rFonts w:ascii="Segoe UI" w:hAnsi="Segoe UI" w:cs="Segoe UI"/>
              <w:color w:val="000000"/>
              <w:sz w:val="22"/>
              <w:szCs w:val="22"/>
            </w:rPr>
          </w:pPr>
          <w:r w:rsidRPr="00DC2F15">
            <w:rPr>
              <w:rFonts w:ascii="Segoe UI" w:hAnsi="Segoe UI" w:cs="Segoe UI"/>
              <w:color w:val="000000"/>
              <w:sz w:val="22"/>
              <w:szCs w:val="22"/>
            </w:rPr>
            <w:t xml:space="preserve">30. </w:t>
          </w:r>
          <w:proofErr w:type="spellStart"/>
          <w:proofErr w:type="gramStart"/>
          <w:r w:rsidRPr="00DC2F15">
            <w:rPr>
              <w:rFonts w:ascii="Segoe UI" w:hAnsi="Segoe UI" w:cs="Segoe UI"/>
              <w:color w:val="000000"/>
              <w:sz w:val="22"/>
              <w:szCs w:val="22"/>
            </w:rPr>
            <w:t>Hie,B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Bryson,B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Berger,B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(2019) Efficient integration of heterogeneous single-cell transcriptomes using </w:t>
          </w:r>
          <w:proofErr w:type="spellStart"/>
          <w:r w:rsidRPr="00DC2F15">
            <w:rPr>
              <w:rFonts w:ascii="Segoe UI" w:hAnsi="Segoe UI" w:cs="Segoe UI"/>
              <w:color w:val="000000"/>
              <w:sz w:val="22"/>
              <w:szCs w:val="22"/>
            </w:rPr>
            <w:t>Scanorama</w:t>
          </w:r>
          <w:proofErr w:type="spell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Nature Biotechnology 2019 37:6</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37</w:t>
          </w:r>
          <w:r w:rsidRPr="00DC2F15">
            <w:rPr>
              <w:rFonts w:ascii="Segoe UI" w:hAnsi="Segoe UI" w:cs="Segoe UI"/>
              <w:color w:val="000000"/>
              <w:sz w:val="22"/>
              <w:szCs w:val="22"/>
            </w:rPr>
            <w:t>, 685–691.</w:t>
          </w:r>
        </w:p>
        <w:p w14:paraId="652ECC65" w14:textId="77777777" w:rsidR="00B25B04" w:rsidRPr="00DC2F15" w:rsidRDefault="00B25B04" w:rsidP="00DC2F15">
          <w:pPr>
            <w:autoSpaceDE w:val="0"/>
            <w:autoSpaceDN w:val="0"/>
            <w:spacing w:line="276" w:lineRule="auto"/>
            <w:ind w:hanging="480"/>
            <w:divId w:val="2031758068"/>
            <w:rPr>
              <w:rFonts w:ascii="Segoe UI" w:hAnsi="Segoe UI" w:cs="Segoe UI"/>
              <w:color w:val="000000"/>
              <w:sz w:val="22"/>
              <w:szCs w:val="22"/>
            </w:rPr>
          </w:pPr>
          <w:r w:rsidRPr="00DC2F15">
            <w:rPr>
              <w:rFonts w:ascii="Segoe UI" w:hAnsi="Segoe UI" w:cs="Segoe UI"/>
              <w:color w:val="000000"/>
              <w:sz w:val="22"/>
              <w:szCs w:val="22"/>
            </w:rPr>
            <w:t xml:space="preserve">31. </w:t>
          </w:r>
          <w:proofErr w:type="spellStart"/>
          <w:proofErr w:type="gramStart"/>
          <w:r w:rsidRPr="00DC2F15">
            <w:rPr>
              <w:rFonts w:ascii="Segoe UI" w:hAnsi="Segoe UI" w:cs="Segoe UI"/>
              <w:color w:val="000000"/>
              <w:sz w:val="22"/>
              <w:szCs w:val="22"/>
            </w:rPr>
            <w:t>Skubleny,D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Ghosh,S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Spratlin,J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Schiller,D.E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Rayat,G.R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Feature-specific quantile normalization and feature-specific mean–variance normalization </w:t>
          </w:r>
          <w:proofErr w:type="gramStart"/>
          <w:r w:rsidRPr="00DC2F15">
            <w:rPr>
              <w:rFonts w:ascii="Segoe UI" w:hAnsi="Segoe UI" w:cs="Segoe UI"/>
              <w:color w:val="000000"/>
              <w:sz w:val="22"/>
              <w:szCs w:val="22"/>
            </w:rPr>
            <w:t>deliver</w:t>
          </w:r>
          <w:proofErr w:type="gramEnd"/>
          <w:r w:rsidRPr="00DC2F15">
            <w:rPr>
              <w:rFonts w:ascii="Segoe UI" w:hAnsi="Segoe UI" w:cs="Segoe UI"/>
              <w:color w:val="000000"/>
              <w:sz w:val="22"/>
              <w:szCs w:val="22"/>
            </w:rPr>
            <w:t xml:space="preserve"> robust bi-directional classification and feature selection performance between microarray and </w:t>
          </w:r>
          <w:proofErr w:type="spellStart"/>
          <w:r w:rsidRPr="00DC2F15">
            <w:rPr>
              <w:rFonts w:ascii="Segoe UI" w:hAnsi="Segoe UI" w:cs="Segoe UI"/>
              <w:color w:val="000000"/>
              <w:sz w:val="22"/>
              <w:szCs w:val="22"/>
            </w:rPr>
            <w:t>RNAseq</w:t>
          </w:r>
          <w:proofErr w:type="spellEnd"/>
          <w:r w:rsidRPr="00DC2F15">
            <w:rPr>
              <w:rFonts w:ascii="Segoe UI" w:hAnsi="Segoe UI" w:cs="Segoe UI"/>
              <w:color w:val="000000"/>
              <w:sz w:val="22"/>
              <w:szCs w:val="22"/>
            </w:rPr>
            <w:t xml:space="preserve"> data.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25</w:t>
          </w:r>
          <w:r w:rsidRPr="00DC2F15">
            <w:rPr>
              <w:rFonts w:ascii="Segoe UI" w:hAnsi="Segoe UI" w:cs="Segoe UI"/>
              <w:color w:val="000000"/>
              <w:sz w:val="22"/>
              <w:szCs w:val="22"/>
            </w:rPr>
            <w:t>, 136.</w:t>
          </w:r>
        </w:p>
        <w:p w14:paraId="4F642412" w14:textId="77777777" w:rsidR="00B25B04" w:rsidRPr="00DC2F15" w:rsidRDefault="00B25B04" w:rsidP="00DC2F15">
          <w:pPr>
            <w:autoSpaceDE w:val="0"/>
            <w:autoSpaceDN w:val="0"/>
            <w:spacing w:line="276" w:lineRule="auto"/>
            <w:ind w:hanging="480"/>
            <w:divId w:val="17588219"/>
            <w:rPr>
              <w:rFonts w:ascii="Segoe UI" w:hAnsi="Segoe UI" w:cs="Segoe UI"/>
              <w:color w:val="000000"/>
              <w:sz w:val="22"/>
              <w:szCs w:val="22"/>
            </w:rPr>
          </w:pPr>
          <w:r w:rsidRPr="00DC2F15">
            <w:rPr>
              <w:rFonts w:ascii="Segoe UI" w:hAnsi="Segoe UI" w:cs="Segoe UI"/>
              <w:color w:val="000000"/>
              <w:sz w:val="22"/>
              <w:szCs w:val="22"/>
            </w:rPr>
            <w:t xml:space="preserve">32. </w:t>
          </w:r>
          <w:proofErr w:type="spellStart"/>
          <w:proofErr w:type="gramStart"/>
          <w:r w:rsidRPr="00DC2F15">
            <w:rPr>
              <w:rFonts w:ascii="Segoe UI" w:hAnsi="Segoe UI" w:cs="Segoe UI"/>
              <w:color w:val="000000"/>
              <w:sz w:val="22"/>
              <w:szCs w:val="22"/>
            </w:rPr>
            <w:t>Hicks,S.C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Okrah,K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Paulson,J.N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Quackenbush,J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Irizarry,R.A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Bravo,H.C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Smooth quantile normalization. </w:t>
          </w:r>
          <w:r w:rsidRPr="00DC2F15">
            <w:rPr>
              <w:rFonts w:ascii="Segoe UI" w:hAnsi="Segoe UI" w:cs="Segoe UI"/>
              <w:i/>
              <w:iCs/>
              <w:color w:val="000000"/>
              <w:sz w:val="22"/>
              <w:szCs w:val="22"/>
            </w:rPr>
            <w:t>Biostatistics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19</w:t>
          </w:r>
          <w:r w:rsidRPr="00DC2F15">
            <w:rPr>
              <w:rFonts w:ascii="Segoe UI" w:hAnsi="Segoe UI" w:cs="Segoe UI"/>
              <w:color w:val="000000"/>
              <w:sz w:val="22"/>
              <w:szCs w:val="22"/>
            </w:rPr>
            <w:t>, 185–198.</w:t>
          </w:r>
        </w:p>
        <w:p w14:paraId="4FC89729" w14:textId="77777777" w:rsidR="00B25B04" w:rsidRPr="00DC2F15" w:rsidRDefault="00B25B04" w:rsidP="00DC2F15">
          <w:pPr>
            <w:autoSpaceDE w:val="0"/>
            <w:autoSpaceDN w:val="0"/>
            <w:spacing w:line="276" w:lineRule="auto"/>
            <w:ind w:hanging="480"/>
            <w:divId w:val="2067873725"/>
            <w:rPr>
              <w:rFonts w:ascii="Segoe UI" w:hAnsi="Segoe UI" w:cs="Segoe UI"/>
              <w:color w:val="000000"/>
              <w:sz w:val="22"/>
              <w:szCs w:val="22"/>
            </w:rPr>
          </w:pPr>
          <w:r w:rsidRPr="00DC2F15">
            <w:rPr>
              <w:rFonts w:ascii="Segoe UI" w:hAnsi="Segoe UI" w:cs="Segoe UI"/>
              <w:color w:val="000000"/>
              <w:sz w:val="22"/>
              <w:szCs w:val="22"/>
            </w:rPr>
            <w:t xml:space="preserve">33. </w:t>
          </w:r>
          <w:proofErr w:type="spellStart"/>
          <w:proofErr w:type="gramStart"/>
          <w:r w:rsidRPr="00DC2F15">
            <w:rPr>
              <w:rFonts w:ascii="Segoe UI" w:hAnsi="Segoe UI" w:cs="Segoe UI"/>
              <w:color w:val="000000"/>
              <w:sz w:val="22"/>
              <w:szCs w:val="22"/>
            </w:rPr>
            <w:t>Franks,J.M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Cai,G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Whitfield,M.L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Feature specific quantile normalization enables cross-platform classification of molecular subtypes using gene expression data.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34</w:t>
          </w:r>
          <w:r w:rsidRPr="00DC2F15">
            <w:rPr>
              <w:rFonts w:ascii="Segoe UI" w:hAnsi="Segoe UI" w:cs="Segoe UI"/>
              <w:color w:val="000000"/>
              <w:sz w:val="22"/>
              <w:szCs w:val="22"/>
            </w:rPr>
            <w:t>, 1868–1874.</w:t>
          </w:r>
        </w:p>
        <w:p w14:paraId="5D5BEAD1" w14:textId="77777777" w:rsidR="00B25B04" w:rsidRPr="00DC2F15" w:rsidRDefault="00B25B04" w:rsidP="00DC2F15">
          <w:pPr>
            <w:autoSpaceDE w:val="0"/>
            <w:autoSpaceDN w:val="0"/>
            <w:spacing w:line="276" w:lineRule="auto"/>
            <w:ind w:hanging="480"/>
            <w:divId w:val="1449812926"/>
            <w:rPr>
              <w:rFonts w:ascii="Segoe UI" w:hAnsi="Segoe UI" w:cs="Segoe UI"/>
              <w:color w:val="000000"/>
              <w:sz w:val="22"/>
              <w:szCs w:val="22"/>
            </w:rPr>
          </w:pPr>
          <w:r w:rsidRPr="00DC2F15">
            <w:rPr>
              <w:rFonts w:ascii="Segoe UI" w:hAnsi="Segoe UI" w:cs="Segoe UI"/>
              <w:color w:val="000000"/>
              <w:sz w:val="22"/>
              <w:szCs w:val="22"/>
            </w:rPr>
            <w:t xml:space="preserve">34. </w:t>
          </w:r>
          <w:proofErr w:type="spellStart"/>
          <w:proofErr w:type="gramStart"/>
          <w:r w:rsidRPr="00DC2F15">
            <w:rPr>
              <w:rFonts w:ascii="Segoe UI" w:hAnsi="Segoe UI" w:cs="Segoe UI"/>
              <w:color w:val="000000"/>
              <w:sz w:val="22"/>
              <w:szCs w:val="22"/>
            </w:rPr>
            <w:t>Bolstad,B.M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Irizarry,R.A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Åstrand,M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Speed,T.P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(2003) A comparison of normalization methods for high density oligonucleotide array data based on variance and bias.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19</w:t>
          </w:r>
          <w:r w:rsidRPr="00DC2F15">
            <w:rPr>
              <w:rFonts w:ascii="Segoe UI" w:hAnsi="Segoe UI" w:cs="Segoe UI"/>
              <w:color w:val="000000"/>
              <w:sz w:val="22"/>
              <w:szCs w:val="22"/>
            </w:rPr>
            <w:t>, 185–193.</w:t>
          </w:r>
        </w:p>
        <w:p w14:paraId="2A4C357C" w14:textId="77777777" w:rsidR="00B25B04" w:rsidRPr="00DC2F15" w:rsidRDefault="00B25B04" w:rsidP="00DC2F15">
          <w:pPr>
            <w:autoSpaceDE w:val="0"/>
            <w:autoSpaceDN w:val="0"/>
            <w:spacing w:line="276" w:lineRule="auto"/>
            <w:ind w:hanging="480"/>
            <w:divId w:val="71393833"/>
            <w:rPr>
              <w:rFonts w:ascii="Segoe UI" w:hAnsi="Segoe UI" w:cs="Segoe UI"/>
              <w:color w:val="000000"/>
              <w:sz w:val="22"/>
              <w:szCs w:val="22"/>
            </w:rPr>
          </w:pPr>
          <w:r w:rsidRPr="00DC2F15">
            <w:rPr>
              <w:rFonts w:ascii="Segoe UI" w:hAnsi="Segoe UI" w:cs="Segoe UI"/>
              <w:color w:val="000000"/>
              <w:sz w:val="22"/>
              <w:szCs w:val="22"/>
            </w:rPr>
            <w:t xml:space="preserve">35. </w:t>
          </w:r>
          <w:proofErr w:type="spellStart"/>
          <w:proofErr w:type="gramStart"/>
          <w:r w:rsidRPr="00DC2F15">
            <w:rPr>
              <w:rFonts w:ascii="Segoe UI" w:hAnsi="Segoe UI" w:cs="Segoe UI"/>
              <w:color w:val="000000"/>
              <w:sz w:val="22"/>
              <w:szCs w:val="22"/>
            </w:rPr>
            <w:t>Qiu,X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Hu,R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(2013) The impact of quantile and rank normalization procedures on the testing power of gene differential expression analysis.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w:t>
          </w:r>
          <w:r w:rsidRPr="00DC2F15">
            <w:rPr>
              <w:rFonts w:ascii="Segoe UI" w:hAnsi="Segoe UI" w:cs="Segoe UI"/>
              <w:color w:val="000000"/>
              <w:sz w:val="22"/>
              <w:szCs w:val="22"/>
            </w:rPr>
            <w:t>, 124.</w:t>
          </w:r>
        </w:p>
        <w:p w14:paraId="48AC9C8E" w14:textId="77777777" w:rsidR="00B25B04" w:rsidRPr="00DC2F15" w:rsidRDefault="00B25B04" w:rsidP="00DC2F15">
          <w:pPr>
            <w:autoSpaceDE w:val="0"/>
            <w:autoSpaceDN w:val="0"/>
            <w:spacing w:line="276" w:lineRule="auto"/>
            <w:ind w:hanging="480"/>
            <w:divId w:val="1692486646"/>
            <w:rPr>
              <w:rFonts w:ascii="Segoe UI" w:hAnsi="Segoe UI" w:cs="Segoe UI"/>
              <w:color w:val="000000"/>
              <w:sz w:val="22"/>
              <w:szCs w:val="22"/>
            </w:rPr>
          </w:pPr>
          <w:r w:rsidRPr="00DC2F15">
            <w:rPr>
              <w:rFonts w:ascii="Segoe UI" w:hAnsi="Segoe UI" w:cs="Segoe UI"/>
              <w:color w:val="000000"/>
              <w:sz w:val="22"/>
              <w:szCs w:val="22"/>
            </w:rPr>
            <w:t xml:space="preserve">36. </w:t>
          </w:r>
          <w:proofErr w:type="spellStart"/>
          <w:proofErr w:type="gramStart"/>
          <w:r w:rsidRPr="00DC2F15">
            <w:rPr>
              <w:rFonts w:ascii="Segoe UI" w:hAnsi="Segoe UI" w:cs="Segoe UI"/>
              <w:color w:val="000000"/>
              <w:sz w:val="22"/>
              <w:szCs w:val="22"/>
            </w:rPr>
            <w:t>Thompson,J.A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Greene,C.S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(2016) Cross-platform normalization of microarray and RNA-seq data for machine learning applications. </w:t>
          </w:r>
          <w:proofErr w:type="spellStart"/>
          <w:r w:rsidRPr="00DC2F15">
            <w:rPr>
              <w:rFonts w:ascii="Segoe UI" w:hAnsi="Segoe UI" w:cs="Segoe UI"/>
              <w:i/>
              <w:iCs/>
              <w:color w:val="000000"/>
              <w:sz w:val="22"/>
              <w:szCs w:val="22"/>
            </w:rPr>
            <w:t>PeerJ</w:t>
          </w:r>
          <w:proofErr w:type="spellEnd"/>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2016</w:t>
          </w:r>
          <w:r w:rsidRPr="00DC2F15">
            <w:rPr>
              <w:rFonts w:ascii="Segoe UI" w:hAnsi="Segoe UI" w:cs="Segoe UI"/>
              <w:color w:val="000000"/>
              <w:sz w:val="22"/>
              <w:szCs w:val="22"/>
            </w:rPr>
            <w:t>, e1621.</w:t>
          </w:r>
        </w:p>
        <w:p w14:paraId="20FECA81" w14:textId="77777777" w:rsidR="00B25B04" w:rsidRPr="00DC2F15" w:rsidRDefault="00B25B04" w:rsidP="00DC2F15">
          <w:pPr>
            <w:autoSpaceDE w:val="0"/>
            <w:autoSpaceDN w:val="0"/>
            <w:spacing w:line="276" w:lineRule="auto"/>
            <w:ind w:hanging="480"/>
            <w:divId w:val="1685477955"/>
            <w:rPr>
              <w:rFonts w:ascii="Segoe UI" w:hAnsi="Segoe UI" w:cs="Segoe UI"/>
              <w:color w:val="000000"/>
              <w:sz w:val="22"/>
              <w:szCs w:val="22"/>
            </w:rPr>
          </w:pPr>
          <w:r w:rsidRPr="00DC2F15">
            <w:rPr>
              <w:rFonts w:ascii="Segoe UI" w:hAnsi="Segoe UI" w:cs="Segoe UI"/>
              <w:color w:val="000000"/>
              <w:sz w:val="22"/>
              <w:szCs w:val="22"/>
            </w:rPr>
            <w:t xml:space="preserve">37. </w:t>
          </w:r>
          <w:proofErr w:type="spellStart"/>
          <w:proofErr w:type="gramStart"/>
          <w:r w:rsidRPr="00DC2F15">
            <w:rPr>
              <w:rFonts w:ascii="Segoe UI" w:hAnsi="Segoe UI" w:cs="Segoe UI"/>
              <w:color w:val="000000"/>
              <w:sz w:val="22"/>
              <w:szCs w:val="22"/>
            </w:rPr>
            <w:t>Borisov,N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Zolotovskaya,M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Borisov,C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Buzdin,A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Shambhala-2: A Protocol for Uniformly Shaped Harmonization of Gene Expression Profiles of Various Formats. </w:t>
          </w:r>
          <w:r w:rsidRPr="00DC2F15">
            <w:rPr>
              <w:rFonts w:ascii="Segoe UI" w:hAnsi="Segoe UI" w:cs="Segoe UI"/>
              <w:i/>
              <w:iCs/>
              <w:color w:val="000000"/>
              <w:sz w:val="22"/>
              <w:szCs w:val="22"/>
            </w:rPr>
            <w:t xml:space="preserve">Curr. </w:t>
          </w:r>
          <w:proofErr w:type="spellStart"/>
          <w:r w:rsidRPr="00DC2F15">
            <w:rPr>
              <w:rFonts w:ascii="Segoe UI" w:hAnsi="Segoe UI" w:cs="Segoe UI"/>
              <w:i/>
              <w:iCs/>
              <w:color w:val="000000"/>
              <w:sz w:val="22"/>
              <w:szCs w:val="22"/>
            </w:rPr>
            <w:t>Protoc</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w:t>
          </w:r>
          <w:r w:rsidRPr="00DC2F15">
            <w:rPr>
              <w:rFonts w:ascii="Segoe UI" w:hAnsi="Segoe UI" w:cs="Segoe UI"/>
              <w:color w:val="000000"/>
              <w:sz w:val="22"/>
              <w:szCs w:val="22"/>
            </w:rPr>
            <w:t>.</w:t>
          </w:r>
        </w:p>
        <w:p w14:paraId="69AB8550" w14:textId="77777777" w:rsidR="00B25B04" w:rsidRPr="00DC2F15" w:rsidRDefault="00B25B04" w:rsidP="00DC2F15">
          <w:pPr>
            <w:autoSpaceDE w:val="0"/>
            <w:autoSpaceDN w:val="0"/>
            <w:spacing w:line="276" w:lineRule="auto"/>
            <w:ind w:hanging="480"/>
            <w:divId w:val="949505183"/>
            <w:rPr>
              <w:rFonts w:ascii="Segoe UI" w:hAnsi="Segoe UI" w:cs="Segoe UI"/>
              <w:color w:val="000000"/>
              <w:sz w:val="22"/>
              <w:szCs w:val="22"/>
            </w:rPr>
          </w:pPr>
          <w:r w:rsidRPr="00DC2F15">
            <w:rPr>
              <w:rFonts w:ascii="Segoe UI" w:hAnsi="Segoe UI" w:cs="Segoe UI"/>
              <w:color w:val="000000"/>
              <w:sz w:val="22"/>
              <w:szCs w:val="22"/>
            </w:rPr>
            <w:t xml:space="preserve">38. </w:t>
          </w:r>
          <w:proofErr w:type="spellStart"/>
          <w:proofErr w:type="gramStart"/>
          <w:r w:rsidRPr="00DC2F15">
            <w:rPr>
              <w:rFonts w:ascii="Segoe UI" w:hAnsi="Segoe UI" w:cs="Segoe UI"/>
              <w:color w:val="000000"/>
              <w:sz w:val="22"/>
              <w:szCs w:val="22"/>
            </w:rPr>
            <w:t>Voß,H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Schlumbohm,S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Barwikowski,P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Wurlitzer,M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Dottermusch,M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Neumann,P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Schlüter,H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Neumann,J.E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Krisp,C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w:t>
          </w:r>
          <w:proofErr w:type="spellStart"/>
          <w:r w:rsidRPr="00DC2F15">
            <w:rPr>
              <w:rFonts w:ascii="Segoe UI" w:hAnsi="Segoe UI" w:cs="Segoe UI"/>
              <w:color w:val="000000"/>
              <w:sz w:val="22"/>
              <w:szCs w:val="22"/>
            </w:rPr>
            <w:t>HarmonizR</w:t>
          </w:r>
          <w:proofErr w:type="spellEnd"/>
          <w:r w:rsidRPr="00DC2F15">
            <w:rPr>
              <w:rFonts w:ascii="Segoe UI" w:hAnsi="Segoe UI" w:cs="Segoe UI"/>
              <w:color w:val="000000"/>
              <w:sz w:val="22"/>
              <w:szCs w:val="22"/>
            </w:rPr>
            <w:t xml:space="preserve"> enables data harmonization across independent proteomic datasets with appropriate handling of missing values. </w:t>
          </w:r>
          <w:r w:rsidRPr="00DC2F15">
            <w:rPr>
              <w:rFonts w:ascii="Segoe UI" w:hAnsi="Segoe UI" w:cs="Segoe UI"/>
              <w:i/>
              <w:iCs/>
              <w:color w:val="000000"/>
              <w:sz w:val="22"/>
              <w:szCs w:val="22"/>
            </w:rPr>
            <w:t>Nature Communications 2022 13:1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13</w:t>
          </w:r>
          <w:r w:rsidRPr="00DC2F15">
            <w:rPr>
              <w:rFonts w:ascii="Segoe UI" w:hAnsi="Segoe UI" w:cs="Segoe UI"/>
              <w:color w:val="000000"/>
              <w:sz w:val="22"/>
              <w:szCs w:val="22"/>
            </w:rPr>
            <w:t>, 3523-.</w:t>
          </w:r>
        </w:p>
        <w:p w14:paraId="74262EB8" w14:textId="77777777" w:rsidR="00B25B04" w:rsidRPr="00DC2F15" w:rsidRDefault="00B25B04" w:rsidP="00DC2F15">
          <w:pPr>
            <w:autoSpaceDE w:val="0"/>
            <w:autoSpaceDN w:val="0"/>
            <w:spacing w:line="276" w:lineRule="auto"/>
            <w:ind w:hanging="480"/>
            <w:divId w:val="451945558"/>
            <w:rPr>
              <w:rFonts w:ascii="Segoe UI" w:hAnsi="Segoe UI" w:cs="Segoe UI"/>
              <w:color w:val="000000"/>
              <w:sz w:val="22"/>
              <w:szCs w:val="22"/>
            </w:rPr>
          </w:pPr>
          <w:r w:rsidRPr="00DC2F15">
            <w:rPr>
              <w:rFonts w:ascii="Segoe UI" w:hAnsi="Segoe UI" w:cs="Segoe UI"/>
              <w:color w:val="000000"/>
              <w:sz w:val="22"/>
              <w:szCs w:val="22"/>
            </w:rPr>
            <w:t xml:space="preserve">39. </w:t>
          </w:r>
          <w:proofErr w:type="spellStart"/>
          <w:proofErr w:type="gramStart"/>
          <w:r w:rsidRPr="00DC2F15">
            <w:rPr>
              <w:rFonts w:ascii="Segoe UI" w:hAnsi="Segoe UI" w:cs="Segoe UI"/>
              <w:color w:val="000000"/>
              <w:sz w:val="22"/>
              <w:szCs w:val="22"/>
            </w:rPr>
            <w:t>Robinson,M.D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Oshlack,A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A scaling normalization method for differential expression analysis of RNA-seq data.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11</w:t>
          </w:r>
          <w:r w:rsidRPr="00DC2F15">
            <w:rPr>
              <w:rFonts w:ascii="Segoe UI" w:hAnsi="Segoe UI" w:cs="Segoe UI"/>
              <w:color w:val="000000"/>
              <w:sz w:val="22"/>
              <w:szCs w:val="22"/>
            </w:rPr>
            <w:t>, R25.</w:t>
          </w:r>
        </w:p>
        <w:p w14:paraId="77DB2ED1" w14:textId="77777777" w:rsidR="00B25B04" w:rsidRPr="00DC2F15" w:rsidRDefault="00B25B04" w:rsidP="00DC2F15">
          <w:pPr>
            <w:autoSpaceDE w:val="0"/>
            <w:autoSpaceDN w:val="0"/>
            <w:spacing w:line="276" w:lineRule="auto"/>
            <w:ind w:hanging="480"/>
            <w:divId w:val="729695583"/>
            <w:rPr>
              <w:rFonts w:ascii="Segoe UI" w:hAnsi="Segoe UI" w:cs="Segoe UI"/>
              <w:color w:val="000000"/>
              <w:sz w:val="22"/>
              <w:szCs w:val="22"/>
            </w:rPr>
          </w:pPr>
          <w:r w:rsidRPr="00DC2F15">
            <w:rPr>
              <w:rFonts w:ascii="Segoe UI" w:hAnsi="Segoe UI" w:cs="Segoe UI"/>
              <w:color w:val="000000"/>
              <w:sz w:val="22"/>
              <w:szCs w:val="22"/>
            </w:rPr>
            <w:t xml:space="preserve">40. </w:t>
          </w:r>
          <w:proofErr w:type="spellStart"/>
          <w:proofErr w:type="gramStart"/>
          <w:r w:rsidRPr="00DC2F15">
            <w:rPr>
              <w:rFonts w:ascii="Segoe UI" w:hAnsi="Segoe UI" w:cs="Segoe UI"/>
              <w:color w:val="000000"/>
              <w:sz w:val="22"/>
              <w:szCs w:val="22"/>
            </w:rPr>
            <w:t>Love,M.I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Huber,W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Anders,S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(2014) Moderated estimation of fold change and dispersion for RNA-seq data with DESeq2.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15</w:t>
          </w:r>
          <w:r w:rsidRPr="00DC2F15">
            <w:rPr>
              <w:rFonts w:ascii="Segoe UI" w:hAnsi="Segoe UI" w:cs="Segoe UI"/>
              <w:color w:val="000000"/>
              <w:sz w:val="22"/>
              <w:szCs w:val="22"/>
            </w:rPr>
            <w:t>.</w:t>
          </w:r>
        </w:p>
        <w:p w14:paraId="2EA0105F" w14:textId="77777777" w:rsidR="00B25B04" w:rsidRPr="00DC2F15" w:rsidRDefault="00B25B04" w:rsidP="00DC2F15">
          <w:pPr>
            <w:autoSpaceDE w:val="0"/>
            <w:autoSpaceDN w:val="0"/>
            <w:spacing w:line="276" w:lineRule="auto"/>
            <w:ind w:hanging="480"/>
            <w:divId w:val="1350718002"/>
            <w:rPr>
              <w:rFonts w:ascii="Segoe UI" w:hAnsi="Segoe UI" w:cs="Segoe UI"/>
              <w:color w:val="000000"/>
              <w:sz w:val="22"/>
              <w:szCs w:val="22"/>
            </w:rPr>
          </w:pPr>
          <w:r w:rsidRPr="00DC2F15">
            <w:rPr>
              <w:rFonts w:ascii="Segoe UI" w:hAnsi="Segoe UI" w:cs="Segoe UI"/>
              <w:color w:val="000000"/>
              <w:sz w:val="22"/>
              <w:szCs w:val="22"/>
            </w:rPr>
            <w:t xml:space="preserve">41. </w:t>
          </w:r>
          <w:proofErr w:type="spellStart"/>
          <w:proofErr w:type="gramStart"/>
          <w:r w:rsidRPr="00DC2F15">
            <w:rPr>
              <w:rFonts w:ascii="Segoe UI" w:hAnsi="Segoe UI" w:cs="Segoe UI"/>
              <w:color w:val="000000"/>
              <w:sz w:val="22"/>
              <w:szCs w:val="22"/>
            </w:rPr>
            <w:t>Stegle,O</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Parts,L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Piipari,M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Winn,J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Durbin,R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(2012) Using probabilistic estimation of expression residuals (PEER) to obtain increased power and interpretability of gene expression analyses. </w:t>
          </w:r>
          <w:r w:rsidRPr="00DC2F15">
            <w:rPr>
              <w:rFonts w:ascii="Segoe UI" w:hAnsi="Segoe UI" w:cs="Segoe UI"/>
              <w:i/>
              <w:iCs/>
              <w:color w:val="000000"/>
              <w:sz w:val="22"/>
              <w:szCs w:val="22"/>
            </w:rPr>
            <w:t xml:space="preserve">Nat. </w:t>
          </w:r>
          <w:proofErr w:type="spellStart"/>
          <w:r w:rsidRPr="00DC2F15">
            <w:rPr>
              <w:rFonts w:ascii="Segoe UI" w:hAnsi="Segoe UI" w:cs="Segoe UI"/>
              <w:i/>
              <w:iCs/>
              <w:color w:val="000000"/>
              <w:sz w:val="22"/>
              <w:szCs w:val="22"/>
            </w:rPr>
            <w:t>Protoc</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500–507.</w:t>
          </w:r>
        </w:p>
        <w:p w14:paraId="4DA0DD82" w14:textId="77777777" w:rsidR="00B25B04" w:rsidRPr="00DC2F15" w:rsidRDefault="00B25B04" w:rsidP="00DC2F15">
          <w:pPr>
            <w:autoSpaceDE w:val="0"/>
            <w:autoSpaceDN w:val="0"/>
            <w:spacing w:line="276" w:lineRule="auto"/>
            <w:ind w:hanging="480"/>
            <w:divId w:val="1355307666"/>
            <w:rPr>
              <w:rFonts w:ascii="Segoe UI" w:hAnsi="Segoe UI" w:cs="Segoe UI"/>
              <w:color w:val="000000"/>
              <w:sz w:val="22"/>
              <w:szCs w:val="22"/>
            </w:rPr>
          </w:pPr>
          <w:r w:rsidRPr="00DC2F15">
            <w:rPr>
              <w:rFonts w:ascii="Segoe UI" w:hAnsi="Segoe UI" w:cs="Segoe UI"/>
              <w:color w:val="000000"/>
              <w:sz w:val="22"/>
              <w:szCs w:val="22"/>
            </w:rPr>
            <w:lastRenderedPageBreak/>
            <w:t xml:space="preserve">42. </w:t>
          </w:r>
          <w:proofErr w:type="spellStart"/>
          <w:proofErr w:type="gramStart"/>
          <w:r w:rsidRPr="00DC2F15">
            <w:rPr>
              <w:rFonts w:ascii="Segoe UI" w:hAnsi="Segoe UI" w:cs="Segoe UI"/>
              <w:color w:val="000000"/>
              <w:sz w:val="22"/>
              <w:szCs w:val="22"/>
            </w:rPr>
            <w:t>Angel,P.W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Rajab,N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Deng,Y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Pacheco,C.M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Lê </w:t>
          </w:r>
          <w:proofErr w:type="spellStart"/>
          <w:proofErr w:type="gramStart"/>
          <w:r w:rsidRPr="00DC2F15">
            <w:rPr>
              <w:rFonts w:ascii="Segoe UI" w:hAnsi="Segoe UI" w:cs="Segoe UI"/>
              <w:color w:val="000000"/>
              <w:sz w:val="22"/>
              <w:szCs w:val="22"/>
            </w:rPr>
            <w:t>Cao,K.A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Choi,J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Wells,C.A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A simple, scalable approach to building a cross-platform transcriptome atlas.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e1008219.</w:t>
          </w:r>
        </w:p>
        <w:p w14:paraId="2F5EABA1" w14:textId="77777777" w:rsidR="00B25B04" w:rsidRPr="00DC2F15" w:rsidRDefault="00B25B04" w:rsidP="00DC2F15">
          <w:pPr>
            <w:autoSpaceDE w:val="0"/>
            <w:autoSpaceDN w:val="0"/>
            <w:spacing w:line="276" w:lineRule="auto"/>
            <w:ind w:hanging="480"/>
            <w:divId w:val="2082824236"/>
            <w:rPr>
              <w:rFonts w:ascii="Segoe UI" w:hAnsi="Segoe UI" w:cs="Segoe UI"/>
              <w:color w:val="000000"/>
              <w:sz w:val="22"/>
              <w:szCs w:val="22"/>
            </w:rPr>
          </w:pPr>
          <w:r w:rsidRPr="00DC2F15">
            <w:rPr>
              <w:rFonts w:ascii="Segoe UI" w:hAnsi="Segoe UI" w:cs="Segoe UI"/>
              <w:color w:val="000000"/>
              <w:sz w:val="22"/>
              <w:szCs w:val="22"/>
            </w:rPr>
            <w:t xml:space="preserve">43. </w:t>
          </w:r>
          <w:proofErr w:type="spellStart"/>
          <w:proofErr w:type="gramStart"/>
          <w:r w:rsidRPr="00DC2F15">
            <w:rPr>
              <w:rFonts w:ascii="Segoe UI" w:hAnsi="Segoe UI" w:cs="Segoe UI"/>
              <w:color w:val="000000"/>
              <w:sz w:val="22"/>
              <w:szCs w:val="22"/>
            </w:rPr>
            <w:t>Shabalin,A.A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Tjelmeland,H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Fan,C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Perou,C.M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Nobel,A.B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(2008) Merging two gene-expression studies via cross-platform normalization.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24</w:t>
          </w:r>
          <w:r w:rsidRPr="00DC2F15">
            <w:rPr>
              <w:rFonts w:ascii="Segoe UI" w:hAnsi="Segoe UI" w:cs="Segoe UI"/>
              <w:color w:val="000000"/>
              <w:sz w:val="22"/>
              <w:szCs w:val="22"/>
            </w:rPr>
            <w:t>, 1154–1160.</w:t>
          </w:r>
        </w:p>
        <w:p w14:paraId="5DEB0C70" w14:textId="77777777" w:rsidR="00B25B04" w:rsidRPr="00DC2F15" w:rsidRDefault="00B25B04" w:rsidP="00DC2F15">
          <w:pPr>
            <w:autoSpaceDE w:val="0"/>
            <w:autoSpaceDN w:val="0"/>
            <w:spacing w:line="276" w:lineRule="auto"/>
            <w:ind w:hanging="480"/>
            <w:divId w:val="1833645900"/>
            <w:rPr>
              <w:rFonts w:ascii="Segoe UI" w:hAnsi="Segoe UI" w:cs="Segoe UI"/>
              <w:color w:val="000000"/>
              <w:sz w:val="22"/>
              <w:szCs w:val="22"/>
            </w:rPr>
          </w:pPr>
          <w:r w:rsidRPr="00DC2F15">
            <w:rPr>
              <w:rFonts w:ascii="Segoe UI" w:hAnsi="Segoe UI" w:cs="Segoe UI"/>
              <w:color w:val="000000"/>
              <w:sz w:val="22"/>
              <w:szCs w:val="22"/>
            </w:rPr>
            <w:t xml:space="preserve">44. </w:t>
          </w:r>
          <w:proofErr w:type="spellStart"/>
          <w:proofErr w:type="gramStart"/>
          <w:r w:rsidRPr="00DC2F15">
            <w:rPr>
              <w:rFonts w:ascii="Segoe UI" w:hAnsi="Segoe UI" w:cs="Segoe UI"/>
              <w:color w:val="000000"/>
              <w:sz w:val="22"/>
              <w:szCs w:val="22"/>
            </w:rPr>
            <w:t>Benito,M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Parker,J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Du,Q</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Xiang,D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Perou,C.M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Marron,J.S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(2004) Adjustment of systematic microarray data biases.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w:t>
          </w:r>
          <w:r w:rsidRPr="00DC2F15">
            <w:rPr>
              <w:rFonts w:ascii="Segoe UI" w:hAnsi="Segoe UI" w:cs="Segoe UI"/>
              <w:color w:val="000000"/>
              <w:sz w:val="22"/>
              <w:szCs w:val="22"/>
            </w:rPr>
            <w:t>, 105–114.</w:t>
          </w:r>
        </w:p>
        <w:p w14:paraId="1D49136F" w14:textId="77777777" w:rsidR="00B25B04" w:rsidRPr="00DC2F15" w:rsidRDefault="00B25B04" w:rsidP="00DC2F15">
          <w:pPr>
            <w:autoSpaceDE w:val="0"/>
            <w:autoSpaceDN w:val="0"/>
            <w:spacing w:line="276" w:lineRule="auto"/>
            <w:ind w:hanging="480"/>
            <w:divId w:val="1271352526"/>
            <w:rPr>
              <w:rFonts w:ascii="Segoe UI" w:hAnsi="Segoe UI" w:cs="Segoe UI"/>
              <w:color w:val="000000"/>
              <w:sz w:val="22"/>
              <w:szCs w:val="22"/>
            </w:rPr>
          </w:pPr>
          <w:r w:rsidRPr="00DC2F15">
            <w:rPr>
              <w:rFonts w:ascii="Segoe UI" w:hAnsi="Segoe UI" w:cs="Segoe UI"/>
              <w:color w:val="000000"/>
              <w:sz w:val="22"/>
              <w:szCs w:val="22"/>
            </w:rPr>
            <w:t xml:space="preserve">45. </w:t>
          </w:r>
          <w:proofErr w:type="spellStart"/>
          <w:proofErr w:type="gramStart"/>
          <w:r w:rsidRPr="00DC2F15">
            <w:rPr>
              <w:rFonts w:ascii="Segoe UI" w:hAnsi="Segoe UI" w:cs="Segoe UI"/>
              <w:color w:val="000000"/>
              <w:sz w:val="22"/>
              <w:szCs w:val="22"/>
            </w:rPr>
            <w:t>Foltz,S.M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Greene,C.S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Taroni,J.N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Cross-platform normalization enables machine learning model training on microarray and RNA-seq data simultaneously. </w:t>
          </w:r>
          <w:r w:rsidRPr="00DC2F15">
            <w:rPr>
              <w:rFonts w:ascii="Segoe UI" w:hAnsi="Segoe UI" w:cs="Segoe UI"/>
              <w:i/>
              <w:iCs/>
              <w:color w:val="000000"/>
              <w:sz w:val="22"/>
              <w:szCs w:val="22"/>
            </w:rPr>
            <w:t>Communications Biology 2023 6:1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6</w:t>
          </w:r>
          <w:r w:rsidRPr="00DC2F15">
            <w:rPr>
              <w:rFonts w:ascii="Segoe UI" w:hAnsi="Segoe UI" w:cs="Segoe UI"/>
              <w:color w:val="000000"/>
              <w:sz w:val="22"/>
              <w:szCs w:val="22"/>
            </w:rPr>
            <w:t>, 222-.</w:t>
          </w:r>
        </w:p>
        <w:p w14:paraId="177B4EA3" w14:textId="77777777" w:rsidR="00B25B04" w:rsidRPr="00DC2F15" w:rsidRDefault="00B25B04" w:rsidP="00DC2F15">
          <w:pPr>
            <w:autoSpaceDE w:val="0"/>
            <w:autoSpaceDN w:val="0"/>
            <w:spacing w:line="276" w:lineRule="auto"/>
            <w:ind w:hanging="480"/>
            <w:divId w:val="1832988202"/>
            <w:rPr>
              <w:rFonts w:ascii="Segoe UI" w:hAnsi="Segoe UI" w:cs="Segoe UI"/>
              <w:color w:val="000000"/>
              <w:sz w:val="22"/>
              <w:szCs w:val="22"/>
            </w:rPr>
          </w:pPr>
          <w:r w:rsidRPr="00DC2F15">
            <w:rPr>
              <w:rFonts w:ascii="Segoe UI" w:hAnsi="Segoe UI" w:cs="Segoe UI"/>
              <w:color w:val="000000"/>
              <w:sz w:val="22"/>
              <w:szCs w:val="22"/>
            </w:rPr>
            <w:t>46. Da-</w:t>
          </w:r>
          <w:proofErr w:type="spellStart"/>
          <w:proofErr w:type="gramStart"/>
          <w:r w:rsidRPr="00DC2F15">
            <w:rPr>
              <w:rFonts w:ascii="Segoe UI" w:hAnsi="Segoe UI" w:cs="Segoe UI"/>
              <w:color w:val="000000"/>
              <w:sz w:val="22"/>
              <w:szCs w:val="22"/>
            </w:rPr>
            <w:t>ano,R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Masson,I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Lucia,F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Doré,M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Robin,P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Alfieri,J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Rousseau,C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Mervoyer,A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Reinhold,C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Castelli,J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Performance comparison of modified </w:t>
          </w:r>
          <w:proofErr w:type="spellStart"/>
          <w:r w:rsidRPr="00DC2F15">
            <w:rPr>
              <w:rFonts w:ascii="Segoe UI" w:hAnsi="Segoe UI" w:cs="Segoe UI"/>
              <w:color w:val="000000"/>
              <w:sz w:val="22"/>
              <w:szCs w:val="22"/>
            </w:rPr>
            <w:t>ComBat</w:t>
          </w:r>
          <w:proofErr w:type="spellEnd"/>
          <w:r w:rsidRPr="00DC2F15">
            <w:rPr>
              <w:rFonts w:ascii="Segoe UI" w:hAnsi="Segoe UI" w:cs="Segoe UI"/>
              <w:color w:val="000000"/>
              <w:sz w:val="22"/>
              <w:szCs w:val="22"/>
            </w:rPr>
            <w:t xml:space="preserve"> for harmonization of radiomic features for multicenter studies. </w:t>
          </w:r>
          <w:r w:rsidRPr="00DC2F15">
            <w:rPr>
              <w:rFonts w:ascii="Segoe UI" w:hAnsi="Segoe UI" w:cs="Segoe UI"/>
              <w:i/>
              <w:iCs/>
              <w:color w:val="000000"/>
              <w:sz w:val="22"/>
              <w:szCs w:val="22"/>
            </w:rPr>
            <w:t>Scientific Reports 2020 10:1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10</w:t>
          </w:r>
          <w:r w:rsidRPr="00DC2F15">
            <w:rPr>
              <w:rFonts w:ascii="Segoe UI" w:hAnsi="Segoe UI" w:cs="Segoe UI"/>
              <w:color w:val="000000"/>
              <w:sz w:val="22"/>
              <w:szCs w:val="22"/>
            </w:rPr>
            <w:t>, 10248-.</w:t>
          </w:r>
        </w:p>
        <w:p w14:paraId="7084775D" w14:textId="77777777" w:rsidR="00B25B04" w:rsidRPr="00DC2F15" w:rsidRDefault="00B25B04" w:rsidP="00DC2F15">
          <w:pPr>
            <w:autoSpaceDE w:val="0"/>
            <w:autoSpaceDN w:val="0"/>
            <w:spacing w:line="276" w:lineRule="auto"/>
            <w:ind w:hanging="480"/>
            <w:divId w:val="2072607683"/>
            <w:rPr>
              <w:rFonts w:ascii="Segoe UI" w:hAnsi="Segoe UI" w:cs="Segoe UI"/>
              <w:color w:val="000000"/>
              <w:sz w:val="22"/>
              <w:szCs w:val="22"/>
            </w:rPr>
          </w:pPr>
          <w:r w:rsidRPr="00DC2F15">
            <w:rPr>
              <w:rFonts w:ascii="Segoe UI" w:hAnsi="Segoe UI" w:cs="Segoe UI"/>
              <w:color w:val="000000"/>
              <w:sz w:val="22"/>
              <w:szCs w:val="22"/>
            </w:rPr>
            <w:t xml:space="preserve">47. </w:t>
          </w:r>
          <w:proofErr w:type="spellStart"/>
          <w:proofErr w:type="gramStart"/>
          <w:r w:rsidRPr="00DC2F15">
            <w:rPr>
              <w:rFonts w:ascii="Segoe UI" w:hAnsi="Segoe UI" w:cs="Segoe UI"/>
              <w:color w:val="000000"/>
              <w:sz w:val="22"/>
              <w:szCs w:val="22"/>
            </w:rPr>
            <w:t>Adamer,M.F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Brüningk,S.C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Tejada-</w:t>
          </w:r>
          <w:proofErr w:type="spellStart"/>
          <w:proofErr w:type="gramStart"/>
          <w:r w:rsidRPr="00DC2F15">
            <w:rPr>
              <w:rFonts w:ascii="Segoe UI" w:hAnsi="Segoe UI" w:cs="Segoe UI"/>
              <w:color w:val="000000"/>
              <w:sz w:val="22"/>
              <w:szCs w:val="22"/>
            </w:rPr>
            <w:t>Arranz,A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Estermann,F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Basler,M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Borgwardt,K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w:t>
          </w:r>
          <w:proofErr w:type="spellStart"/>
          <w:r w:rsidRPr="00DC2F15">
            <w:rPr>
              <w:rFonts w:ascii="Segoe UI" w:hAnsi="Segoe UI" w:cs="Segoe UI"/>
              <w:color w:val="000000"/>
              <w:sz w:val="22"/>
              <w:szCs w:val="22"/>
            </w:rPr>
            <w:t>reComBat</w:t>
          </w:r>
          <w:proofErr w:type="spellEnd"/>
          <w:r w:rsidRPr="00DC2F15">
            <w:rPr>
              <w:rFonts w:ascii="Segoe UI" w:hAnsi="Segoe UI" w:cs="Segoe UI"/>
              <w:color w:val="000000"/>
              <w:sz w:val="22"/>
              <w:szCs w:val="22"/>
            </w:rPr>
            <w:t xml:space="preserve">: batch-effect removal in large-scale multi-source gene-expression data integration. </w:t>
          </w:r>
          <w:r w:rsidRPr="00DC2F15">
            <w:rPr>
              <w:rFonts w:ascii="Segoe UI" w:hAnsi="Segoe UI" w:cs="Segoe UI"/>
              <w:i/>
              <w:iCs/>
              <w:color w:val="000000"/>
              <w:sz w:val="22"/>
              <w:szCs w:val="22"/>
            </w:rPr>
            <w:t>Bioinformatics Advances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w:t>
          </w:r>
          <w:r w:rsidRPr="00DC2F15">
            <w:rPr>
              <w:rFonts w:ascii="Segoe UI" w:hAnsi="Segoe UI" w:cs="Segoe UI"/>
              <w:color w:val="000000"/>
              <w:sz w:val="22"/>
              <w:szCs w:val="22"/>
            </w:rPr>
            <w:t>.</w:t>
          </w:r>
        </w:p>
        <w:p w14:paraId="24E414D0" w14:textId="77777777" w:rsidR="00B25B04" w:rsidRPr="00DC2F15" w:rsidRDefault="00B25B04" w:rsidP="00DC2F15">
          <w:pPr>
            <w:autoSpaceDE w:val="0"/>
            <w:autoSpaceDN w:val="0"/>
            <w:spacing w:line="276" w:lineRule="auto"/>
            <w:ind w:hanging="480"/>
            <w:divId w:val="695816674"/>
            <w:rPr>
              <w:rFonts w:ascii="Segoe UI" w:hAnsi="Segoe UI" w:cs="Segoe UI"/>
              <w:color w:val="000000"/>
              <w:sz w:val="22"/>
              <w:szCs w:val="22"/>
            </w:rPr>
          </w:pPr>
          <w:r w:rsidRPr="00DC2F15">
            <w:rPr>
              <w:rFonts w:ascii="Segoe UI" w:hAnsi="Segoe UI" w:cs="Segoe UI"/>
              <w:color w:val="000000"/>
              <w:sz w:val="22"/>
              <w:szCs w:val="22"/>
            </w:rPr>
            <w:t xml:space="preserve">48. </w:t>
          </w:r>
          <w:proofErr w:type="spellStart"/>
          <w:proofErr w:type="gramStart"/>
          <w:r w:rsidRPr="00DC2F15">
            <w:rPr>
              <w:rFonts w:ascii="Segoe UI" w:hAnsi="Segoe UI" w:cs="Segoe UI"/>
              <w:color w:val="000000"/>
              <w:sz w:val="22"/>
              <w:szCs w:val="22"/>
            </w:rPr>
            <w:t>Molania,R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Foroutan,M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Gagnon-</w:t>
          </w:r>
          <w:proofErr w:type="spellStart"/>
          <w:proofErr w:type="gramStart"/>
          <w:r w:rsidRPr="00DC2F15">
            <w:rPr>
              <w:rFonts w:ascii="Segoe UI" w:hAnsi="Segoe UI" w:cs="Segoe UI"/>
              <w:color w:val="000000"/>
              <w:sz w:val="22"/>
              <w:szCs w:val="22"/>
            </w:rPr>
            <w:t>Bartsch,J.A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Gandolfo,L.C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Jain,A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Sinha,A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Olshansky,G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Dobrovic,A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Papenfuss,A.T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Speed,T.P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Removing unwanted variation from large-scale RNA sequencing data with PRPS. </w:t>
          </w:r>
          <w:r w:rsidRPr="00DC2F15">
            <w:rPr>
              <w:rFonts w:ascii="Segoe UI" w:hAnsi="Segoe UI" w:cs="Segoe UI"/>
              <w:i/>
              <w:iCs/>
              <w:color w:val="000000"/>
              <w:sz w:val="22"/>
              <w:szCs w:val="22"/>
            </w:rPr>
            <w:t>Nature Biotechnology 2022 41:1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41</w:t>
          </w:r>
          <w:r w:rsidRPr="00DC2F15">
            <w:rPr>
              <w:rFonts w:ascii="Segoe UI" w:hAnsi="Segoe UI" w:cs="Segoe UI"/>
              <w:color w:val="000000"/>
              <w:sz w:val="22"/>
              <w:szCs w:val="22"/>
            </w:rPr>
            <w:t>, 82–95.</w:t>
          </w:r>
        </w:p>
        <w:p w14:paraId="5CFF23F0" w14:textId="77777777" w:rsidR="00B25B04" w:rsidRPr="00DC2F15" w:rsidRDefault="00B25B04" w:rsidP="00DC2F15">
          <w:pPr>
            <w:autoSpaceDE w:val="0"/>
            <w:autoSpaceDN w:val="0"/>
            <w:spacing w:line="276" w:lineRule="auto"/>
            <w:ind w:hanging="480"/>
            <w:divId w:val="1838760916"/>
            <w:rPr>
              <w:rFonts w:ascii="Segoe UI" w:hAnsi="Segoe UI" w:cs="Segoe UI"/>
              <w:color w:val="000000"/>
              <w:sz w:val="22"/>
              <w:szCs w:val="22"/>
            </w:rPr>
          </w:pPr>
          <w:r w:rsidRPr="00DC2F15">
            <w:rPr>
              <w:rFonts w:ascii="Segoe UI" w:hAnsi="Segoe UI" w:cs="Segoe UI"/>
              <w:color w:val="000000"/>
              <w:sz w:val="22"/>
              <w:szCs w:val="22"/>
            </w:rPr>
            <w:t xml:space="preserve">49. </w:t>
          </w:r>
          <w:proofErr w:type="spellStart"/>
          <w:proofErr w:type="gramStart"/>
          <w:r w:rsidRPr="00DC2F15">
            <w:rPr>
              <w:rFonts w:ascii="Segoe UI" w:hAnsi="Segoe UI" w:cs="Segoe UI"/>
              <w:color w:val="000000"/>
              <w:sz w:val="22"/>
              <w:szCs w:val="22"/>
            </w:rPr>
            <w:t>Zou,B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Zhou,R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Jiang,X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Jin,X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w:t>
          </w:r>
          <w:proofErr w:type="spellStart"/>
          <w:r w:rsidRPr="00DC2F15">
            <w:rPr>
              <w:rFonts w:ascii="Segoe UI" w:hAnsi="Segoe UI" w:cs="Segoe UI"/>
              <w:color w:val="000000"/>
              <w:sz w:val="22"/>
              <w:szCs w:val="22"/>
            </w:rPr>
            <w:t>deepMNN</w:t>
          </w:r>
          <w:proofErr w:type="spellEnd"/>
          <w:r w:rsidRPr="00DC2F15">
            <w:rPr>
              <w:rFonts w:ascii="Segoe UI" w:hAnsi="Segoe UI" w:cs="Segoe UI"/>
              <w:color w:val="000000"/>
              <w:sz w:val="22"/>
              <w:szCs w:val="22"/>
            </w:rPr>
            <w:t xml:space="preserve">: Deep Learning-Based Single-Cell RNA Sequencing Data Batch Correction Using Mutual Nearest Neighbors. </w:t>
          </w:r>
          <w:r w:rsidRPr="00DC2F15">
            <w:rPr>
              <w:rFonts w:ascii="Segoe UI" w:hAnsi="Segoe UI" w:cs="Segoe UI"/>
              <w:i/>
              <w:iCs/>
              <w:color w:val="000000"/>
              <w:sz w:val="22"/>
              <w:szCs w:val="22"/>
            </w:rPr>
            <w:t>Front.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w:t>
          </w:r>
        </w:p>
        <w:p w14:paraId="431286C1" w14:textId="77777777" w:rsidR="00B25B04" w:rsidRPr="00DC2F15" w:rsidRDefault="00B25B04" w:rsidP="00DC2F15">
          <w:pPr>
            <w:autoSpaceDE w:val="0"/>
            <w:autoSpaceDN w:val="0"/>
            <w:spacing w:line="276" w:lineRule="auto"/>
            <w:ind w:hanging="480"/>
            <w:divId w:val="1842888232"/>
            <w:rPr>
              <w:rFonts w:ascii="Segoe UI" w:hAnsi="Segoe UI" w:cs="Segoe UI"/>
              <w:color w:val="000000"/>
              <w:sz w:val="22"/>
              <w:szCs w:val="22"/>
            </w:rPr>
          </w:pPr>
          <w:r w:rsidRPr="00DC2F15">
            <w:rPr>
              <w:rFonts w:ascii="Segoe UI" w:hAnsi="Segoe UI" w:cs="Segoe UI"/>
              <w:color w:val="000000"/>
              <w:sz w:val="22"/>
              <w:szCs w:val="22"/>
            </w:rPr>
            <w:t xml:space="preserve">50. </w:t>
          </w:r>
          <w:proofErr w:type="spellStart"/>
          <w:proofErr w:type="gramStart"/>
          <w:r w:rsidRPr="00DC2F15">
            <w:rPr>
              <w:rFonts w:ascii="Segoe UI" w:hAnsi="Segoe UI" w:cs="Segoe UI"/>
              <w:color w:val="000000"/>
              <w:sz w:val="22"/>
              <w:szCs w:val="22"/>
            </w:rPr>
            <w:t>Zhang,X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Ye,Z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Qiao,F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w:t>
          </w:r>
          <w:proofErr w:type="spellStart"/>
          <w:r w:rsidRPr="00DC2F15">
            <w:rPr>
              <w:rFonts w:ascii="Segoe UI" w:hAnsi="Segoe UI" w:cs="Segoe UI"/>
              <w:color w:val="000000"/>
              <w:sz w:val="22"/>
              <w:szCs w:val="22"/>
            </w:rPr>
            <w:t>AMDBNorm</w:t>
          </w:r>
          <w:proofErr w:type="spellEnd"/>
          <w:r w:rsidRPr="00DC2F15">
            <w:rPr>
              <w:rFonts w:ascii="Segoe UI" w:hAnsi="Segoe UI" w:cs="Segoe UI"/>
              <w:color w:val="000000"/>
              <w:sz w:val="22"/>
              <w:szCs w:val="22"/>
            </w:rPr>
            <w:t xml:space="preserve">: an approach based on distribution adjustment to eliminate batch effects of gene expression data. </w:t>
          </w:r>
          <w:r w:rsidRPr="00DC2F15">
            <w:rPr>
              <w:rFonts w:ascii="Segoe UI" w:hAnsi="Segoe UI" w:cs="Segoe UI"/>
              <w:i/>
              <w:iCs/>
              <w:color w:val="000000"/>
              <w:sz w:val="22"/>
              <w:szCs w:val="22"/>
            </w:rPr>
            <w:t xml:space="preserve">Brief. </w:t>
          </w:r>
          <w:proofErr w:type="spellStart"/>
          <w:r w:rsidRPr="00DC2F15">
            <w:rPr>
              <w:rFonts w:ascii="Segoe UI" w:hAnsi="Segoe UI" w:cs="Segoe UI"/>
              <w:i/>
              <w:iCs/>
              <w:color w:val="000000"/>
              <w:sz w:val="22"/>
              <w:szCs w:val="22"/>
            </w:rPr>
            <w:t>Bioinform</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23</w:t>
          </w:r>
          <w:r w:rsidRPr="00DC2F15">
            <w:rPr>
              <w:rFonts w:ascii="Segoe UI" w:hAnsi="Segoe UI" w:cs="Segoe UI"/>
              <w:color w:val="000000"/>
              <w:sz w:val="22"/>
              <w:szCs w:val="22"/>
            </w:rPr>
            <w:t>.</w:t>
          </w:r>
        </w:p>
        <w:p w14:paraId="38C8686A" w14:textId="77777777" w:rsidR="00B25B04" w:rsidRPr="00DC2F15" w:rsidRDefault="00B25B04" w:rsidP="00DC2F15">
          <w:pPr>
            <w:autoSpaceDE w:val="0"/>
            <w:autoSpaceDN w:val="0"/>
            <w:spacing w:line="276" w:lineRule="auto"/>
            <w:ind w:hanging="480"/>
            <w:divId w:val="597257455"/>
            <w:rPr>
              <w:rFonts w:ascii="Segoe UI" w:hAnsi="Segoe UI" w:cs="Segoe UI"/>
              <w:color w:val="000000"/>
              <w:sz w:val="22"/>
              <w:szCs w:val="22"/>
            </w:rPr>
          </w:pPr>
          <w:r w:rsidRPr="00DC2F15">
            <w:rPr>
              <w:rFonts w:ascii="Segoe UI" w:hAnsi="Segoe UI" w:cs="Segoe UI"/>
              <w:color w:val="000000"/>
              <w:sz w:val="22"/>
              <w:szCs w:val="22"/>
            </w:rPr>
            <w:t xml:space="preserve">51. </w:t>
          </w:r>
          <w:proofErr w:type="spellStart"/>
          <w:proofErr w:type="gramStart"/>
          <w:r w:rsidRPr="00DC2F15">
            <w:rPr>
              <w:rFonts w:ascii="Segoe UI" w:hAnsi="Segoe UI" w:cs="Segoe UI"/>
              <w:color w:val="000000"/>
              <w:sz w:val="22"/>
              <w:szCs w:val="22"/>
            </w:rPr>
            <w:t>Nueda,M.J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Ferrer,A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Conesa,A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(2012) ARSyN: a method for the identification and removal of systematic noise in multifactorial time course microarray experiments. </w:t>
          </w:r>
          <w:r w:rsidRPr="00DC2F15">
            <w:rPr>
              <w:rFonts w:ascii="Segoe UI" w:hAnsi="Segoe UI" w:cs="Segoe UI"/>
              <w:i/>
              <w:iCs/>
              <w:color w:val="000000"/>
              <w:sz w:val="22"/>
              <w:szCs w:val="22"/>
            </w:rPr>
            <w:t>Biostatistics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13</w:t>
          </w:r>
          <w:r w:rsidRPr="00DC2F15">
            <w:rPr>
              <w:rFonts w:ascii="Segoe UI" w:hAnsi="Segoe UI" w:cs="Segoe UI"/>
              <w:color w:val="000000"/>
              <w:sz w:val="22"/>
              <w:szCs w:val="22"/>
            </w:rPr>
            <w:t>, 553–566.</w:t>
          </w:r>
        </w:p>
        <w:p w14:paraId="7B5A7D3A" w14:textId="77777777" w:rsidR="00B25B04" w:rsidRPr="00DC2F15" w:rsidRDefault="00B25B04" w:rsidP="00DC2F15">
          <w:pPr>
            <w:autoSpaceDE w:val="0"/>
            <w:autoSpaceDN w:val="0"/>
            <w:spacing w:line="276" w:lineRule="auto"/>
            <w:ind w:hanging="480"/>
            <w:divId w:val="61755621"/>
            <w:rPr>
              <w:rFonts w:ascii="Segoe UI" w:hAnsi="Segoe UI" w:cs="Segoe UI"/>
              <w:color w:val="000000"/>
              <w:sz w:val="22"/>
              <w:szCs w:val="22"/>
            </w:rPr>
          </w:pPr>
          <w:r w:rsidRPr="00DC2F15">
            <w:rPr>
              <w:rFonts w:ascii="Segoe UI" w:hAnsi="Segoe UI" w:cs="Segoe UI"/>
              <w:color w:val="000000"/>
              <w:sz w:val="22"/>
              <w:szCs w:val="22"/>
            </w:rPr>
            <w:t xml:space="preserve">52. </w:t>
          </w:r>
          <w:proofErr w:type="spellStart"/>
          <w:proofErr w:type="gramStart"/>
          <w:r w:rsidRPr="00DC2F15">
            <w:rPr>
              <w:rFonts w:ascii="Segoe UI" w:hAnsi="Segoe UI" w:cs="Segoe UI"/>
              <w:color w:val="000000"/>
              <w:sz w:val="22"/>
              <w:szCs w:val="22"/>
            </w:rPr>
            <w:t>Yi,H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Raman,A.T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Allen,G.I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Liu,Z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Detecting hidden batch factors through data-adaptive adjustment for biological effects.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34</w:t>
          </w:r>
          <w:r w:rsidRPr="00DC2F15">
            <w:rPr>
              <w:rFonts w:ascii="Segoe UI" w:hAnsi="Segoe UI" w:cs="Segoe UI"/>
              <w:color w:val="000000"/>
              <w:sz w:val="22"/>
              <w:szCs w:val="22"/>
            </w:rPr>
            <w:t>, 1141–1147.</w:t>
          </w:r>
        </w:p>
        <w:p w14:paraId="5983084A" w14:textId="77777777" w:rsidR="00B25B04" w:rsidRPr="00DC2F15" w:rsidRDefault="00B25B04" w:rsidP="00DC2F15">
          <w:pPr>
            <w:autoSpaceDE w:val="0"/>
            <w:autoSpaceDN w:val="0"/>
            <w:spacing w:line="276" w:lineRule="auto"/>
            <w:ind w:hanging="480"/>
            <w:divId w:val="1094201678"/>
            <w:rPr>
              <w:rFonts w:ascii="Segoe UI" w:hAnsi="Segoe UI" w:cs="Segoe UI"/>
              <w:color w:val="000000"/>
              <w:sz w:val="22"/>
              <w:szCs w:val="22"/>
            </w:rPr>
          </w:pPr>
          <w:r w:rsidRPr="00DC2F15">
            <w:rPr>
              <w:rFonts w:ascii="Segoe UI" w:hAnsi="Segoe UI" w:cs="Segoe UI"/>
              <w:color w:val="000000"/>
              <w:sz w:val="22"/>
              <w:szCs w:val="22"/>
            </w:rPr>
            <w:t xml:space="preserve">53. </w:t>
          </w:r>
          <w:proofErr w:type="spellStart"/>
          <w:proofErr w:type="gramStart"/>
          <w:r w:rsidRPr="00DC2F15">
            <w:rPr>
              <w:rFonts w:ascii="Segoe UI" w:hAnsi="Segoe UI" w:cs="Segoe UI"/>
              <w:color w:val="000000"/>
              <w:sz w:val="22"/>
              <w:szCs w:val="22"/>
            </w:rPr>
            <w:t>Nyamundanda,G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Poudel,P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Patil,Y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Sadanandam,A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(2017) A Novel Statistical Method to Diagnose, Quantify and Correct Batch Effects in Genomic Studies. </w:t>
          </w:r>
          <w:r w:rsidRPr="00DC2F15">
            <w:rPr>
              <w:rFonts w:ascii="Segoe UI" w:hAnsi="Segoe UI" w:cs="Segoe UI"/>
              <w:i/>
              <w:iCs/>
              <w:color w:val="000000"/>
              <w:sz w:val="22"/>
              <w:szCs w:val="22"/>
            </w:rPr>
            <w:t>Scientific Reports 2017 7:1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10849-.</w:t>
          </w:r>
        </w:p>
        <w:p w14:paraId="12E1E038" w14:textId="77777777" w:rsidR="00B25B04" w:rsidRPr="00DC2F15" w:rsidRDefault="00B25B04" w:rsidP="00DC2F15">
          <w:pPr>
            <w:autoSpaceDE w:val="0"/>
            <w:autoSpaceDN w:val="0"/>
            <w:spacing w:line="276" w:lineRule="auto"/>
            <w:ind w:hanging="480"/>
            <w:divId w:val="2043894941"/>
            <w:rPr>
              <w:rFonts w:ascii="Segoe UI" w:hAnsi="Segoe UI" w:cs="Segoe UI"/>
              <w:color w:val="000000"/>
              <w:sz w:val="22"/>
              <w:szCs w:val="22"/>
            </w:rPr>
          </w:pPr>
          <w:r w:rsidRPr="00DC2F15">
            <w:rPr>
              <w:rFonts w:ascii="Segoe UI" w:hAnsi="Segoe UI" w:cs="Segoe UI"/>
              <w:color w:val="000000"/>
              <w:sz w:val="22"/>
              <w:szCs w:val="22"/>
            </w:rPr>
            <w:t xml:space="preserve">54. </w:t>
          </w:r>
          <w:proofErr w:type="spellStart"/>
          <w:proofErr w:type="gramStart"/>
          <w:r w:rsidRPr="00DC2F15">
            <w:rPr>
              <w:rFonts w:ascii="Segoe UI" w:hAnsi="Segoe UI" w:cs="Segoe UI"/>
              <w:color w:val="000000"/>
              <w:sz w:val="22"/>
              <w:szCs w:val="22"/>
            </w:rPr>
            <w:t>Hornung,R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Boulesteix,A.L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Causeur,D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(2016) Combining location-and-scale batch effect adjustment with data cleaning by latent factor adjustment.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w:t>
          </w:r>
          <w:r w:rsidRPr="00DC2F15">
            <w:rPr>
              <w:rFonts w:ascii="Segoe UI" w:hAnsi="Segoe UI" w:cs="Segoe UI"/>
              <w:color w:val="000000"/>
              <w:sz w:val="22"/>
              <w:szCs w:val="22"/>
            </w:rPr>
            <w:t>.</w:t>
          </w:r>
        </w:p>
        <w:p w14:paraId="7E6375F1" w14:textId="77777777" w:rsidR="00B25B04" w:rsidRPr="00DC2F15" w:rsidRDefault="00B25B04" w:rsidP="00DC2F15">
          <w:pPr>
            <w:autoSpaceDE w:val="0"/>
            <w:autoSpaceDN w:val="0"/>
            <w:spacing w:line="276" w:lineRule="auto"/>
            <w:ind w:hanging="480"/>
            <w:divId w:val="43256206"/>
            <w:rPr>
              <w:rFonts w:ascii="Segoe UI" w:hAnsi="Segoe UI" w:cs="Segoe UI"/>
              <w:color w:val="000000"/>
              <w:sz w:val="22"/>
              <w:szCs w:val="22"/>
            </w:rPr>
          </w:pPr>
          <w:r w:rsidRPr="00DC2F15">
            <w:rPr>
              <w:rFonts w:ascii="Segoe UI" w:hAnsi="Segoe UI" w:cs="Segoe UI"/>
              <w:color w:val="000000"/>
              <w:sz w:val="22"/>
              <w:szCs w:val="22"/>
            </w:rPr>
            <w:t xml:space="preserve">55. </w:t>
          </w:r>
          <w:proofErr w:type="spellStart"/>
          <w:proofErr w:type="gramStart"/>
          <w:r w:rsidRPr="00DC2F15">
            <w:rPr>
              <w:rFonts w:ascii="Segoe UI" w:hAnsi="Segoe UI" w:cs="Segoe UI"/>
              <w:color w:val="000000"/>
              <w:sz w:val="22"/>
              <w:szCs w:val="22"/>
            </w:rPr>
            <w:t>Oytam,Y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Sobhanmanesh,F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Duesing,K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Bowden,J.C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Osmond-</w:t>
          </w:r>
          <w:proofErr w:type="spellStart"/>
          <w:proofErr w:type="gramStart"/>
          <w:r w:rsidRPr="00DC2F15">
            <w:rPr>
              <w:rFonts w:ascii="Segoe UI" w:hAnsi="Segoe UI" w:cs="Segoe UI"/>
              <w:color w:val="000000"/>
              <w:sz w:val="22"/>
              <w:szCs w:val="22"/>
            </w:rPr>
            <w:t>McLeod,M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Ross,J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(2016) Risk-conscious correction of batch effects: </w:t>
          </w:r>
          <w:proofErr w:type="spellStart"/>
          <w:r w:rsidRPr="00DC2F15">
            <w:rPr>
              <w:rFonts w:ascii="Segoe UI" w:hAnsi="Segoe UI" w:cs="Segoe UI"/>
              <w:color w:val="000000"/>
              <w:sz w:val="22"/>
              <w:szCs w:val="22"/>
            </w:rPr>
            <w:t>maximising</w:t>
          </w:r>
          <w:proofErr w:type="spellEnd"/>
          <w:r w:rsidRPr="00DC2F15">
            <w:rPr>
              <w:rFonts w:ascii="Segoe UI" w:hAnsi="Segoe UI" w:cs="Segoe UI"/>
              <w:color w:val="000000"/>
              <w:sz w:val="22"/>
              <w:szCs w:val="22"/>
            </w:rPr>
            <w:t xml:space="preserve"> information extraction from high-throughput genomic datasets. </w:t>
          </w:r>
          <w:r w:rsidRPr="00DC2F15">
            <w:rPr>
              <w:rFonts w:ascii="Segoe UI" w:hAnsi="Segoe UI" w:cs="Segoe UI"/>
              <w:i/>
              <w:iCs/>
              <w:color w:val="000000"/>
              <w:sz w:val="22"/>
              <w:szCs w:val="22"/>
            </w:rPr>
            <w:t>BMC Bioinformatics 2016 17:1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w:t>
          </w:r>
          <w:r w:rsidRPr="00DC2F15">
            <w:rPr>
              <w:rFonts w:ascii="Segoe UI" w:hAnsi="Segoe UI" w:cs="Segoe UI"/>
              <w:color w:val="000000"/>
              <w:sz w:val="22"/>
              <w:szCs w:val="22"/>
            </w:rPr>
            <w:t>, 332-.</w:t>
          </w:r>
        </w:p>
        <w:p w14:paraId="48B0A832" w14:textId="77777777" w:rsidR="00B25B04" w:rsidRPr="00DC2F15" w:rsidRDefault="00B25B04" w:rsidP="00DC2F15">
          <w:pPr>
            <w:autoSpaceDE w:val="0"/>
            <w:autoSpaceDN w:val="0"/>
            <w:spacing w:line="276" w:lineRule="auto"/>
            <w:ind w:hanging="480"/>
            <w:divId w:val="782529636"/>
            <w:rPr>
              <w:rFonts w:ascii="Segoe UI" w:hAnsi="Segoe UI" w:cs="Segoe UI"/>
              <w:color w:val="000000"/>
              <w:sz w:val="22"/>
              <w:szCs w:val="22"/>
            </w:rPr>
          </w:pPr>
          <w:r w:rsidRPr="00DC2F15">
            <w:rPr>
              <w:rFonts w:ascii="Segoe UI" w:hAnsi="Segoe UI" w:cs="Segoe UI"/>
              <w:color w:val="000000"/>
              <w:sz w:val="22"/>
              <w:szCs w:val="22"/>
            </w:rPr>
            <w:lastRenderedPageBreak/>
            <w:t xml:space="preserve">56. </w:t>
          </w:r>
          <w:proofErr w:type="spellStart"/>
          <w:proofErr w:type="gramStart"/>
          <w:r w:rsidRPr="00DC2F15">
            <w:rPr>
              <w:rFonts w:ascii="Segoe UI" w:hAnsi="Segoe UI" w:cs="Segoe UI"/>
              <w:color w:val="000000"/>
              <w:sz w:val="22"/>
              <w:szCs w:val="22"/>
            </w:rPr>
            <w:t>Leek,J.T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Scharpf,R.B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Bravo,H.C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Simcha,D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Langmead,B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Geman,D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Baggerly,K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Irizarry,R.A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Tackling the widespread and critical impact of batch effects in high-throughput data. </w:t>
          </w:r>
          <w:r w:rsidRPr="00DC2F15">
            <w:rPr>
              <w:rFonts w:ascii="Segoe UI" w:hAnsi="Segoe UI" w:cs="Segoe UI"/>
              <w:i/>
              <w:iCs/>
              <w:color w:val="000000"/>
              <w:sz w:val="22"/>
              <w:szCs w:val="22"/>
            </w:rPr>
            <w:t>Nature Reviews Genetics 2010 11:10</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11</w:t>
          </w:r>
          <w:r w:rsidRPr="00DC2F15">
            <w:rPr>
              <w:rFonts w:ascii="Segoe UI" w:hAnsi="Segoe UI" w:cs="Segoe UI"/>
              <w:color w:val="000000"/>
              <w:sz w:val="22"/>
              <w:szCs w:val="22"/>
            </w:rPr>
            <w:t>, 733–739.</w:t>
          </w:r>
        </w:p>
        <w:p w14:paraId="3C315391" w14:textId="77777777" w:rsidR="00B25B04" w:rsidRPr="00DC2F15" w:rsidRDefault="00B25B04" w:rsidP="00DC2F15">
          <w:pPr>
            <w:autoSpaceDE w:val="0"/>
            <w:autoSpaceDN w:val="0"/>
            <w:spacing w:line="276" w:lineRule="auto"/>
            <w:ind w:hanging="480"/>
            <w:divId w:val="695235836"/>
            <w:rPr>
              <w:rFonts w:ascii="Segoe UI" w:hAnsi="Segoe UI" w:cs="Segoe UI"/>
              <w:color w:val="000000"/>
              <w:sz w:val="22"/>
              <w:szCs w:val="22"/>
            </w:rPr>
          </w:pPr>
          <w:r w:rsidRPr="00DC2F15">
            <w:rPr>
              <w:rFonts w:ascii="Segoe UI" w:hAnsi="Segoe UI" w:cs="Segoe UI"/>
              <w:color w:val="000000"/>
              <w:sz w:val="22"/>
              <w:szCs w:val="22"/>
            </w:rPr>
            <w:t xml:space="preserve">57. </w:t>
          </w:r>
          <w:proofErr w:type="spellStart"/>
          <w:proofErr w:type="gramStart"/>
          <w:r w:rsidRPr="00DC2F15">
            <w:rPr>
              <w:rFonts w:ascii="Segoe UI" w:hAnsi="Segoe UI" w:cs="Segoe UI"/>
              <w:color w:val="000000"/>
              <w:sz w:val="22"/>
              <w:szCs w:val="22"/>
            </w:rPr>
            <w:t>Luecken,M.D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Büttner,M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Chaichoompu,K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Danese,A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Interlandi,M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Mueller,M.F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Strobl,D.C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Zappia,L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Dugas,M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Colomé-</w:t>
          </w:r>
          <w:proofErr w:type="gramStart"/>
          <w:r w:rsidRPr="00DC2F15">
            <w:rPr>
              <w:rFonts w:ascii="Segoe UI" w:hAnsi="Segoe UI" w:cs="Segoe UI"/>
              <w:color w:val="000000"/>
              <w:sz w:val="22"/>
              <w:szCs w:val="22"/>
            </w:rPr>
            <w:t>Tatché,M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(2021) Benchmarking atlas-level data integration in single-cell genomics. </w:t>
          </w:r>
          <w:r w:rsidRPr="00DC2F15">
            <w:rPr>
              <w:rFonts w:ascii="Segoe UI" w:hAnsi="Segoe UI" w:cs="Segoe UI"/>
              <w:i/>
              <w:iCs/>
              <w:color w:val="000000"/>
              <w:sz w:val="22"/>
              <w:szCs w:val="22"/>
            </w:rPr>
            <w:t>Nature Methods 2021 19:1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19</w:t>
          </w:r>
          <w:r w:rsidRPr="00DC2F15">
            <w:rPr>
              <w:rFonts w:ascii="Segoe UI" w:hAnsi="Segoe UI" w:cs="Segoe UI"/>
              <w:color w:val="000000"/>
              <w:sz w:val="22"/>
              <w:szCs w:val="22"/>
            </w:rPr>
            <w:t>, 41–50.</w:t>
          </w:r>
        </w:p>
        <w:p w14:paraId="4B5FAD81" w14:textId="77777777" w:rsidR="00B25B04" w:rsidRPr="00DC2F15" w:rsidRDefault="00B25B04" w:rsidP="00DC2F15">
          <w:pPr>
            <w:autoSpaceDE w:val="0"/>
            <w:autoSpaceDN w:val="0"/>
            <w:spacing w:line="276" w:lineRule="auto"/>
            <w:ind w:hanging="480"/>
            <w:divId w:val="1274434792"/>
            <w:rPr>
              <w:rFonts w:ascii="Segoe UI" w:hAnsi="Segoe UI" w:cs="Segoe UI"/>
              <w:color w:val="000000"/>
              <w:sz w:val="22"/>
              <w:szCs w:val="22"/>
            </w:rPr>
          </w:pPr>
          <w:r w:rsidRPr="00DC2F15">
            <w:rPr>
              <w:rFonts w:ascii="Segoe UI" w:hAnsi="Segoe UI" w:cs="Segoe UI"/>
              <w:color w:val="000000"/>
              <w:sz w:val="22"/>
              <w:szCs w:val="22"/>
            </w:rPr>
            <w:t xml:space="preserve">58. </w:t>
          </w:r>
          <w:proofErr w:type="spellStart"/>
          <w:proofErr w:type="gramStart"/>
          <w:r w:rsidRPr="00DC2F15">
            <w:rPr>
              <w:rFonts w:ascii="Segoe UI" w:hAnsi="Segoe UI" w:cs="Segoe UI"/>
              <w:color w:val="000000"/>
              <w:sz w:val="22"/>
              <w:szCs w:val="22"/>
            </w:rPr>
            <w:t>Zhang,N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Casasent,T.D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Casasent,A.K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Kumar,S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Wakefield,C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Broom,B.M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Weinstein,J.N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Akbani,R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PCA-Plus: Enhanced principal component analysis with illustrative applications to batch effects and their quantitation. </w:t>
          </w:r>
          <w:r w:rsidRPr="00DC2F15">
            <w:rPr>
              <w:rFonts w:ascii="Segoe UI" w:hAnsi="Segoe UI" w:cs="Segoe UI"/>
              <w:i/>
              <w:iCs/>
              <w:color w:val="000000"/>
              <w:sz w:val="22"/>
              <w:szCs w:val="22"/>
            </w:rPr>
            <w:t>bioRxiv</w:t>
          </w:r>
          <w:r w:rsidRPr="00DC2F15">
            <w:rPr>
              <w:rFonts w:ascii="Segoe UI" w:hAnsi="Segoe UI" w:cs="Segoe UI"/>
              <w:color w:val="000000"/>
              <w:sz w:val="22"/>
              <w:szCs w:val="22"/>
            </w:rPr>
            <w:t>, 10.1101/2024.01.02.573793.</w:t>
          </w:r>
        </w:p>
        <w:p w14:paraId="309000CF" w14:textId="77777777" w:rsidR="00B25B04" w:rsidRPr="00DC2F15" w:rsidRDefault="00B25B04" w:rsidP="00DC2F15">
          <w:pPr>
            <w:autoSpaceDE w:val="0"/>
            <w:autoSpaceDN w:val="0"/>
            <w:spacing w:line="276" w:lineRule="auto"/>
            <w:ind w:hanging="480"/>
            <w:divId w:val="941691372"/>
            <w:rPr>
              <w:rFonts w:ascii="Segoe UI" w:hAnsi="Segoe UI" w:cs="Segoe UI"/>
              <w:color w:val="000000"/>
              <w:sz w:val="22"/>
              <w:szCs w:val="22"/>
            </w:rPr>
          </w:pPr>
          <w:r w:rsidRPr="00DC2F15">
            <w:rPr>
              <w:rFonts w:ascii="Segoe UI" w:hAnsi="Segoe UI" w:cs="Segoe UI"/>
              <w:color w:val="000000"/>
              <w:sz w:val="22"/>
              <w:szCs w:val="22"/>
            </w:rPr>
            <w:t xml:space="preserve">59. </w:t>
          </w:r>
          <w:proofErr w:type="spellStart"/>
          <w:proofErr w:type="gramStart"/>
          <w:r w:rsidRPr="00DC2F15">
            <w:rPr>
              <w:rFonts w:ascii="Segoe UI" w:hAnsi="Segoe UI" w:cs="Segoe UI"/>
              <w:color w:val="000000"/>
              <w:sz w:val="22"/>
              <w:szCs w:val="22"/>
            </w:rPr>
            <w:t>Büttner,M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Miao,Z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Wolf,F.A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Teichmann,S.A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Theis,F.J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A test metric for assessing single-cell RNA-seq batch correction. </w:t>
          </w:r>
          <w:r w:rsidRPr="00DC2F15">
            <w:rPr>
              <w:rFonts w:ascii="Segoe UI" w:hAnsi="Segoe UI" w:cs="Segoe UI"/>
              <w:i/>
              <w:iCs/>
              <w:color w:val="000000"/>
              <w:sz w:val="22"/>
              <w:szCs w:val="22"/>
            </w:rPr>
            <w:t>Nature Methods 2018 16:1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43–49.</w:t>
          </w:r>
        </w:p>
        <w:p w14:paraId="1F7BE1F6" w14:textId="77777777" w:rsidR="00B25B04" w:rsidRPr="00DC2F15" w:rsidRDefault="00B25B04" w:rsidP="00DC2F15">
          <w:pPr>
            <w:autoSpaceDE w:val="0"/>
            <w:autoSpaceDN w:val="0"/>
            <w:spacing w:line="276" w:lineRule="auto"/>
            <w:ind w:hanging="480"/>
            <w:divId w:val="1765766522"/>
            <w:rPr>
              <w:rFonts w:ascii="Segoe UI" w:hAnsi="Segoe UI" w:cs="Segoe UI"/>
              <w:color w:val="000000"/>
              <w:sz w:val="22"/>
              <w:szCs w:val="22"/>
            </w:rPr>
          </w:pPr>
          <w:r w:rsidRPr="00DC2F15">
            <w:rPr>
              <w:rFonts w:ascii="Segoe UI" w:hAnsi="Segoe UI" w:cs="Segoe UI"/>
              <w:color w:val="000000"/>
              <w:sz w:val="22"/>
              <w:szCs w:val="22"/>
            </w:rPr>
            <w:t xml:space="preserve">60. </w:t>
          </w:r>
          <w:proofErr w:type="spellStart"/>
          <w:proofErr w:type="gramStart"/>
          <w:r w:rsidRPr="00DC2F15">
            <w:rPr>
              <w:rFonts w:ascii="Segoe UI" w:hAnsi="Segoe UI" w:cs="Segoe UI"/>
              <w:color w:val="000000"/>
              <w:sz w:val="22"/>
              <w:szCs w:val="22"/>
            </w:rPr>
            <w:t>Rousseeuw,P.J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(1987) Silhouettes: A graphical aid to the interpretation and validation of cluster analysis. </w:t>
          </w:r>
          <w:r w:rsidRPr="00DC2F15">
            <w:rPr>
              <w:rFonts w:ascii="Segoe UI" w:hAnsi="Segoe UI" w:cs="Segoe UI"/>
              <w:i/>
              <w:iCs/>
              <w:color w:val="000000"/>
              <w:sz w:val="22"/>
              <w:szCs w:val="22"/>
            </w:rPr>
            <w:t xml:space="preserve">J.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Appl. Math.</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w:t>
          </w:r>
          <w:r w:rsidRPr="00DC2F15">
            <w:rPr>
              <w:rFonts w:ascii="Segoe UI" w:hAnsi="Segoe UI" w:cs="Segoe UI"/>
              <w:color w:val="000000"/>
              <w:sz w:val="22"/>
              <w:szCs w:val="22"/>
            </w:rPr>
            <w:t>, 53–65.</w:t>
          </w:r>
        </w:p>
        <w:p w14:paraId="6E986F42" w14:textId="77777777" w:rsidR="00B25B04" w:rsidRPr="00DC2F15" w:rsidRDefault="00B25B04" w:rsidP="00DC2F15">
          <w:pPr>
            <w:autoSpaceDE w:val="0"/>
            <w:autoSpaceDN w:val="0"/>
            <w:spacing w:line="276" w:lineRule="auto"/>
            <w:ind w:hanging="480"/>
            <w:divId w:val="1541941359"/>
            <w:rPr>
              <w:rFonts w:ascii="Segoe UI" w:hAnsi="Segoe UI" w:cs="Segoe UI"/>
              <w:color w:val="000000"/>
              <w:sz w:val="22"/>
              <w:szCs w:val="22"/>
            </w:rPr>
          </w:pPr>
          <w:r w:rsidRPr="00DC2F15">
            <w:rPr>
              <w:rFonts w:ascii="Segoe UI" w:hAnsi="Segoe UI" w:cs="Segoe UI"/>
              <w:color w:val="000000"/>
              <w:sz w:val="22"/>
              <w:szCs w:val="22"/>
            </w:rPr>
            <w:t xml:space="preserve">61. </w:t>
          </w:r>
          <w:proofErr w:type="spellStart"/>
          <w:proofErr w:type="gramStart"/>
          <w:r w:rsidRPr="00DC2F15">
            <w:rPr>
              <w:rFonts w:ascii="Segoe UI" w:hAnsi="Segoe UI" w:cs="Segoe UI"/>
              <w:color w:val="000000"/>
              <w:sz w:val="22"/>
              <w:szCs w:val="22"/>
            </w:rPr>
            <w:t>Lütge,A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Zyprych-</w:t>
          </w:r>
          <w:proofErr w:type="gramStart"/>
          <w:r w:rsidRPr="00DC2F15">
            <w:rPr>
              <w:rFonts w:ascii="Segoe UI" w:hAnsi="Segoe UI" w:cs="Segoe UI"/>
              <w:color w:val="000000"/>
              <w:sz w:val="22"/>
              <w:szCs w:val="22"/>
            </w:rPr>
            <w:t>Walczak,J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Kunzmann,U.B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Crowell,H.L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Calini,D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Malhotra,D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Soneson,C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Robinson,M.D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w:t>
          </w:r>
          <w:proofErr w:type="spellStart"/>
          <w:r w:rsidRPr="00DC2F15">
            <w:rPr>
              <w:rFonts w:ascii="Segoe UI" w:hAnsi="Segoe UI" w:cs="Segoe UI"/>
              <w:color w:val="000000"/>
              <w:sz w:val="22"/>
              <w:szCs w:val="22"/>
            </w:rPr>
            <w:t>CellMixS</w:t>
          </w:r>
          <w:proofErr w:type="spellEnd"/>
          <w:r w:rsidRPr="00DC2F15">
            <w:rPr>
              <w:rFonts w:ascii="Segoe UI" w:hAnsi="Segoe UI" w:cs="Segoe UI"/>
              <w:color w:val="000000"/>
              <w:sz w:val="22"/>
              <w:szCs w:val="22"/>
            </w:rPr>
            <w:t xml:space="preserve">: quantifying and visualizing batch effects in single-cell RNA-seq data. </w:t>
          </w:r>
          <w:r w:rsidRPr="00DC2F15">
            <w:rPr>
              <w:rFonts w:ascii="Segoe UI" w:hAnsi="Segoe UI" w:cs="Segoe UI"/>
              <w:i/>
              <w:iCs/>
              <w:color w:val="000000"/>
              <w:sz w:val="22"/>
              <w:szCs w:val="22"/>
            </w:rPr>
            <w:t>Life Sci. Alliance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w:t>
          </w:r>
          <w:r w:rsidRPr="00DC2F15">
            <w:rPr>
              <w:rFonts w:ascii="Segoe UI" w:hAnsi="Segoe UI" w:cs="Segoe UI"/>
              <w:color w:val="000000"/>
              <w:sz w:val="22"/>
              <w:szCs w:val="22"/>
            </w:rPr>
            <w:t>, e202001004.</w:t>
          </w:r>
        </w:p>
        <w:p w14:paraId="68F12F76" w14:textId="77777777" w:rsidR="00B25B04" w:rsidRPr="00DC2F15" w:rsidRDefault="00B25B04" w:rsidP="00DC2F15">
          <w:pPr>
            <w:autoSpaceDE w:val="0"/>
            <w:autoSpaceDN w:val="0"/>
            <w:spacing w:line="276" w:lineRule="auto"/>
            <w:ind w:hanging="480"/>
            <w:divId w:val="984898506"/>
            <w:rPr>
              <w:rFonts w:ascii="Segoe UI" w:hAnsi="Segoe UI" w:cs="Segoe UI"/>
              <w:color w:val="000000"/>
              <w:sz w:val="22"/>
              <w:szCs w:val="22"/>
            </w:rPr>
          </w:pPr>
          <w:r w:rsidRPr="00DC2F15">
            <w:rPr>
              <w:rFonts w:ascii="Segoe UI" w:hAnsi="Segoe UI" w:cs="Segoe UI"/>
              <w:color w:val="000000"/>
              <w:sz w:val="22"/>
              <w:szCs w:val="22"/>
            </w:rPr>
            <w:t xml:space="preserve">62. </w:t>
          </w:r>
          <w:proofErr w:type="spellStart"/>
          <w:proofErr w:type="gramStart"/>
          <w:r w:rsidRPr="00DC2F15">
            <w:rPr>
              <w:rFonts w:ascii="Segoe UI" w:hAnsi="Segoe UI" w:cs="Segoe UI"/>
              <w:color w:val="000000"/>
              <w:sz w:val="22"/>
              <w:szCs w:val="22"/>
            </w:rPr>
            <w:t>Keyes,T.J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Domizi,P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Lo,Y.C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Nolan,G.P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Davis,K.L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A cancer biologist’s primer on machine learning applications in high-dimensional cytometry. </w:t>
          </w:r>
          <w:r w:rsidRPr="00DC2F15">
            <w:rPr>
              <w:rFonts w:ascii="Segoe UI" w:hAnsi="Segoe UI" w:cs="Segoe UI"/>
              <w:i/>
              <w:iCs/>
              <w:color w:val="000000"/>
              <w:sz w:val="22"/>
              <w:szCs w:val="22"/>
            </w:rPr>
            <w:t>Cytometry A</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97</w:t>
          </w:r>
          <w:r w:rsidRPr="00DC2F15">
            <w:rPr>
              <w:rFonts w:ascii="Segoe UI" w:hAnsi="Segoe UI" w:cs="Segoe UI"/>
              <w:color w:val="000000"/>
              <w:sz w:val="22"/>
              <w:szCs w:val="22"/>
            </w:rPr>
            <w:t>, 782.</w:t>
          </w:r>
        </w:p>
        <w:p w14:paraId="07B69EB5" w14:textId="77777777" w:rsidR="00B25B04" w:rsidRPr="00DC2F15" w:rsidRDefault="00B25B04" w:rsidP="00DC2F15">
          <w:pPr>
            <w:autoSpaceDE w:val="0"/>
            <w:autoSpaceDN w:val="0"/>
            <w:spacing w:line="276" w:lineRule="auto"/>
            <w:ind w:hanging="480"/>
            <w:divId w:val="2053966410"/>
            <w:rPr>
              <w:rFonts w:ascii="Segoe UI" w:hAnsi="Segoe UI" w:cs="Segoe UI"/>
              <w:color w:val="000000"/>
              <w:sz w:val="22"/>
              <w:szCs w:val="22"/>
            </w:rPr>
          </w:pPr>
          <w:r w:rsidRPr="00DC2F15">
            <w:rPr>
              <w:rFonts w:ascii="Segoe UI" w:hAnsi="Segoe UI" w:cs="Segoe UI"/>
              <w:color w:val="000000"/>
              <w:sz w:val="22"/>
              <w:szCs w:val="22"/>
            </w:rPr>
            <w:t xml:space="preserve">63. </w:t>
          </w:r>
          <w:proofErr w:type="spellStart"/>
          <w:proofErr w:type="gramStart"/>
          <w:r w:rsidRPr="00DC2F15">
            <w:rPr>
              <w:rFonts w:ascii="Segoe UI" w:hAnsi="Segoe UI" w:cs="Segoe UI"/>
              <w:color w:val="000000"/>
              <w:sz w:val="22"/>
              <w:szCs w:val="22"/>
            </w:rPr>
            <w:t>Tung,P.Y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Blischak,J.D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Hsiao,C.J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Knowles,D.A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Burnett,J.E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Pritchard,J.K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Gilad,Y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(2017) Batch effects and the effective design of single-cell gene expression studies. </w:t>
          </w:r>
          <w:r w:rsidRPr="00DC2F15">
            <w:rPr>
              <w:rFonts w:ascii="Segoe UI" w:hAnsi="Segoe UI" w:cs="Segoe UI"/>
              <w:i/>
              <w:iCs/>
              <w:color w:val="000000"/>
              <w:sz w:val="22"/>
              <w:szCs w:val="22"/>
            </w:rPr>
            <w:t>Sci. Rep.</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39921.</w:t>
          </w:r>
        </w:p>
        <w:p w14:paraId="03F33B42" w14:textId="77777777" w:rsidR="00B25B04" w:rsidRPr="00DC2F15" w:rsidRDefault="00B25B04" w:rsidP="00DC2F15">
          <w:pPr>
            <w:autoSpaceDE w:val="0"/>
            <w:autoSpaceDN w:val="0"/>
            <w:spacing w:line="276" w:lineRule="auto"/>
            <w:ind w:hanging="480"/>
            <w:divId w:val="553397708"/>
            <w:rPr>
              <w:rFonts w:ascii="Segoe UI" w:hAnsi="Segoe UI" w:cs="Segoe UI"/>
              <w:color w:val="000000"/>
              <w:sz w:val="22"/>
              <w:szCs w:val="22"/>
            </w:rPr>
          </w:pPr>
          <w:r w:rsidRPr="00DC2F15">
            <w:rPr>
              <w:rFonts w:ascii="Segoe UI" w:hAnsi="Segoe UI" w:cs="Segoe UI"/>
              <w:color w:val="000000"/>
              <w:sz w:val="22"/>
              <w:szCs w:val="22"/>
            </w:rPr>
            <w:t xml:space="preserve">64. </w:t>
          </w:r>
          <w:proofErr w:type="spellStart"/>
          <w:proofErr w:type="gramStart"/>
          <w:r w:rsidRPr="00DC2F15">
            <w:rPr>
              <w:rFonts w:ascii="Segoe UI" w:hAnsi="Segoe UI" w:cs="Segoe UI"/>
              <w:color w:val="000000"/>
              <w:sz w:val="22"/>
              <w:szCs w:val="22"/>
            </w:rPr>
            <w:t>Zyla,J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Papiez,A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Qu,R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Kluger,Y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Polanska,J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Hatzis,C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Pusztai,L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Marczyk,M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Evaluation of zero counts to better understand the discrepancies between bulk and single-cell RNA-Seq platforms.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xml:space="preserve">. Struct.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 J.</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21</w:t>
          </w:r>
          <w:r w:rsidRPr="00DC2F15">
            <w:rPr>
              <w:rFonts w:ascii="Segoe UI" w:hAnsi="Segoe UI" w:cs="Segoe UI"/>
              <w:color w:val="000000"/>
              <w:sz w:val="22"/>
              <w:szCs w:val="22"/>
            </w:rPr>
            <w:t>, 4663.</w:t>
          </w:r>
        </w:p>
        <w:p w14:paraId="2534FA9E" w14:textId="77777777" w:rsidR="00B25B04" w:rsidRPr="00DC2F15" w:rsidRDefault="00B25B04" w:rsidP="00DC2F15">
          <w:pPr>
            <w:autoSpaceDE w:val="0"/>
            <w:autoSpaceDN w:val="0"/>
            <w:spacing w:line="276" w:lineRule="auto"/>
            <w:ind w:hanging="480"/>
            <w:divId w:val="2026782068"/>
            <w:rPr>
              <w:rFonts w:ascii="Segoe UI" w:hAnsi="Segoe UI" w:cs="Segoe UI"/>
              <w:color w:val="000000"/>
              <w:sz w:val="22"/>
              <w:szCs w:val="22"/>
            </w:rPr>
          </w:pPr>
          <w:r w:rsidRPr="00DC2F15">
            <w:rPr>
              <w:rFonts w:ascii="Segoe UI" w:hAnsi="Segoe UI" w:cs="Segoe UI"/>
              <w:color w:val="000000"/>
              <w:sz w:val="22"/>
              <w:szCs w:val="22"/>
            </w:rPr>
            <w:t xml:space="preserve">65. </w:t>
          </w:r>
          <w:proofErr w:type="spellStart"/>
          <w:proofErr w:type="gramStart"/>
          <w:r w:rsidRPr="00DC2F15">
            <w:rPr>
              <w:rFonts w:ascii="Segoe UI" w:hAnsi="Segoe UI" w:cs="Segoe UI"/>
              <w:color w:val="000000"/>
              <w:sz w:val="22"/>
              <w:szCs w:val="22"/>
            </w:rPr>
            <w:t>Knapp,T.R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Knapp,T.R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Bimodality Revisited. </w:t>
          </w:r>
          <w:r w:rsidRPr="00DC2F15">
            <w:rPr>
              <w:rFonts w:ascii="Segoe UI" w:hAnsi="Segoe UI" w:cs="Segoe UI"/>
              <w:i/>
              <w:iCs/>
              <w:color w:val="000000"/>
              <w:sz w:val="22"/>
              <w:szCs w:val="22"/>
            </w:rPr>
            <w:t>Journal of Modern Applied Statistical Methods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6</w:t>
          </w:r>
          <w:r w:rsidRPr="00DC2F15">
            <w:rPr>
              <w:rFonts w:ascii="Segoe UI" w:hAnsi="Segoe UI" w:cs="Segoe UI"/>
              <w:color w:val="000000"/>
              <w:sz w:val="22"/>
              <w:szCs w:val="22"/>
            </w:rPr>
            <w:t>, 3.</w:t>
          </w:r>
        </w:p>
        <w:p w14:paraId="7C7F363E" w14:textId="77777777" w:rsidR="00B25B04" w:rsidRPr="00DC2F15" w:rsidRDefault="00B25B04" w:rsidP="00DC2F15">
          <w:pPr>
            <w:autoSpaceDE w:val="0"/>
            <w:autoSpaceDN w:val="0"/>
            <w:spacing w:line="276" w:lineRule="auto"/>
            <w:ind w:hanging="480"/>
            <w:divId w:val="1051156470"/>
            <w:rPr>
              <w:rFonts w:ascii="Segoe UI" w:hAnsi="Segoe UI" w:cs="Segoe UI"/>
              <w:color w:val="000000"/>
              <w:sz w:val="22"/>
              <w:szCs w:val="22"/>
            </w:rPr>
          </w:pPr>
          <w:r w:rsidRPr="00DC2F15">
            <w:rPr>
              <w:rFonts w:ascii="Segoe UI" w:hAnsi="Segoe UI" w:cs="Segoe UI"/>
              <w:color w:val="000000"/>
              <w:sz w:val="22"/>
              <w:szCs w:val="22"/>
            </w:rPr>
            <w:t xml:space="preserve">66. </w:t>
          </w:r>
          <w:proofErr w:type="spellStart"/>
          <w:proofErr w:type="gramStart"/>
          <w:r w:rsidRPr="00DC2F15">
            <w:rPr>
              <w:rFonts w:ascii="Segoe UI" w:hAnsi="Segoe UI" w:cs="Segoe UI"/>
              <w:color w:val="000000"/>
              <w:sz w:val="22"/>
              <w:szCs w:val="22"/>
            </w:rPr>
            <w:t>Liu,Y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Yang,C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Computational methods for alignment and integration of spatially resolved transcriptomics data.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xml:space="preserve">. Struct.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 J.</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23</w:t>
          </w:r>
          <w:r w:rsidRPr="00DC2F15">
            <w:rPr>
              <w:rFonts w:ascii="Segoe UI" w:hAnsi="Segoe UI" w:cs="Segoe UI"/>
              <w:color w:val="000000"/>
              <w:sz w:val="22"/>
              <w:szCs w:val="22"/>
            </w:rPr>
            <w:t>, 1094.</w:t>
          </w:r>
        </w:p>
        <w:p w14:paraId="3750E73A" w14:textId="77777777" w:rsidR="00B25B04" w:rsidRPr="00DC2F15" w:rsidRDefault="00B25B04" w:rsidP="00DC2F15">
          <w:pPr>
            <w:autoSpaceDE w:val="0"/>
            <w:autoSpaceDN w:val="0"/>
            <w:spacing w:line="276" w:lineRule="auto"/>
            <w:ind w:hanging="480"/>
            <w:divId w:val="1439905505"/>
            <w:rPr>
              <w:rFonts w:ascii="Segoe UI" w:hAnsi="Segoe UI" w:cs="Segoe UI"/>
              <w:color w:val="000000"/>
              <w:sz w:val="22"/>
              <w:szCs w:val="22"/>
            </w:rPr>
          </w:pPr>
          <w:r w:rsidRPr="00DC2F15">
            <w:rPr>
              <w:rFonts w:ascii="Segoe UI" w:hAnsi="Segoe UI" w:cs="Segoe UI"/>
              <w:color w:val="000000"/>
              <w:sz w:val="22"/>
              <w:szCs w:val="22"/>
            </w:rPr>
            <w:t xml:space="preserve">67. </w:t>
          </w:r>
          <w:proofErr w:type="spellStart"/>
          <w:proofErr w:type="gramStart"/>
          <w:r w:rsidRPr="00DC2F15">
            <w:rPr>
              <w:rFonts w:ascii="Segoe UI" w:hAnsi="Segoe UI" w:cs="Segoe UI"/>
              <w:color w:val="000000"/>
              <w:sz w:val="22"/>
              <w:szCs w:val="22"/>
            </w:rPr>
            <w:t>Zolotovskaia,M.A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Petrov,I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Poddubskaya,E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Moiseev,A.A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Borisov,N.M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Tkachev,V.S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Garazha,A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Kaprin,A.D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Disparity between Inter-Patient Molecular Heterogeneity and Repertoires of Target Drugs Used for Different Types of Cancer in Clinical Oncology. </w:t>
          </w:r>
          <w:r w:rsidRPr="00DC2F15">
            <w:rPr>
              <w:rFonts w:ascii="Segoe UI" w:hAnsi="Segoe UI" w:cs="Segoe UI"/>
              <w:i/>
              <w:iCs/>
              <w:color w:val="000000"/>
              <w:sz w:val="22"/>
              <w:szCs w:val="22"/>
            </w:rPr>
            <w:t>Int. J. Mol. Sci.</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21</w:t>
          </w:r>
          <w:r w:rsidRPr="00DC2F15">
            <w:rPr>
              <w:rFonts w:ascii="Segoe UI" w:hAnsi="Segoe UI" w:cs="Segoe UI"/>
              <w:color w:val="000000"/>
              <w:sz w:val="22"/>
              <w:szCs w:val="22"/>
            </w:rPr>
            <w:t>, 1580.</w:t>
          </w:r>
        </w:p>
        <w:p w14:paraId="35C37BE8" w14:textId="77777777" w:rsidR="00B25B04" w:rsidRPr="00DC2F15" w:rsidRDefault="00B25B04" w:rsidP="00DC2F15">
          <w:pPr>
            <w:autoSpaceDE w:val="0"/>
            <w:autoSpaceDN w:val="0"/>
            <w:spacing w:line="276" w:lineRule="auto"/>
            <w:ind w:hanging="480"/>
            <w:divId w:val="703750129"/>
            <w:rPr>
              <w:rFonts w:ascii="Segoe UI" w:hAnsi="Segoe UI" w:cs="Segoe UI"/>
              <w:color w:val="000000"/>
              <w:sz w:val="22"/>
              <w:szCs w:val="22"/>
            </w:rPr>
          </w:pPr>
          <w:r w:rsidRPr="00DC2F15">
            <w:rPr>
              <w:rFonts w:ascii="Segoe UI" w:hAnsi="Segoe UI" w:cs="Segoe UI"/>
              <w:color w:val="000000"/>
              <w:sz w:val="22"/>
              <w:szCs w:val="22"/>
            </w:rPr>
            <w:t xml:space="preserve">68. </w:t>
          </w:r>
          <w:proofErr w:type="spellStart"/>
          <w:proofErr w:type="gramStart"/>
          <w:r w:rsidRPr="00DC2F15">
            <w:rPr>
              <w:rFonts w:ascii="Segoe UI" w:hAnsi="Segoe UI" w:cs="Segoe UI"/>
              <w:color w:val="000000"/>
              <w:sz w:val="22"/>
              <w:szCs w:val="22"/>
            </w:rPr>
            <w:t>Virtanen,P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Gommers,R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Oliphant,T.E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Haberland,M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Reddy,T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Cournapeau,D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Burovski,E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Peterson,P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Weckesser,W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Bright,J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SciPy 1.0: fundamental algorithms for scientific computing in Python. </w:t>
          </w:r>
          <w:r w:rsidRPr="00DC2F15">
            <w:rPr>
              <w:rFonts w:ascii="Segoe UI" w:hAnsi="Segoe UI" w:cs="Segoe UI"/>
              <w:i/>
              <w:iCs/>
              <w:color w:val="000000"/>
              <w:sz w:val="22"/>
              <w:szCs w:val="22"/>
            </w:rPr>
            <w:t>Nature Methods 2020 17:3</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w:t>
          </w:r>
          <w:r w:rsidRPr="00DC2F15">
            <w:rPr>
              <w:rFonts w:ascii="Segoe UI" w:hAnsi="Segoe UI" w:cs="Segoe UI"/>
              <w:color w:val="000000"/>
              <w:sz w:val="22"/>
              <w:szCs w:val="22"/>
            </w:rPr>
            <w:t>, 261–272.</w:t>
          </w:r>
        </w:p>
        <w:p w14:paraId="277532F9" w14:textId="77777777" w:rsidR="00B25B04" w:rsidRPr="00DC2F15" w:rsidRDefault="00B25B04" w:rsidP="00DC2F15">
          <w:pPr>
            <w:autoSpaceDE w:val="0"/>
            <w:autoSpaceDN w:val="0"/>
            <w:spacing w:line="276" w:lineRule="auto"/>
            <w:ind w:hanging="480"/>
            <w:divId w:val="1806393293"/>
            <w:rPr>
              <w:rFonts w:ascii="Segoe UI" w:hAnsi="Segoe UI" w:cs="Segoe UI"/>
              <w:color w:val="000000"/>
              <w:sz w:val="22"/>
              <w:szCs w:val="22"/>
            </w:rPr>
          </w:pPr>
          <w:r w:rsidRPr="00DC2F15">
            <w:rPr>
              <w:rFonts w:ascii="Segoe UI" w:hAnsi="Segoe UI" w:cs="Segoe UI"/>
              <w:color w:val="000000"/>
              <w:sz w:val="22"/>
              <w:szCs w:val="22"/>
            </w:rPr>
            <w:t xml:space="preserve">69. </w:t>
          </w:r>
          <w:proofErr w:type="spellStart"/>
          <w:proofErr w:type="gramStart"/>
          <w:r w:rsidRPr="00DC2F15">
            <w:rPr>
              <w:rFonts w:ascii="Segoe UI" w:hAnsi="Segoe UI" w:cs="Segoe UI"/>
              <w:color w:val="000000"/>
              <w:sz w:val="22"/>
              <w:szCs w:val="22"/>
            </w:rPr>
            <w:t>Seabold,S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Perktold,J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w:t>
          </w:r>
          <w:proofErr w:type="spellStart"/>
          <w:r w:rsidRPr="00DC2F15">
            <w:rPr>
              <w:rFonts w:ascii="Segoe UI" w:hAnsi="Segoe UI" w:cs="Segoe UI"/>
              <w:color w:val="000000"/>
              <w:sz w:val="22"/>
              <w:szCs w:val="22"/>
            </w:rPr>
            <w:t>Statsmodels</w:t>
          </w:r>
          <w:proofErr w:type="spellEnd"/>
          <w:r w:rsidRPr="00DC2F15">
            <w:rPr>
              <w:rFonts w:ascii="Segoe UI" w:hAnsi="Segoe UI" w:cs="Segoe UI"/>
              <w:color w:val="000000"/>
              <w:sz w:val="22"/>
              <w:szCs w:val="22"/>
            </w:rPr>
            <w:t xml:space="preserve">: Econometric and Statistical Modeling with Python. </w:t>
          </w:r>
          <w:r w:rsidRPr="00DC2F15">
            <w:rPr>
              <w:rFonts w:ascii="Segoe UI" w:hAnsi="Segoe UI" w:cs="Segoe UI"/>
              <w:i/>
              <w:iCs/>
              <w:color w:val="000000"/>
              <w:sz w:val="22"/>
              <w:szCs w:val="22"/>
            </w:rPr>
            <w:t>SciPy 2010</w:t>
          </w:r>
          <w:r w:rsidRPr="00DC2F15">
            <w:rPr>
              <w:rFonts w:ascii="Segoe UI" w:hAnsi="Segoe UI" w:cs="Segoe UI"/>
              <w:color w:val="000000"/>
              <w:sz w:val="22"/>
              <w:szCs w:val="22"/>
            </w:rPr>
            <w:t>, 10.25080/MAJORA-92BF1922-011.</w:t>
          </w:r>
        </w:p>
        <w:p w14:paraId="56313D11" w14:textId="77777777" w:rsidR="00B25B04" w:rsidRPr="00DC2F15" w:rsidRDefault="00B25B04" w:rsidP="00DC2F15">
          <w:pPr>
            <w:autoSpaceDE w:val="0"/>
            <w:autoSpaceDN w:val="0"/>
            <w:spacing w:line="276" w:lineRule="auto"/>
            <w:ind w:hanging="480"/>
            <w:divId w:val="1996373769"/>
            <w:rPr>
              <w:rFonts w:ascii="Segoe UI" w:hAnsi="Segoe UI" w:cs="Segoe UI"/>
              <w:color w:val="000000"/>
              <w:sz w:val="22"/>
              <w:szCs w:val="22"/>
            </w:rPr>
          </w:pPr>
          <w:r w:rsidRPr="00DC2F15">
            <w:rPr>
              <w:rFonts w:ascii="Segoe UI" w:hAnsi="Segoe UI" w:cs="Segoe UI"/>
              <w:color w:val="000000"/>
              <w:sz w:val="22"/>
              <w:szCs w:val="22"/>
            </w:rPr>
            <w:lastRenderedPageBreak/>
            <w:t xml:space="preserve">70. </w:t>
          </w:r>
          <w:proofErr w:type="spellStart"/>
          <w:proofErr w:type="gramStart"/>
          <w:r w:rsidRPr="00DC2F15">
            <w:rPr>
              <w:rFonts w:ascii="Segoe UI" w:hAnsi="Segoe UI" w:cs="Segoe UI"/>
              <w:color w:val="000000"/>
              <w:sz w:val="22"/>
              <w:szCs w:val="22"/>
            </w:rPr>
            <w:t>McInnes,L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Healy,J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Saul,N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Großberger,L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UMAP: Uniform Manifold Approximation and Projection. </w:t>
          </w:r>
          <w:r w:rsidRPr="00DC2F15">
            <w:rPr>
              <w:rFonts w:ascii="Segoe UI" w:hAnsi="Segoe UI" w:cs="Segoe UI"/>
              <w:i/>
              <w:iCs/>
              <w:color w:val="000000"/>
              <w:sz w:val="22"/>
              <w:szCs w:val="22"/>
            </w:rPr>
            <w:t xml:space="preserve">J. </w:t>
          </w:r>
          <w:proofErr w:type="gramStart"/>
          <w:r w:rsidRPr="00DC2F15">
            <w:rPr>
              <w:rFonts w:ascii="Segoe UI" w:hAnsi="Segoe UI" w:cs="Segoe UI"/>
              <w:i/>
              <w:iCs/>
              <w:color w:val="000000"/>
              <w:sz w:val="22"/>
              <w:szCs w:val="22"/>
            </w:rPr>
            <w:t>Open Source</w:t>
          </w:r>
          <w:proofErr w:type="gram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Softw</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w:t>
          </w:r>
          <w:r w:rsidRPr="00DC2F15">
            <w:rPr>
              <w:rFonts w:ascii="Segoe UI" w:hAnsi="Segoe UI" w:cs="Segoe UI"/>
              <w:color w:val="000000"/>
              <w:sz w:val="22"/>
              <w:szCs w:val="22"/>
            </w:rPr>
            <w:t>, 861.</w:t>
          </w:r>
        </w:p>
        <w:p w14:paraId="3A00A15F" w14:textId="77777777" w:rsidR="00B25B04" w:rsidRPr="00DC2F15" w:rsidRDefault="00B25B04" w:rsidP="00DC2F15">
          <w:pPr>
            <w:autoSpaceDE w:val="0"/>
            <w:autoSpaceDN w:val="0"/>
            <w:spacing w:line="276" w:lineRule="auto"/>
            <w:ind w:hanging="480"/>
            <w:divId w:val="741802159"/>
            <w:rPr>
              <w:rFonts w:ascii="Segoe UI" w:hAnsi="Segoe UI" w:cs="Segoe UI"/>
              <w:color w:val="000000"/>
              <w:sz w:val="22"/>
              <w:szCs w:val="22"/>
            </w:rPr>
          </w:pPr>
          <w:r w:rsidRPr="00DC2F15">
            <w:rPr>
              <w:rFonts w:ascii="Segoe UI" w:hAnsi="Segoe UI" w:cs="Segoe UI"/>
              <w:color w:val="000000"/>
              <w:sz w:val="22"/>
              <w:szCs w:val="22"/>
            </w:rPr>
            <w:t xml:space="preserve">71. </w:t>
          </w:r>
          <w:proofErr w:type="spellStart"/>
          <w:proofErr w:type="gramStart"/>
          <w:r w:rsidRPr="00DC2F15">
            <w:rPr>
              <w:rFonts w:ascii="Segoe UI" w:hAnsi="Segoe UI" w:cs="Segoe UI"/>
              <w:color w:val="000000"/>
              <w:sz w:val="22"/>
              <w:szCs w:val="22"/>
            </w:rPr>
            <w:t>Waskom,M.L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seaborn: statistical data visualization. </w:t>
          </w:r>
          <w:r w:rsidRPr="00DC2F15">
            <w:rPr>
              <w:rFonts w:ascii="Segoe UI" w:hAnsi="Segoe UI" w:cs="Segoe UI"/>
              <w:i/>
              <w:iCs/>
              <w:color w:val="000000"/>
              <w:sz w:val="22"/>
              <w:szCs w:val="22"/>
            </w:rPr>
            <w:t xml:space="preserve">J. </w:t>
          </w:r>
          <w:proofErr w:type="gramStart"/>
          <w:r w:rsidRPr="00DC2F15">
            <w:rPr>
              <w:rFonts w:ascii="Segoe UI" w:hAnsi="Segoe UI" w:cs="Segoe UI"/>
              <w:i/>
              <w:iCs/>
              <w:color w:val="000000"/>
              <w:sz w:val="22"/>
              <w:szCs w:val="22"/>
            </w:rPr>
            <w:t>Open Source</w:t>
          </w:r>
          <w:proofErr w:type="gram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Softw</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6</w:t>
          </w:r>
          <w:r w:rsidRPr="00DC2F15">
            <w:rPr>
              <w:rFonts w:ascii="Segoe UI" w:hAnsi="Segoe UI" w:cs="Segoe UI"/>
              <w:color w:val="000000"/>
              <w:sz w:val="22"/>
              <w:szCs w:val="22"/>
            </w:rPr>
            <w:t>, 3021.</w:t>
          </w:r>
        </w:p>
        <w:p w14:paraId="453B9E71" w14:textId="77777777" w:rsidR="00B25B04" w:rsidRPr="00DC2F15" w:rsidRDefault="00B25B04" w:rsidP="00DC2F15">
          <w:pPr>
            <w:autoSpaceDE w:val="0"/>
            <w:autoSpaceDN w:val="0"/>
            <w:spacing w:line="276" w:lineRule="auto"/>
            <w:ind w:hanging="480"/>
            <w:divId w:val="1773747379"/>
            <w:rPr>
              <w:rFonts w:ascii="Segoe UI" w:hAnsi="Segoe UI" w:cs="Segoe UI"/>
              <w:color w:val="000000"/>
              <w:sz w:val="22"/>
              <w:szCs w:val="22"/>
            </w:rPr>
          </w:pPr>
          <w:r w:rsidRPr="00DC2F15">
            <w:rPr>
              <w:rFonts w:ascii="Segoe UI" w:hAnsi="Segoe UI" w:cs="Segoe UI"/>
              <w:color w:val="000000"/>
              <w:sz w:val="22"/>
              <w:szCs w:val="22"/>
            </w:rPr>
            <w:t xml:space="preserve">72. </w:t>
          </w:r>
          <w:proofErr w:type="spellStart"/>
          <w:proofErr w:type="gramStart"/>
          <w:r w:rsidRPr="00DC2F15">
            <w:rPr>
              <w:rFonts w:ascii="Segoe UI" w:hAnsi="Segoe UI" w:cs="Segoe UI"/>
              <w:color w:val="000000"/>
              <w:sz w:val="22"/>
              <w:szCs w:val="22"/>
            </w:rPr>
            <w:t>Hunter,J.D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Matplotlib: A 2D graphics environment.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Sci. Eng.</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9</w:t>
          </w:r>
          <w:r w:rsidRPr="00DC2F15">
            <w:rPr>
              <w:rFonts w:ascii="Segoe UI" w:hAnsi="Segoe UI" w:cs="Segoe UI"/>
              <w:color w:val="000000"/>
              <w:sz w:val="22"/>
              <w:szCs w:val="22"/>
            </w:rPr>
            <w:t>, 90–95.</w:t>
          </w:r>
        </w:p>
        <w:p w14:paraId="1B3A223B" w14:textId="77777777" w:rsidR="00B25B04" w:rsidRPr="00DC2F15" w:rsidRDefault="00B25B04" w:rsidP="00DC2F15">
          <w:pPr>
            <w:autoSpaceDE w:val="0"/>
            <w:autoSpaceDN w:val="0"/>
            <w:spacing w:line="276" w:lineRule="auto"/>
            <w:ind w:hanging="480"/>
            <w:divId w:val="1100561450"/>
            <w:rPr>
              <w:rFonts w:ascii="Segoe UI" w:hAnsi="Segoe UI" w:cs="Segoe UI"/>
              <w:color w:val="000000"/>
              <w:sz w:val="22"/>
              <w:szCs w:val="22"/>
            </w:rPr>
          </w:pPr>
          <w:r w:rsidRPr="00DC2F15">
            <w:rPr>
              <w:rFonts w:ascii="Segoe UI" w:hAnsi="Segoe UI" w:cs="Segoe UI"/>
              <w:color w:val="000000"/>
              <w:sz w:val="22"/>
              <w:szCs w:val="22"/>
            </w:rPr>
            <w:t>73. Figma: The collaborative canvas for design, code, and AI.</w:t>
          </w:r>
        </w:p>
        <w:p w14:paraId="203FE85C" w14:textId="77777777" w:rsidR="00B25B04" w:rsidRPr="00DC2F15" w:rsidRDefault="00B25B04" w:rsidP="00DC2F15">
          <w:pPr>
            <w:autoSpaceDE w:val="0"/>
            <w:autoSpaceDN w:val="0"/>
            <w:spacing w:line="276" w:lineRule="auto"/>
            <w:ind w:hanging="480"/>
            <w:divId w:val="1869102467"/>
            <w:rPr>
              <w:rFonts w:ascii="Segoe UI" w:hAnsi="Segoe UI" w:cs="Segoe UI"/>
              <w:color w:val="000000"/>
              <w:sz w:val="22"/>
              <w:szCs w:val="22"/>
            </w:rPr>
          </w:pPr>
          <w:r w:rsidRPr="00DC2F15">
            <w:rPr>
              <w:rFonts w:ascii="Segoe UI" w:hAnsi="Segoe UI" w:cs="Segoe UI"/>
              <w:color w:val="000000"/>
              <w:sz w:val="22"/>
              <w:szCs w:val="22"/>
            </w:rPr>
            <w:t xml:space="preserve">74. </w:t>
          </w:r>
          <w:proofErr w:type="spellStart"/>
          <w:proofErr w:type="gramStart"/>
          <w:r w:rsidRPr="00DC2F15">
            <w:rPr>
              <w:rFonts w:ascii="Segoe UI" w:hAnsi="Segoe UI" w:cs="Segoe UI"/>
              <w:color w:val="000000"/>
              <w:sz w:val="22"/>
              <w:szCs w:val="22"/>
            </w:rPr>
            <w:t>Strauss,T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Von </w:t>
          </w:r>
          <w:proofErr w:type="spellStart"/>
          <w:proofErr w:type="gramStart"/>
          <w:r w:rsidRPr="00DC2F15">
            <w:rPr>
              <w:rFonts w:ascii="Segoe UI" w:hAnsi="Segoe UI" w:cs="Segoe UI"/>
              <w:color w:val="000000"/>
              <w:sz w:val="22"/>
              <w:szCs w:val="22"/>
            </w:rPr>
            <w:t>Maltitz,M.J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(2017) </w:t>
          </w:r>
          <w:proofErr w:type="spellStart"/>
          <w:r w:rsidRPr="00DC2F15">
            <w:rPr>
              <w:rFonts w:ascii="Segoe UI" w:hAnsi="Segoe UI" w:cs="Segoe UI"/>
              <w:color w:val="000000"/>
              <w:sz w:val="22"/>
              <w:szCs w:val="22"/>
            </w:rPr>
            <w:t>Generalising</w:t>
          </w:r>
          <w:proofErr w:type="spellEnd"/>
          <w:r w:rsidRPr="00DC2F15">
            <w:rPr>
              <w:rFonts w:ascii="Segoe UI" w:hAnsi="Segoe UI" w:cs="Segoe UI"/>
              <w:color w:val="000000"/>
              <w:sz w:val="22"/>
              <w:szCs w:val="22"/>
            </w:rPr>
            <w:t xml:space="preserve"> Ward’s Method for Use with Manhattan Distances.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One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 e0168288.</w:t>
          </w:r>
        </w:p>
        <w:p w14:paraId="4EC1CA5E" w14:textId="77777777" w:rsidR="00B25B04" w:rsidRPr="00DC2F15" w:rsidRDefault="00B25B04" w:rsidP="00DC2F15">
          <w:pPr>
            <w:autoSpaceDE w:val="0"/>
            <w:autoSpaceDN w:val="0"/>
            <w:spacing w:line="276" w:lineRule="auto"/>
            <w:ind w:hanging="480"/>
            <w:divId w:val="1489243975"/>
            <w:rPr>
              <w:rFonts w:ascii="Segoe UI" w:hAnsi="Segoe UI" w:cs="Segoe UI"/>
              <w:color w:val="000000"/>
              <w:sz w:val="22"/>
              <w:szCs w:val="22"/>
            </w:rPr>
          </w:pPr>
          <w:r w:rsidRPr="00DC2F15">
            <w:rPr>
              <w:rFonts w:ascii="Segoe UI" w:hAnsi="Segoe UI" w:cs="Segoe UI"/>
              <w:color w:val="000000"/>
              <w:sz w:val="22"/>
              <w:szCs w:val="22"/>
            </w:rPr>
            <w:t xml:space="preserve">75. </w:t>
          </w:r>
          <w:proofErr w:type="spellStart"/>
          <w:proofErr w:type="gramStart"/>
          <w:r w:rsidRPr="00DC2F15">
            <w:rPr>
              <w:rFonts w:ascii="Segoe UI" w:hAnsi="Segoe UI" w:cs="Segoe UI"/>
              <w:color w:val="000000"/>
              <w:sz w:val="22"/>
              <w:szCs w:val="22"/>
            </w:rPr>
            <w:t>team,T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gramStart"/>
          <w:r w:rsidRPr="00DC2F15">
            <w:rPr>
              <w:rFonts w:ascii="Segoe UI" w:hAnsi="Segoe UI" w:cs="Segoe UI"/>
              <w:color w:val="000000"/>
              <w:sz w:val="22"/>
              <w:szCs w:val="22"/>
            </w:rPr>
            <w:t>pandas</w:t>
          </w:r>
          <w:proofErr w:type="gramEnd"/>
          <w:r w:rsidRPr="00DC2F15">
            <w:rPr>
              <w:rFonts w:ascii="Segoe UI" w:hAnsi="Segoe UI" w:cs="Segoe UI"/>
              <w:color w:val="000000"/>
              <w:sz w:val="22"/>
              <w:szCs w:val="22"/>
            </w:rPr>
            <w:t xml:space="preserve"> development pandas-dev/pandas: Pandas. 10.5281/ZENODO.17229934.</w:t>
          </w:r>
        </w:p>
        <w:p w14:paraId="7B7D53C8" w14:textId="77777777" w:rsidR="00B25B04" w:rsidRPr="00DC2F15" w:rsidRDefault="00B25B04" w:rsidP="00DC2F15">
          <w:pPr>
            <w:autoSpaceDE w:val="0"/>
            <w:autoSpaceDN w:val="0"/>
            <w:spacing w:line="276" w:lineRule="auto"/>
            <w:ind w:hanging="480"/>
            <w:divId w:val="1526401805"/>
            <w:rPr>
              <w:rFonts w:ascii="Segoe UI" w:hAnsi="Segoe UI" w:cs="Segoe UI"/>
              <w:color w:val="000000"/>
              <w:sz w:val="22"/>
              <w:szCs w:val="22"/>
            </w:rPr>
          </w:pPr>
          <w:r w:rsidRPr="00DC2F15">
            <w:rPr>
              <w:rFonts w:ascii="Segoe UI" w:hAnsi="Segoe UI" w:cs="Segoe UI"/>
              <w:color w:val="000000"/>
              <w:sz w:val="22"/>
              <w:szCs w:val="22"/>
            </w:rPr>
            <w:t xml:space="preserve">76. </w:t>
          </w:r>
          <w:proofErr w:type="spellStart"/>
          <w:proofErr w:type="gramStart"/>
          <w:r w:rsidRPr="00DC2F15">
            <w:rPr>
              <w:rFonts w:ascii="Segoe UI" w:hAnsi="Segoe UI" w:cs="Segoe UI"/>
              <w:color w:val="000000"/>
              <w:sz w:val="22"/>
              <w:szCs w:val="22"/>
            </w:rPr>
            <w:t>Mckinney,W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Data Structures for Statistical Computing in Python.</w:t>
          </w:r>
        </w:p>
        <w:p w14:paraId="1204257B" w14:textId="77777777" w:rsidR="00B25B04" w:rsidRPr="00DC2F15" w:rsidRDefault="00B25B04" w:rsidP="00DC2F15">
          <w:pPr>
            <w:autoSpaceDE w:val="0"/>
            <w:autoSpaceDN w:val="0"/>
            <w:spacing w:line="276" w:lineRule="auto"/>
            <w:ind w:hanging="480"/>
            <w:divId w:val="707605205"/>
            <w:rPr>
              <w:rFonts w:ascii="Segoe UI" w:hAnsi="Segoe UI" w:cs="Segoe UI"/>
              <w:color w:val="000000"/>
              <w:sz w:val="22"/>
              <w:szCs w:val="22"/>
            </w:rPr>
          </w:pPr>
          <w:r w:rsidRPr="00DC2F15">
            <w:rPr>
              <w:rFonts w:ascii="Segoe UI" w:hAnsi="Segoe UI" w:cs="Segoe UI"/>
              <w:color w:val="000000"/>
              <w:sz w:val="22"/>
              <w:szCs w:val="22"/>
            </w:rPr>
            <w:t xml:space="preserve">77. </w:t>
          </w:r>
          <w:proofErr w:type="spellStart"/>
          <w:proofErr w:type="gramStart"/>
          <w:r w:rsidRPr="00DC2F15">
            <w:rPr>
              <w:rFonts w:ascii="Segoe UI" w:hAnsi="Segoe UI" w:cs="Segoe UI"/>
              <w:color w:val="000000"/>
              <w:sz w:val="22"/>
              <w:szCs w:val="22"/>
            </w:rPr>
            <w:t>Harris,C.R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Millman,K.J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van der </w:t>
          </w:r>
          <w:proofErr w:type="spellStart"/>
          <w:proofErr w:type="gramStart"/>
          <w:r w:rsidRPr="00DC2F15">
            <w:rPr>
              <w:rFonts w:ascii="Segoe UI" w:hAnsi="Segoe UI" w:cs="Segoe UI"/>
              <w:color w:val="000000"/>
              <w:sz w:val="22"/>
              <w:szCs w:val="22"/>
            </w:rPr>
            <w:t>Walt,S.J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Gommers,R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Virtanen,P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Cournapeau,D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Wieser,E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Taylor,J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Berg,S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Smith,N.J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Array programming with NumPy. </w:t>
          </w:r>
          <w:r w:rsidRPr="00DC2F15">
            <w:rPr>
              <w:rFonts w:ascii="Segoe UI" w:hAnsi="Segoe UI" w:cs="Segoe UI"/>
              <w:i/>
              <w:iCs/>
              <w:color w:val="000000"/>
              <w:sz w:val="22"/>
              <w:szCs w:val="22"/>
            </w:rPr>
            <w:t>Nature 2020 585:7825</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585</w:t>
          </w:r>
          <w:r w:rsidRPr="00DC2F15">
            <w:rPr>
              <w:rFonts w:ascii="Segoe UI" w:hAnsi="Segoe UI" w:cs="Segoe UI"/>
              <w:color w:val="000000"/>
              <w:sz w:val="22"/>
              <w:szCs w:val="22"/>
            </w:rPr>
            <w:t>, 357–362.</w:t>
          </w:r>
        </w:p>
        <w:p w14:paraId="441EA2E5" w14:textId="77777777" w:rsidR="00B25B04" w:rsidRPr="00DC2F15" w:rsidRDefault="00B25B04" w:rsidP="00DC2F15">
          <w:pPr>
            <w:autoSpaceDE w:val="0"/>
            <w:autoSpaceDN w:val="0"/>
            <w:spacing w:line="276" w:lineRule="auto"/>
            <w:ind w:hanging="480"/>
            <w:divId w:val="1601793999"/>
            <w:rPr>
              <w:rFonts w:ascii="Segoe UI" w:hAnsi="Segoe UI" w:cs="Segoe UI"/>
              <w:color w:val="000000"/>
              <w:sz w:val="22"/>
              <w:szCs w:val="22"/>
            </w:rPr>
          </w:pPr>
          <w:r w:rsidRPr="00DC2F15">
            <w:rPr>
              <w:rFonts w:ascii="Segoe UI" w:hAnsi="Segoe UI" w:cs="Segoe UI"/>
              <w:color w:val="000000"/>
              <w:sz w:val="22"/>
              <w:szCs w:val="22"/>
            </w:rPr>
            <w:t xml:space="preserve">78. </w:t>
          </w:r>
          <w:proofErr w:type="spellStart"/>
          <w:proofErr w:type="gramStart"/>
          <w:r w:rsidRPr="00DC2F15">
            <w:rPr>
              <w:rFonts w:ascii="Segoe UI" w:hAnsi="Segoe UI" w:cs="Segoe UI"/>
              <w:color w:val="000000"/>
              <w:sz w:val="22"/>
              <w:szCs w:val="22"/>
            </w:rPr>
            <w:t>Liu,J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Zhao,X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Shen,Z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(2026) Dive into Claude Code: The Design Space of Today’s and Future AI Agent Systems.</w:t>
          </w:r>
        </w:p>
        <w:p w14:paraId="665C0268" w14:textId="77777777" w:rsidR="00B25B04" w:rsidRPr="00DC2F15" w:rsidRDefault="00B25B04" w:rsidP="00DC2F15">
          <w:pPr>
            <w:autoSpaceDE w:val="0"/>
            <w:autoSpaceDN w:val="0"/>
            <w:spacing w:line="276" w:lineRule="auto"/>
            <w:ind w:hanging="480"/>
            <w:divId w:val="1862159436"/>
            <w:rPr>
              <w:rFonts w:ascii="Segoe UI" w:hAnsi="Segoe UI" w:cs="Segoe UI"/>
              <w:color w:val="000000"/>
              <w:sz w:val="22"/>
              <w:szCs w:val="22"/>
            </w:rPr>
          </w:pPr>
          <w:r w:rsidRPr="00DC2F15">
            <w:rPr>
              <w:rFonts w:ascii="Segoe UI" w:hAnsi="Segoe UI" w:cs="Segoe UI"/>
              <w:color w:val="000000"/>
              <w:sz w:val="22"/>
              <w:szCs w:val="22"/>
            </w:rPr>
            <w:t xml:space="preserve">79. </w:t>
          </w:r>
          <w:proofErr w:type="spellStart"/>
          <w:proofErr w:type="gramStart"/>
          <w:r w:rsidRPr="00DC2F15">
            <w:rPr>
              <w:rFonts w:ascii="Segoe UI" w:hAnsi="Segoe UI" w:cs="Segoe UI"/>
              <w:color w:val="000000"/>
              <w:sz w:val="22"/>
              <w:szCs w:val="22"/>
            </w:rPr>
            <w:t>Omar,M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Nassar,S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Hijazi,K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Glicksberg,B.S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Nadkarni,G.N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Klang,E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Generating credible referenced medical research: A comparative study of </w:t>
          </w:r>
          <w:proofErr w:type="spellStart"/>
          <w:r w:rsidRPr="00DC2F15">
            <w:rPr>
              <w:rFonts w:ascii="Segoe UI" w:hAnsi="Segoe UI" w:cs="Segoe UI"/>
              <w:color w:val="000000"/>
              <w:sz w:val="22"/>
              <w:szCs w:val="22"/>
            </w:rPr>
            <w:t>openAI’s</w:t>
          </w:r>
          <w:proofErr w:type="spellEnd"/>
          <w:r w:rsidRPr="00DC2F15">
            <w:rPr>
              <w:rFonts w:ascii="Segoe UI" w:hAnsi="Segoe UI" w:cs="Segoe UI"/>
              <w:color w:val="000000"/>
              <w:sz w:val="22"/>
              <w:szCs w:val="22"/>
            </w:rPr>
            <w:t xml:space="preserve"> GPT-4 and Google’s </w:t>
          </w:r>
          <w:proofErr w:type="spellStart"/>
          <w:r w:rsidRPr="00DC2F15">
            <w:rPr>
              <w:rFonts w:ascii="Segoe UI" w:hAnsi="Segoe UI" w:cs="Segoe UI"/>
              <w:color w:val="000000"/>
              <w:sz w:val="22"/>
              <w:szCs w:val="22"/>
            </w:rPr>
            <w:t>gemini</w:t>
          </w:r>
          <w:proofErr w:type="spellEnd"/>
          <w:r w:rsidRPr="00DC2F15">
            <w:rPr>
              <w:rFonts w:ascii="Segoe UI" w:hAnsi="Segoe UI" w:cs="Segoe UI"/>
              <w:color w:val="000000"/>
              <w:sz w:val="22"/>
              <w:szCs w:val="22"/>
            </w:rPr>
            <w:t xml:space="preserve">.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Biol. Med.</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185</w:t>
          </w:r>
          <w:r w:rsidRPr="00DC2F15">
            <w:rPr>
              <w:rFonts w:ascii="Segoe UI" w:hAnsi="Segoe UI" w:cs="Segoe UI"/>
              <w:color w:val="000000"/>
              <w:sz w:val="22"/>
              <w:szCs w:val="22"/>
            </w:rPr>
            <w:t>, 109545.</w:t>
          </w:r>
        </w:p>
        <w:p w14:paraId="72D53A1A" w14:textId="77777777" w:rsidR="00B25B04" w:rsidRPr="00DC2F15" w:rsidRDefault="00B25B04" w:rsidP="00DC2F15">
          <w:pPr>
            <w:autoSpaceDE w:val="0"/>
            <w:autoSpaceDN w:val="0"/>
            <w:spacing w:line="276" w:lineRule="auto"/>
            <w:ind w:hanging="480"/>
            <w:divId w:val="257762136"/>
            <w:rPr>
              <w:rFonts w:ascii="Segoe UI" w:hAnsi="Segoe UI" w:cs="Segoe UI"/>
              <w:color w:val="000000"/>
              <w:sz w:val="22"/>
              <w:szCs w:val="22"/>
            </w:rPr>
          </w:pPr>
          <w:r w:rsidRPr="00DC2F15">
            <w:rPr>
              <w:rFonts w:ascii="Segoe UI" w:hAnsi="Segoe UI" w:cs="Segoe UI"/>
              <w:color w:val="000000"/>
              <w:sz w:val="22"/>
              <w:szCs w:val="22"/>
            </w:rPr>
            <w:t>80. Loeffler-</w:t>
          </w:r>
          <w:proofErr w:type="spellStart"/>
          <w:proofErr w:type="gramStart"/>
          <w:r w:rsidRPr="00DC2F15">
            <w:rPr>
              <w:rFonts w:ascii="Segoe UI" w:hAnsi="Segoe UI" w:cs="Segoe UI"/>
              <w:color w:val="000000"/>
              <w:sz w:val="22"/>
              <w:szCs w:val="22"/>
            </w:rPr>
            <w:t>Wirth,H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Kreuz,M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Schmidt,M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Ott,G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Siebert,R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Binder,H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Classifying Germinal Center Derived Lymphomas—Navigate a Complex Transcriptional Landscape. </w:t>
          </w:r>
          <w:r w:rsidRPr="00DC2F15">
            <w:rPr>
              <w:rFonts w:ascii="Segoe UI" w:hAnsi="Segoe UI" w:cs="Segoe UI"/>
              <w:i/>
              <w:iCs/>
              <w:color w:val="000000"/>
              <w:sz w:val="22"/>
              <w:szCs w:val="22"/>
            </w:rPr>
            <w:t>Cancers (Basel).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w:t>
          </w:r>
          <w:r w:rsidRPr="00DC2F15">
            <w:rPr>
              <w:rFonts w:ascii="Segoe UI" w:hAnsi="Segoe UI" w:cs="Segoe UI"/>
              <w:color w:val="000000"/>
              <w:sz w:val="22"/>
              <w:szCs w:val="22"/>
            </w:rPr>
            <w:t>, 3434.</w:t>
          </w:r>
        </w:p>
        <w:p w14:paraId="7922EDFB" w14:textId="77777777" w:rsidR="00B25B04" w:rsidRPr="00DC2F15" w:rsidRDefault="00B25B04" w:rsidP="00DC2F15">
          <w:pPr>
            <w:autoSpaceDE w:val="0"/>
            <w:autoSpaceDN w:val="0"/>
            <w:spacing w:line="276" w:lineRule="auto"/>
            <w:ind w:hanging="480"/>
            <w:divId w:val="593435978"/>
            <w:rPr>
              <w:rFonts w:ascii="Segoe UI" w:hAnsi="Segoe UI" w:cs="Segoe UI"/>
              <w:color w:val="000000"/>
              <w:sz w:val="22"/>
              <w:szCs w:val="22"/>
            </w:rPr>
          </w:pPr>
          <w:r w:rsidRPr="00DC2F15">
            <w:rPr>
              <w:rFonts w:ascii="Segoe UI" w:hAnsi="Segoe UI" w:cs="Segoe UI"/>
              <w:color w:val="000000"/>
              <w:sz w:val="22"/>
              <w:szCs w:val="22"/>
            </w:rPr>
            <w:t xml:space="preserve">81. </w:t>
          </w:r>
          <w:proofErr w:type="spellStart"/>
          <w:proofErr w:type="gramStart"/>
          <w:r w:rsidRPr="00DC2F15">
            <w:rPr>
              <w:rFonts w:ascii="Segoe UI" w:hAnsi="Segoe UI" w:cs="Segoe UI"/>
              <w:color w:val="000000"/>
              <w:sz w:val="22"/>
              <w:szCs w:val="22"/>
            </w:rPr>
            <w:t>Yudina,A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Tazearslan,C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Baisangurov,A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Nuzhdina,E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Lauziere,K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Segodin,V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Podsvirova,S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Starikov,S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Chasse,M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Shaposhnikov,K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(2025) Clinical and analytical validation of a combined RNA and DNA exome assay across a large tumor cohort. </w:t>
          </w:r>
          <w:r w:rsidRPr="00DC2F15">
            <w:rPr>
              <w:rFonts w:ascii="Segoe UI" w:hAnsi="Segoe UI" w:cs="Segoe UI"/>
              <w:i/>
              <w:iCs/>
              <w:color w:val="000000"/>
              <w:sz w:val="22"/>
              <w:szCs w:val="22"/>
            </w:rPr>
            <w:t>Communications medicine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w:t>
          </w:r>
          <w:r w:rsidRPr="00DC2F15">
            <w:rPr>
              <w:rFonts w:ascii="Segoe UI" w:hAnsi="Segoe UI" w:cs="Segoe UI"/>
              <w:color w:val="000000"/>
              <w:sz w:val="22"/>
              <w:szCs w:val="22"/>
            </w:rPr>
            <w:t>.</w:t>
          </w:r>
        </w:p>
        <w:p w14:paraId="4C109DA9" w14:textId="77777777" w:rsidR="00B25B04" w:rsidRPr="00DC2F15" w:rsidRDefault="00B25B04" w:rsidP="00DC2F15">
          <w:pPr>
            <w:autoSpaceDE w:val="0"/>
            <w:autoSpaceDN w:val="0"/>
            <w:spacing w:line="276" w:lineRule="auto"/>
            <w:ind w:hanging="480"/>
            <w:divId w:val="925192770"/>
            <w:rPr>
              <w:rFonts w:ascii="Segoe UI" w:hAnsi="Segoe UI" w:cs="Segoe UI"/>
              <w:color w:val="000000"/>
              <w:sz w:val="22"/>
              <w:szCs w:val="22"/>
            </w:rPr>
          </w:pPr>
          <w:r w:rsidRPr="00DC2F15">
            <w:rPr>
              <w:rFonts w:ascii="Segoe UI" w:hAnsi="Segoe UI" w:cs="Segoe UI"/>
              <w:color w:val="000000"/>
              <w:sz w:val="22"/>
              <w:szCs w:val="22"/>
            </w:rPr>
            <w:t xml:space="preserve">82. </w:t>
          </w:r>
          <w:proofErr w:type="spellStart"/>
          <w:proofErr w:type="gramStart"/>
          <w:r w:rsidRPr="00DC2F15">
            <w:rPr>
              <w:rFonts w:ascii="Segoe UI" w:hAnsi="Segoe UI" w:cs="Segoe UI"/>
              <w:color w:val="000000"/>
              <w:sz w:val="22"/>
              <w:szCs w:val="22"/>
            </w:rPr>
            <w:t>Sun,D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Huang,R.S.P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Green,M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Sisoudiya,S.D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Savol,A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Xu,C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Guo,C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Skoletsky,J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Allen,J.M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(2025) Analytical validation (accuracy, reproducibility, limit of detection) and gene expression analysis of </w:t>
          </w:r>
          <w:proofErr w:type="spellStart"/>
          <w:r w:rsidRPr="00DC2F15">
            <w:rPr>
              <w:rFonts w:ascii="Segoe UI" w:hAnsi="Segoe UI" w:cs="Segoe UI"/>
              <w:color w:val="000000"/>
              <w:sz w:val="22"/>
              <w:szCs w:val="22"/>
            </w:rPr>
            <w:t>FoundationOneRNA</w:t>
          </w:r>
          <w:proofErr w:type="spellEnd"/>
          <w:r w:rsidRPr="00DC2F15">
            <w:rPr>
              <w:rFonts w:ascii="Segoe UI" w:hAnsi="Segoe UI" w:cs="Segoe UI"/>
              <w:color w:val="000000"/>
              <w:sz w:val="22"/>
              <w:szCs w:val="22"/>
            </w:rPr>
            <w:t xml:space="preserve"> assay for fusion detection in 189 clinical tumor specimens.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One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w:t>
          </w:r>
          <w:r w:rsidRPr="00DC2F15">
            <w:rPr>
              <w:rFonts w:ascii="Segoe UI" w:hAnsi="Segoe UI" w:cs="Segoe UI"/>
              <w:color w:val="000000"/>
              <w:sz w:val="22"/>
              <w:szCs w:val="22"/>
            </w:rPr>
            <w:t>.</w:t>
          </w:r>
        </w:p>
        <w:p w14:paraId="347D3064" w14:textId="77777777" w:rsidR="00B25B04" w:rsidRPr="00DC2F15" w:rsidRDefault="00B25B04" w:rsidP="00DC2F15">
          <w:pPr>
            <w:autoSpaceDE w:val="0"/>
            <w:autoSpaceDN w:val="0"/>
            <w:spacing w:line="276" w:lineRule="auto"/>
            <w:ind w:hanging="480"/>
            <w:divId w:val="1357586540"/>
            <w:rPr>
              <w:rFonts w:ascii="Segoe UI" w:hAnsi="Segoe UI" w:cs="Segoe UI"/>
              <w:color w:val="000000"/>
              <w:sz w:val="22"/>
              <w:szCs w:val="22"/>
            </w:rPr>
          </w:pPr>
          <w:r w:rsidRPr="00DC2F15">
            <w:rPr>
              <w:rFonts w:ascii="Segoe UI" w:hAnsi="Segoe UI" w:cs="Segoe UI"/>
              <w:color w:val="000000"/>
              <w:sz w:val="22"/>
              <w:szCs w:val="22"/>
            </w:rPr>
            <w:t xml:space="preserve">83. </w:t>
          </w:r>
          <w:proofErr w:type="spellStart"/>
          <w:proofErr w:type="gramStart"/>
          <w:r w:rsidRPr="00DC2F15">
            <w:rPr>
              <w:rFonts w:ascii="Segoe UI" w:hAnsi="Segoe UI" w:cs="Segoe UI"/>
              <w:color w:val="000000"/>
              <w:sz w:val="22"/>
              <w:szCs w:val="22"/>
            </w:rPr>
            <w:t>Borisov,N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Buzdin,A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Transcriptomic Harmonization as the Way for Suppressing Cross-Platform Bias and Batch Effect. </w:t>
          </w:r>
          <w:r w:rsidRPr="00DC2F15">
            <w:rPr>
              <w:rFonts w:ascii="Segoe UI" w:hAnsi="Segoe UI" w:cs="Segoe UI"/>
              <w:i/>
              <w:iCs/>
              <w:color w:val="000000"/>
              <w:sz w:val="22"/>
              <w:szCs w:val="22"/>
            </w:rPr>
            <w:t>Biomedicines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10</w:t>
          </w:r>
          <w:r w:rsidRPr="00DC2F15">
            <w:rPr>
              <w:rFonts w:ascii="Segoe UI" w:hAnsi="Segoe UI" w:cs="Segoe UI"/>
              <w:color w:val="000000"/>
              <w:sz w:val="22"/>
              <w:szCs w:val="22"/>
            </w:rPr>
            <w:t>, 2318.</w:t>
          </w:r>
        </w:p>
        <w:p w14:paraId="41B6378E" w14:textId="77777777" w:rsidR="00B25B04" w:rsidRPr="00DC2F15" w:rsidRDefault="00B25B04" w:rsidP="00DC2F15">
          <w:pPr>
            <w:autoSpaceDE w:val="0"/>
            <w:autoSpaceDN w:val="0"/>
            <w:spacing w:line="276" w:lineRule="auto"/>
            <w:ind w:hanging="480"/>
            <w:divId w:val="1197081489"/>
            <w:rPr>
              <w:rFonts w:ascii="Segoe UI" w:hAnsi="Segoe UI" w:cs="Segoe UI"/>
              <w:color w:val="000000"/>
              <w:sz w:val="22"/>
              <w:szCs w:val="22"/>
            </w:rPr>
          </w:pPr>
          <w:r w:rsidRPr="00DC2F15">
            <w:rPr>
              <w:rFonts w:ascii="Segoe UI" w:hAnsi="Segoe UI" w:cs="Segoe UI"/>
              <w:color w:val="000000"/>
              <w:sz w:val="22"/>
              <w:szCs w:val="22"/>
            </w:rPr>
            <w:t xml:space="preserve">84. </w:t>
          </w:r>
          <w:proofErr w:type="spellStart"/>
          <w:proofErr w:type="gramStart"/>
          <w:r w:rsidRPr="00DC2F15">
            <w:rPr>
              <w:rFonts w:ascii="Segoe UI" w:hAnsi="Segoe UI" w:cs="Segoe UI"/>
              <w:color w:val="000000"/>
              <w:sz w:val="22"/>
              <w:szCs w:val="22"/>
            </w:rPr>
            <w:t>Lonsdale,J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Thomas,J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Salvatore,M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Phillips,R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Shad,S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Hasz,R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Walters,G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Garcia,F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Young,N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(2013) The Genotype-Tissue Expression (</w:t>
          </w:r>
          <w:proofErr w:type="spellStart"/>
          <w:r w:rsidRPr="00DC2F15">
            <w:rPr>
              <w:rFonts w:ascii="Segoe UI" w:hAnsi="Segoe UI" w:cs="Segoe UI"/>
              <w:color w:val="000000"/>
              <w:sz w:val="22"/>
              <w:szCs w:val="22"/>
            </w:rPr>
            <w:t>GTEx</w:t>
          </w:r>
          <w:proofErr w:type="spellEnd"/>
          <w:r w:rsidRPr="00DC2F15">
            <w:rPr>
              <w:rFonts w:ascii="Segoe UI" w:hAnsi="Segoe UI" w:cs="Segoe UI"/>
              <w:color w:val="000000"/>
              <w:sz w:val="22"/>
              <w:szCs w:val="22"/>
            </w:rPr>
            <w:t xml:space="preserve">) project. </w:t>
          </w:r>
          <w:r w:rsidRPr="00DC2F15">
            <w:rPr>
              <w:rFonts w:ascii="Segoe UI" w:hAnsi="Segoe UI" w:cs="Segoe UI"/>
              <w:i/>
              <w:iCs/>
              <w:color w:val="000000"/>
              <w:sz w:val="22"/>
              <w:szCs w:val="22"/>
            </w:rPr>
            <w:t>Nat.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45</w:t>
          </w:r>
          <w:r w:rsidRPr="00DC2F15">
            <w:rPr>
              <w:rFonts w:ascii="Segoe UI" w:hAnsi="Segoe UI" w:cs="Segoe UI"/>
              <w:color w:val="000000"/>
              <w:sz w:val="22"/>
              <w:szCs w:val="22"/>
            </w:rPr>
            <w:t>, 580–585.</w:t>
          </w:r>
        </w:p>
        <w:p w14:paraId="067E2A84" w14:textId="77777777" w:rsidR="00B25B04" w:rsidRPr="00DC2F15" w:rsidRDefault="00B25B04" w:rsidP="00DC2F15">
          <w:pPr>
            <w:autoSpaceDE w:val="0"/>
            <w:autoSpaceDN w:val="0"/>
            <w:spacing w:line="276" w:lineRule="auto"/>
            <w:ind w:hanging="480"/>
            <w:divId w:val="1296447894"/>
            <w:rPr>
              <w:rFonts w:ascii="Segoe UI" w:hAnsi="Segoe UI" w:cs="Segoe UI"/>
              <w:color w:val="000000"/>
              <w:sz w:val="22"/>
              <w:szCs w:val="22"/>
            </w:rPr>
          </w:pPr>
          <w:r w:rsidRPr="00DC2F15">
            <w:rPr>
              <w:rFonts w:ascii="Segoe UI" w:hAnsi="Segoe UI" w:cs="Segoe UI"/>
              <w:color w:val="000000"/>
              <w:sz w:val="22"/>
              <w:szCs w:val="22"/>
            </w:rPr>
            <w:t xml:space="preserve">85. </w:t>
          </w:r>
          <w:proofErr w:type="spellStart"/>
          <w:proofErr w:type="gramStart"/>
          <w:r w:rsidRPr="00DC2F15">
            <w:rPr>
              <w:rFonts w:ascii="Segoe UI" w:hAnsi="Segoe UI" w:cs="Segoe UI"/>
              <w:color w:val="000000"/>
              <w:sz w:val="22"/>
              <w:szCs w:val="22"/>
            </w:rPr>
            <w:t>Weinstein,J.N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Collisson,E.A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Mills,G.B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Shaw,K.R.M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Ozenberger,B.A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Ellrott,K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Sander,C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Stuart,J.M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Chang,K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Creighton,C.J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(2013) The Cancer Genome Atlas Pan-Cancer Analysis Project. </w:t>
          </w:r>
          <w:r w:rsidRPr="00DC2F15">
            <w:rPr>
              <w:rFonts w:ascii="Segoe UI" w:hAnsi="Segoe UI" w:cs="Segoe UI"/>
              <w:i/>
              <w:iCs/>
              <w:color w:val="000000"/>
              <w:sz w:val="22"/>
              <w:szCs w:val="22"/>
            </w:rPr>
            <w:t>Nat.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45</w:t>
          </w:r>
          <w:r w:rsidRPr="00DC2F15">
            <w:rPr>
              <w:rFonts w:ascii="Segoe UI" w:hAnsi="Segoe UI" w:cs="Segoe UI"/>
              <w:color w:val="000000"/>
              <w:sz w:val="22"/>
              <w:szCs w:val="22"/>
            </w:rPr>
            <w:t>, 1113.</w:t>
          </w:r>
        </w:p>
        <w:p w14:paraId="3131BAF5" w14:textId="77777777" w:rsidR="00B25B04" w:rsidRPr="00DC2F15" w:rsidRDefault="00B25B04" w:rsidP="00DC2F15">
          <w:pPr>
            <w:autoSpaceDE w:val="0"/>
            <w:autoSpaceDN w:val="0"/>
            <w:spacing w:line="276" w:lineRule="auto"/>
            <w:ind w:hanging="480"/>
            <w:divId w:val="803884784"/>
            <w:rPr>
              <w:rFonts w:ascii="Segoe UI" w:hAnsi="Segoe UI" w:cs="Segoe UI"/>
              <w:color w:val="000000"/>
              <w:sz w:val="22"/>
              <w:szCs w:val="22"/>
            </w:rPr>
          </w:pPr>
          <w:r w:rsidRPr="00DC2F15">
            <w:rPr>
              <w:rFonts w:ascii="Segoe UI" w:hAnsi="Segoe UI" w:cs="Segoe UI"/>
              <w:color w:val="000000"/>
              <w:sz w:val="22"/>
              <w:szCs w:val="22"/>
            </w:rPr>
            <w:t xml:space="preserve">86. </w:t>
          </w:r>
          <w:proofErr w:type="spellStart"/>
          <w:proofErr w:type="gramStart"/>
          <w:r w:rsidRPr="00DC2F15">
            <w:rPr>
              <w:rFonts w:ascii="Segoe UI" w:hAnsi="Segoe UI" w:cs="Segoe UI"/>
              <w:color w:val="000000"/>
              <w:sz w:val="22"/>
              <w:szCs w:val="22"/>
            </w:rPr>
            <w:t>Zottel,A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Šamec,N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Kump,A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Dall’olio,L.R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Dominkuš,P.P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Romih,R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Hudoklin,S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Mlakar,J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Analysis of miR-9-5p, miR-124-3p, miR-21-5p, miR-138-</w:t>
          </w:r>
          <w:r w:rsidRPr="00DC2F15">
            <w:rPr>
              <w:rFonts w:ascii="Segoe UI" w:hAnsi="Segoe UI" w:cs="Segoe UI"/>
              <w:color w:val="000000"/>
              <w:sz w:val="22"/>
              <w:szCs w:val="22"/>
            </w:rPr>
            <w:lastRenderedPageBreak/>
            <w:t xml:space="preserve">5p, and miR-1-3p in Glioblastoma Cell Lines and Extracellular Vesicles. </w:t>
          </w:r>
          <w:r w:rsidRPr="00DC2F15">
            <w:rPr>
              <w:rFonts w:ascii="Segoe UI" w:hAnsi="Segoe UI" w:cs="Segoe UI"/>
              <w:i/>
              <w:iCs/>
              <w:color w:val="000000"/>
              <w:sz w:val="22"/>
              <w:szCs w:val="22"/>
            </w:rPr>
            <w:t>International Journal of Molecular Sciences 2020, Vol. 21, Page 8491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21</w:t>
          </w:r>
          <w:r w:rsidRPr="00DC2F15">
            <w:rPr>
              <w:rFonts w:ascii="Segoe UI" w:hAnsi="Segoe UI" w:cs="Segoe UI"/>
              <w:color w:val="000000"/>
              <w:sz w:val="22"/>
              <w:szCs w:val="22"/>
            </w:rPr>
            <w:t>, 8491.</w:t>
          </w:r>
        </w:p>
        <w:p w14:paraId="5BDE1AE6" w14:textId="77777777" w:rsidR="00B25B04" w:rsidRPr="00DC2F15" w:rsidRDefault="00B25B04" w:rsidP="00DC2F15">
          <w:pPr>
            <w:autoSpaceDE w:val="0"/>
            <w:autoSpaceDN w:val="0"/>
            <w:spacing w:line="276" w:lineRule="auto"/>
            <w:ind w:hanging="480"/>
            <w:divId w:val="354422825"/>
            <w:rPr>
              <w:rFonts w:ascii="Segoe UI" w:hAnsi="Segoe UI" w:cs="Segoe UI"/>
              <w:color w:val="000000"/>
              <w:sz w:val="22"/>
              <w:szCs w:val="22"/>
            </w:rPr>
          </w:pPr>
          <w:r w:rsidRPr="00DC2F15">
            <w:rPr>
              <w:rFonts w:ascii="Segoe UI" w:hAnsi="Segoe UI" w:cs="Segoe UI"/>
              <w:color w:val="000000"/>
              <w:sz w:val="22"/>
              <w:szCs w:val="22"/>
            </w:rPr>
            <w:t xml:space="preserve">87.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Kholodenko,I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Kalinovsky,D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Shamanskaya,T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Doronin,I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Konovalov,D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Mironov,A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Kuzmin,D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Deyev,S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RNA Sequencing-Based Identification of Ganglioside GD2-Positive Cancer Phenotype. </w:t>
          </w:r>
          <w:r w:rsidRPr="00DC2F15">
            <w:rPr>
              <w:rFonts w:ascii="Segoe UI" w:hAnsi="Segoe UI" w:cs="Segoe UI"/>
              <w:i/>
              <w:iCs/>
              <w:color w:val="000000"/>
              <w:sz w:val="22"/>
              <w:szCs w:val="22"/>
            </w:rPr>
            <w:t>Biomedicines 2020, Vol. 8, Page 142</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142.</w:t>
          </w:r>
        </w:p>
        <w:p w14:paraId="72BAD7D9" w14:textId="77777777" w:rsidR="00B25B04" w:rsidRPr="00DC2F15" w:rsidRDefault="00B25B04" w:rsidP="00DC2F15">
          <w:pPr>
            <w:autoSpaceDE w:val="0"/>
            <w:autoSpaceDN w:val="0"/>
            <w:spacing w:line="276" w:lineRule="auto"/>
            <w:ind w:hanging="480"/>
            <w:divId w:val="722751163"/>
            <w:rPr>
              <w:rFonts w:ascii="Segoe UI" w:hAnsi="Segoe UI" w:cs="Segoe UI"/>
              <w:color w:val="000000"/>
              <w:sz w:val="22"/>
              <w:szCs w:val="22"/>
            </w:rPr>
          </w:pPr>
          <w:r w:rsidRPr="00DC2F15">
            <w:rPr>
              <w:rFonts w:ascii="Segoe UI" w:hAnsi="Segoe UI" w:cs="Segoe UI"/>
              <w:color w:val="000000"/>
              <w:sz w:val="22"/>
              <w:szCs w:val="22"/>
            </w:rPr>
            <w:t xml:space="preserve">88. </w:t>
          </w:r>
          <w:proofErr w:type="spellStart"/>
          <w:proofErr w:type="gramStart"/>
          <w:r w:rsidRPr="00DC2F15">
            <w:rPr>
              <w:rFonts w:ascii="Segoe UI" w:hAnsi="Segoe UI" w:cs="Segoe UI"/>
              <w:color w:val="000000"/>
              <w:sz w:val="22"/>
              <w:szCs w:val="22"/>
            </w:rPr>
            <w:t>Vladimirova,U</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Rumiantsev,P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Zolotovskaia,M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Albert,E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Abrosimov,A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Slashchuk,K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Nikiforovich,P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Chukhacheva,O</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Gaifullin,N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Suntsova,M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(2021) DNA repair pathway activation features in follicular and papillary thyroid tumors, interrogated using 95 experimental RNA sequencing profiles. </w:t>
          </w:r>
          <w:proofErr w:type="spellStart"/>
          <w:r w:rsidRPr="00DC2F15">
            <w:rPr>
              <w:rFonts w:ascii="Segoe UI" w:hAnsi="Segoe UI" w:cs="Segoe UI"/>
              <w:i/>
              <w:iCs/>
              <w:color w:val="000000"/>
              <w:sz w:val="22"/>
              <w:szCs w:val="22"/>
            </w:rPr>
            <w:t>Heliyon</w:t>
          </w:r>
          <w:proofErr w:type="spellEnd"/>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e06408.</w:t>
          </w:r>
        </w:p>
        <w:p w14:paraId="04F78810" w14:textId="77777777" w:rsidR="00B25B04" w:rsidRPr="00DC2F15" w:rsidRDefault="00B25B04" w:rsidP="00DC2F15">
          <w:pPr>
            <w:autoSpaceDE w:val="0"/>
            <w:autoSpaceDN w:val="0"/>
            <w:spacing w:line="276" w:lineRule="auto"/>
            <w:ind w:hanging="480"/>
            <w:divId w:val="1899584628"/>
            <w:rPr>
              <w:rFonts w:ascii="Segoe UI" w:hAnsi="Segoe UI" w:cs="Segoe UI"/>
              <w:color w:val="000000"/>
              <w:sz w:val="22"/>
              <w:szCs w:val="22"/>
            </w:rPr>
          </w:pPr>
          <w:r w:rsidRPr="00DC2F15">
            <w:rPr>
              <w:rFonts w:ascii="Segoe UI" w:hAnsi="Segoe UI" w:cs="Segoe UI"/>
              <w:color w:val="000000"/>
              <w:sz w:val="22"/>
              <w:szCs w:val="22"/>
            </w:rPr>
            <w:t xml:space="preserve">89. </w:t>
          </w:r>
          <w:proofErr w:type="spellStart"/>
          <w:proofErr w:type="gramStart"/>
          <w:r w:rsidRPr="00DC2F15">
            <w:rPr>
              <w:rFonts w:ascii="Segoe UI" w:hAnsi="Segoe UI" w:cs="Segoe UI"/>
              <w:color w:val="000000"/>
              <w:sz w:val="22"/>
              <w:szCs w:val="22"/>
            </w:rPr>
            <w:t>Kang,H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Zhu,X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Xiong,Z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Zong,W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Bao,Y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Jia,P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A Comprehensive Benchmark of Transcriptomic Biomarkers for Immune Checkpoint Blockades. </w:t>
          </w:r>
          <w:r w:rsidRPr="00DC2F15">
            <w:rPr>
              <w:rFonts w:ascii="Segoe UI" w:hAnsi="Segoe UI" w:cs="Segoe UI"/>
              <w:i/>
              <w:iCs/>
              <w:color w:val="000000"/>
              <w:sz w:val="22"/>
              <w:szCs w:val="22"/>
            </w:rPr>
            <w:t>Cancers (Basel).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15</w:t>
          </w:r>
          <w:r w:rsidRPr="00DC2F15">
            <w:rPr>
              <w:rFonts w:ascii="Segoe UI" w:hAnsi="Segoe UI" w:cs="Segoe UI"/>
              <w:color w:val="000000"/>
              <w:sz w:val="22"/>
              <w:szCs w:val="22"/>
            </w:rPr>
            <w:t>, 4094.</w:t>
          </w:r>
        </w:p>
        <w:p w14:paraId="272B7467" w14:textId="77777777" w:rsidR="00B25B04" w:rsidRPr="00DC2F15" w:rsidRDefault="00B25B04" w:rsidP="00DC2F15">
          <w:pPr>
            <w:autoSpaceDE w:val="0"/>
            <w:autoSpaceDN w:val="0"/>
            <w:spacing w:line="276" w:lineRule="auto"/>
            <w:ind w:hanging="480"/>
            <w:divId w:val="91900013"/>
            <w:rPr>
              <w:rFonts w:ascii="Segoe UI" w:hAnsi="Segoe UI" w:cs="Segoe UI"/>
              <w:color w:val="000000"/>
              <w:sz w:val="22"/>
              <w:szCs w:val="22"/>
            </w:rPr>
          </w:pPr>
          <w:r w:rsidRPr="00DC2F15">
            <w:rPr>
              <w:rFonts w:ascii="Segoe UI" w:hAnsi="Segoe UI" w:cs="Segoe UI"/>
              <w:color w:val="000000"/>
              <w:sz w:val="22"/>
              <w:szCs w:val="22"/>
            </w:rPr>
            <w:t xml:space="preserve">90.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Rabushko,E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Efimov,V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Poddubskaya,E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Simonov,A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Drobyshev,A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Suntsova,M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Buzdin,A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Experimental and Meta-Analytic Validation of RNA Sequencing Signatures for Predicting Status of Microsatellite Instability. </w:t>
          </w:r>
          <w:r w:rsidRPr="00DC2F15">
            <w:rPr>
              <w:rFonts w:ascii="Segoe UI" w:hAnsi="Segoe UI" w:cs="Segoe UI"/>
              <w:i/>
              <w:iCs/>
              <w:color w:val="000000"/>
              <w:sz w:val="22"/>
              <w:szCs w:val="22"/>
            </w:rPr>
            <w:t xml:space="preserve">Front. Mol. </w:t>
          </w:r>
          <w:proofErr w:type="spellStart"/>
          <w:r w:rsidRPr="00DC2F15">
            <w:rPr>
              <w:rFonts w:ascii="Segoe UI" w:hAnsi="Segoe UI" w:cs="Segoe UI"/>
              <w:i/>
              <w:iCs/>
              <w:color w:val="000000"/>
              <w:sz w:val="22"/>
              <w:szCs w:val="22"/>
            </w:rPr>
            <w:t>Biosci</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737821.</w:t>
          </w:r>
        </w:p>
        <w:p w14:paraId="491D5BCC" w14:textId="77777777" w:rsidR="00B25B04" w:rsidRPr="00DC2F15" w:rsidRDefault="00B25B04" w:rsidP="00DC2F15">
          <w:pPr>
            <w:autoSpaceDE w:val="0"/>
            <w:autoSpaceDN w:val="0"/>
            <w:spacing w:line="276" w:lineRule="auto"/>
            <w:ind w:hanging="480"/>
            <w:divId w:val="914823728"/>
            <w:rPr>
              <w:rFonts w:ascii="Segoe UI" w:hAnsi="Segoe UI" w:cs="Segoe UI"/>
              <w:color w:val="000000"/>
              <w:sz w:val="22"/>
              <w:szCs w:val="22"/>
            </w:rPr>
          </w:pPr>
          <w:r w:rsidRPr="00DC2F15">
            <w:rPr>
              <w:rFonts w:ascii="Segoe UI" w:hAnsi="Segoe UI" w:cs="Segoe UI"/>
              <w:color w:val="000000"/>
              <w:sz w:val="22"/>
              <w:szCs w:val="22"/>
            </w:rPr>
            <w:t xml:space="preserve">91.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Zolotovskaia,M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Suntsova,M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Poddubskaya,E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Glusker,A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Garazha,A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Moisseev,A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(2022) Personalized targeted therapy prescription in colorectal cancer using algorithmic analysis of RNA sequencing data. </w:t>
          </w:r>
          <w:r w:rsidRPr="00DC2F15">
            <w:rPr>
              <w:rFonts w:ascii="Segoe UI" w:hAnsi="Segoe UI" w:cs="Segoe UI"/>
              <w:i/>
              <w:iCs/>
              <w:color w:val="000000"/>
              <w:sz w:val="22"/>
              <w:szCs w:val="22"/>
            </w:rPr>
            <w:t>BMC Cancer 2022 22:1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22</w:t>
          </w:r>
          <w:r w:rsidRPr="00DC2F15">
            <w:rPr>
              <w:rFonts w:ascii="Segoe UI" w:hAnsi="Segoe UI" w:cs="Segoe UI"/>
              <w:color w:val="000000"/>
              <w:sz w:val="22"/>
              <w:szCs w:val="22"/>
            </w:rPr>
            <w:t>, 1113-.</w:t>
          </w:r>
        </w:p>
        <w:p w14:paraId="06578CC9" w14:textId="77777777" w:rsidR="00B25B04" w:rsidRPr="00DC2F15" w:rsidRDefault="00B25B04" w:rsidP="00DC2F15">
          <w:pPr>
            <w:autoSpaceDE w:val="0"/>
            <w:autoSpaceDN w:val="0"/>
            <w:spacing w:line="276" w:lineRule="auto"/>
            <w:ind w:hanging="480"/>
            <w:divId w:val="1663393353"/>
            <w:rPr>
              <w:rFonts w:ascii="Segoe UI" w:hAnsi="Segoe UI" w:cs="Segoe UI"/>
              <w:color w:val="000000"/>
              <w:sz w:val="22"/>
              <w:szCs w:val="22"/>
            </w:rPr>
          </w:pPr>
          <w:r w:rsidRPr="00DC2F15">
            <w:rPr>
              <w:rFonts w:ascii="Segoe UI" w:hAnsi="Segoe UI" w:cs="Segoe UI"/>
              <w:color w:val="000000"/>
              <w:sz w:val="22"/>
              <w:szCs w:val="22"/>
            </w:rPr>
            <w:t xml:space="preserve">92. </w:t>
          </w:r>
          <w:proofErr w:type="spellStart"/>
          <w:proofErr w:type="gramStart"/>
          <w:r w:rsidRPr="00DC2F15">
            <w:rPr>
              <w:rFonts w:ascii="Segoe UI" w:hAnsi="Segoe UI" w:cs="Segoe UI"/>
              <w:color w:val="000000"/>
              <w:sz w:val="22"/>
              <w:szCs w:val="22"/>
            </w:rPr>
            <w:t>Gudkov,A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Shirokorad,V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Kashintsev,K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Sokov,D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Anisenko,A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Borisov,N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Gaifullin,N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Garazha,A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(2022) Gene Expression-Based Signature Can Predict Sorafenib Response in Kidney Cancer. </w:t>
          </w:r>
          <w:r w:rsidRPr="00DC2F15">
            <w:rPr>
              <w:rFonts w:ascii="Segoe UI" w:hAnsi="Segoe UI" w:cs="Segoe UI"/>
              <w:i/>
              <w:iCs/>
              <w:color w:val="000000"/>
              <w:sz w:val="22"/>
              <w:szCs w:val="22"/>
            </w:rPr>
            <w:t xml:space="preserve">Front. Mol. </w:t>
          </w:r>
          <w:proofErr w:type="spellStart"/>
          <w:r w:rsidRPr="00DC2F15">
            <w:rPr>
              <w:rFonts w:ascii="Segoe UI" w:hAnsi="Segoe UI" w:cs="Segoe UI"/>
              <w:i/>
              <w:iCs/>
              <w:color w:val="000000"/>
              <w:sz w:val="22"/>
              <w:szCs w:val="22"/>
            </w:rPr>
            <w:t>Biosci</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9</w:t>
          </w:r>
          <w:r w:rsidRPr="00DC2F15">
            <w:rPr>
              <w:rFonts w:ascii="Segoe UI" w:hAnsi="Segoe UI" w:cs="Segoe UI"/>
              <w:color w:val="000000"/>
              <w:sz w:val="22"/>
              <w:szCs w:val="22"/>
            </w:rPr>
            <w:t>, 753318.</w:t>
          </w:r>
        </w:p>
        <w:p w14:paraId="67C0AF2B" w14:textId="77777777" w:rsidR="00B25B04" w:rsidRPr="00DC2F15" w:rsidRDefault="00B25B04" w:rsidP="00DC2F15">
          <w:pPr>
            <w:autoSpaceDE w:val="0"/>
            <w:autoSpaceDN w:val="0"/>
            <w:spacing w:line="276" w:lineRule="auto"/>
            <w:ind w:hanging="480"/>
            <w:divId w:val="744113209"/>
            <w:rPr>
              <w:rFonts w:ascii="Segoe UI" w:hAnsi="Segoe UI" w:cs="Segoe UI"/>
              <w:color w:val="000000"/>
              <w:sz w:val="22"/>
              <w:szCs w:val="22"/>
            </w:rPr>
          </w:pPr>
          <w:r w:rsidRPr="00DC2F15">
            <w:rPr>
              <w:rFonts w:ascii="Segoe UI" w:hAnsi="Segoe UI" w:cs="Segoe UI"/>
              <w:color w:val="000000"/>
              <w:sz w:val="22"/>
              <w:szCs w:val="22"/>
            </w:rPr>
            <w:t xml:space="preserve">93. </w:t>
          </w:r>
          <w:proofErr w:type="spellStart"/>
          <w:proofErr w:type="gramStart"/>
          <w:r w:rsidRPr="00DC2F15">
            <w:rPr>
              <w:rFonts w:ascii="Segoe UI" w:hAnsi="Segoe UI" w:cs="Segoe UI"/>
              <w:color w:val="000000"/>
              <w:sz w:val="22"/>
              <w:szCs w:val="22"/>
            </w:rPr>
            <w:t>Cui,Y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Wang,R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Zhu,Z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Zeng,X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Nakai,K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Shi,H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(2025) </w:t>
          </w:r>
          <w:proofErr w:type="spellStart"/>
          <w:r w:rsidRPr="00DC2F15">
            <w:rPr>
              <w:rFonts w:ascii="Segoe UI" w:hAnsi="Segoe UI" w:cs="Segoe UI"/>
              <w:color w:val="000000"/>
              <w:sz w:val="22"/>
              <w:szCs w:val="22"/>
            </w:rPr>
            <w:t>DiffusionST</w:t>
          </w:r>
          <w:proofErr w:type="spellEnd"/>
          <w:r w:rsidRPr="00DC2F15">
            <w:rPr>
              <w:rFonts w:ascii="Segoe UI" w:hAnsi="Segoe UI" w:cs="Segoe UI"/>
              <w:color w:val="000000"/>
              <w:sz w:val="22"/>
              <w:szCs w:val="22"/>
            </w:rPr>
            <w:t xml:space="preserve">: a deep generative diffusion model-based framework for enhancing spatial transcriptomics data quality and identifying spatial domains. </w:t>
          </w:r>
          <w:r w:rsidRPr="00DC2F15">
            <w:rPr>
              <w:rFonts w:ascii="Segoe UI" w:hAnsi="Segoe UI" w:cs="Segoe UI"/>
              <w:i/>
              <w:iCs/>
              <w:color w:val="000000"/>
              <w:sz w:val="22"/>
              <w:szCs w:val="22"/>
            </w:rPr>
            <w:t xml:space="preserve">Brief. </w:t>
          </w:r>
          <w:proofErr w:type="spellStart"/>
          <w:r w:rsidRPr="00DC2F15">
            <w:rPr>
              <w:rFonts w:ascii="Segoe UI" w:hAnsi="Segoe UI" w:cs="Segoe UI"/>
              <w:i/>
              <w:iCs/>
              <w:color w:val="000000"/>
              <w:sz w:val="22"/>
              <w:szCs w:val="22"/>
            </w:rPr>
            <w:t>Bioinform</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26</w:t>
          </w:r>
          <w:r w:rsidRPr="00DC2F15">
            <w:rPr>
              <w:rFonts w:ascii="Segoe UI" w:hAnsi="Segoe UI" w:cs="Segoe UI"/>
              <w:color w:val="000000"/>
              <w:sz w:val="22"/>
              <w:szCs w:val="22"/>
            </w:rPr>
            <w:t>.</w:t>
          </w:r>
        </w:p>
        <w:p w14:paraId="660CEEA5" w14:textId="77777777" w:rsidR="00B25B04" w:rsidRPr="00DC2F15" w:rsidRDefault="00B25B04" w:rsidP="00DC2F15">
          <w:pPr>
            <w:autoSpaceDE w:val="0"/>
            <w:autoSpaceDN w:val="0"/>
            <w:spacing w:line="276" w:lineRule="auto"/>
            <w:ind w:hanging="480"/>
            <w:divId w:val="1160537071"/>
            <w:rPr>
              <w:rFonts w:ascii="Segoe UI" w:hAnsi="Segoe UI" w:cs="Segoe UI"/>
              <w:color w:val="000000"/>
              <w:sz w:val="22"/>
              <w:szCs w:val="22"/>
            </w:rPr>
          </w:pPr>
          <w:r w:rsidRPr="00DC2F15">
            <w:rPr>
              <w:rFonts w:ascii="Segoe UI" w:hAnsi="Segoe UI" w:cs="Segoe UI"/>
              <w:color w:val="000000"/>
              <w:sz w:val="22"/>
              <w:szCs w:val="22"/>
            </w:rPr>
            <w:t xml:space="preserve">94. </w:t>
          </w:r>
          <w:proofErr w:type="spellStart"/>
          <w:proofErr w:type="gramStart"/>
          <w:r w:rsidRPr="00DC2F15">
            <w:rPr>
              <w:rFonts w:ascii="Segoe UI" w:hAnsi="Segoe UI" w:cs="Segoe UI"/>
              <w:color w:val="000000"/>
              <w:sz w:val="22"/>
              <w:szCs w:val="22"/>
            </w:rPr>
            <w:t>Yi,C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Cheng,J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Li,Y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Benchmarking deep learning methods for biologically conserved single-cell integration.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26</w:t>
          </w:r>
          <w:r w:rsidRPr="00DC2F15">
            <w:rPr>
              <w:rFonts w:ascii="Segoe UI" w:hAnsi="Segoe UI" w:cs="Segoe UI"/>
              <w:color w:val="000000"/>
              <w:sz w:val="22"/>
              <w:szCs w:val="22"/>
            </w:rPr>
            <w:t>, 398.</w:t>
          </w:r>
        </w:p>
        <w:p w14:paraId="192C0A9B" w14:textId="77777777" w:rsidR="00B25B04" w:rsidRPr="00DC2F15" w:rsidRDefault="00B25B04" w:rsidP="00DC2F15">
          <w:pPr>
            <w:autoSpaceDE w:val="0"/>
            <w:autoSpaceDN w:val="0"/>
            <w:spacing w:line="276" w:lineRule="auto"/>
            <w:ind w:hanging="480"/>
            <w:divId w:val="387648998"/>
            <w:rPr>
              <w:rFonts w:ascii="Segoe UI" w:hAnsi="Segoe UI" w:cs="Segoe UI"/>
              <w:color w:val="000000"/>
              <w:sz w:val="22"/>
              <w:szCs w:val="22"/>
            </w:rPr>
          </w:pPr>
          <w:r w:rsidRPr="00DC2F15">
            <w:rPr>
              <w:rFonts w:ascii="Segoe UI" w:hAnsi="Segoe UI" w:cs="Segoe UI"/>
              <w:color w:val="000000"/>
              <w:sz w:val="22"/>
              <w:szCs w:val="22"/>
            </w:rPr>
            <w:t xml:space="preserve">95. </w:t>
          </w:r>
          <w:proofErr w:type="spellStart"/>
          <w:proofErr w:type="gramStart"/>
          <w:r w:rsidRPr="00DC2F15">
            <w:rPr>
              <w:rFonts w:ascii="Segoe UI" w:hAnsi="Segoe UI" w:cs="Segoe UI"/>
              <w:color w:val="000000"/>
              <w:sz w:val="22"/>
              <w:szCs w:val="22"/>
            </w:rPr>
            <w:t>Yu,Y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Hou,W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Dong,L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Chen,Q</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Yang,J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(2023) Quartet RNA reference materials improve the quality of transcriptomic data through ratio-based profiling. </w:t>
          </w:r>
          <w:r w:rsidRPr="00DC2F15">
            <w:rPr>
              <w:rFonts w:ascii="Segoe UI" w:hAnsi="Segoe UI" w:cs="Segoe UI"/>
              <w:i/>
              <w:iCs/>
              <w:color w:val="000000"/>
              <w:sz w:val="22"/>
              <w:szCs w:val="22"/>
            </w:rPr>
            <w:t>Nature Biotechnology 2023 42:7</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42</w:t>
          </w:r>
          <w:r w:rsidRPr="00DC2F15">
            <w:rPr>
              <w:rFonts w:ascii="Segoe UI" w:hAnsi="Segoe UI" w:cs="Segoe UI"/>
              <w:color w:val="000000"/>
              <w:sz w:val="22"/>
              <w:szCs w:val="22"/>
            </w:rPr>
            <w:t>, 1118–1132.</w:t>
          </w:r>
        </w:p>
        <w:p w14:paraId="78FAB41A" w14:textId="499FADE8" w:rsidR="00C36DC9" w:rsidRPr="00C36DC9" w:rsidRDefault="00B25B04" w:rsidP="00DC2F15">
          <w:pPr>
            <w:spacing w:line="276" w:lineRule="auto"/>
          </w:pPr>
          <w:r w:rsidRPr="00DC2F15">
            <w:rPr>
              <w:rFonts w:ascii="Segoe UI" w:hAnsi="Segoe UI" w:cs="Segoe UI"/>
              <w:color w:val="000000"/>
              <w:sz w:val="22"/>
              <w:szCs w:val="22"/>
            </w:rPr>
            <w:t> </w:t>
          </w:r>
        </w:p>
      </w:sdtContent>
    </w:sdt>
    <w:p w14:paraId="44DC4048" w14:textId="77777777" w:rsidR="00C36DC9" w:rsidRPr="00C36DC9" w:rsidRDefault="00C36DC9" w:rsidP="00C36DC9"/>
    <w:p w14:paraId="509AE724" w14:textId="77777777" w:rsidR="001E5682" w:rsidRDefault="001E5682" w:rsidP="007C4E25"/>
    <w:sectPr w:rsidR="001E5682" w:rsidSect="00C42AFD">
      <w:footerReference w:type="even" r:id="rId24"/>
      <w:footerReference w:type="default" r:id="rId25"/>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F43B6F" w14:textId="77777777" w:rsidR="00A21EFD" w:rsidRDefault="00A21EFD" w:rsidP="003A7C21">
      <w:r>
        <w:separator/>
      </w:r>
    </w:p>
  </w:endnote>
  <w:endnote w:type="continuationSeparator" w:id="0">
    <w:p w14:paraId="03D9BD1D" w14:textId="77777777" w:rsidR="00A21EFD" w:rsidRDefault="00A21EFD" w:rsidP="003A7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53331127"/>
      <w:docPartObj>
        <w:docPartGallery w:val="Page Numbers (Bottom of Page)"/>
        <w:docPartUnique/>
      </w:docPartObj>
    </w:sdtPr>
    <w:sdtEndPr>
      <w:rPr>
        <w:rStyle w:val="PageNumber"/>
      </w:rPr>
    </w:sdtEndPr>
    <w:sdtContent>
      <w:p w14:paraId="69F4ADCF" w14:textId="66D8B330" w:rsidR="003A7C21" w:rsidRDefault="003A7C21" w:rsidP="006760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B279BA" w14:textId="77777777" w:rsidR="003A7C21" w:rsidRDefault="003A7C21" w:rsidP="003A7C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92371472"/>
      <w:docPartObj>
        <w:docPartGallery w:val="Page Numbers (Bottom of Page)"/>
        <w:docPartUnique/>
      </w:docPartObj>
    </w:sdtPr>
    <w:sdtEndPr>
      <w:rPr>
        <w:rStyle w:val="PageNumber"/>
      </w:rPr>
    </w:sdtEndPr>
    <w:sdtContent>
      <w:p w14:paraId="39D77BA3" w14:textId="1DDD9C0D" w:rsidR="003A7C21" w:rsidRDefault="003A7C21" w:rsidP="006760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2545F44" w14:textId="77777777" w:rsidR="003A7C21" w:rsidRDefault="003A7C21" w:rsidP="003A7C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963AE7" w14:textId="77777777" w:rsidR="00A21EFD" w:rsidRDefault="00A21EFD" w:rsidP="003A7C21">
      <w:r>
        <w:separator/>
      </w:r>
    </w:p>
  </w:footnote>
  <w:footnote w:type="continuationSeparator" w:id="0">
    <w:p w14:paraId="5AB37B66" w14:textId="77777777" w:rsidR="00A21EFD" w:rsidRDefault="00A21EFD" w:rsidP="003A7C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C8AE6148"/>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6A8706FD"/>
    <w:multiLevelType w:val="hybridMultilevel"/>
    <w:tmpl w:val="1174CD4A"/>
    <w:lvl w:ilvl="0" w:tplc="F9BC4AD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392900">
    <w:abstractNumId w:val="0"/>
  </w:num>
  <w:num w:numId="2" w16cid:durableId="6059675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25"/>
    <w:rsid w:val="000019E9"/>
    <w:rsid w:val="000037CC"/>
    <w:rsid w:val="00003A85"/>
    <w:rsid w:val="00004341"/>
    <w:rsid w:val="00004E90"/>
    <w:rsid w:val="00006C57"/>
    <w:rsid w:val="00007CA1"/>
    <w:rsid w:val="00010991"/>
    <w:rsid w:val="00011096"/>
    <w:rsid w:val="000137A5"/>
    <w:rsid w:val="00013FC4"/>
    <w:rsid w:val="00015233"/>
    <w:rsid w:val="0001591D"/>
    <w:rsid w:val="000161BB"/>
    <w:rsid w:val="0001732F"/>
    <w:rsid w:val="00017AD8"/>
    <w:rsid w:val="0002039D"/>
    <w:rsid w:val="000206E3"/>
    <w:rsid w:val="00021F2D"/>
    <w:rsid w:val="00022042"/>
    <w:rsid w:val="00022C5C"/>
    <w:rsid w:val="00022E6C"/>
    <w:rsid w:val="0002445E"/>
    <w:rsid w:val="000264F3"/>
    <w:rsid w:val="00026674"/>
    <w:rsid w:val="0002696F"/>
    <w:rsid w:val="0003130C"/>
    <w:rsid w:val="00031711"/>
    <w:rsid w:val="00031D58"/>
    <w:rsid w:val="00032FE4"/>
    <w:rsid w:val="00034D7C"/>
    <w:rsid w:val="00034DA5"/>
    <w:rsid w:val="000367A9"/>
    <w:rsid w:val="00037870"/>
    <w:rsid w:val="00037C61"/>
    <w:rsid w:val="00037E29"/>
    <w:rsid w:val="000400F5"/>
    <w:rsid w:val="00040500"/>
    <w:rsid w:val="00040668"/>
    <w:rsid w:val="000407CA"/>
    <w:rsid w:val="0004085A"/>
    <w:rsid w:val="000412EB"/>
    <w:rsid w:val="000419CC"/>
    <w:rsid w:val="00041CD1"/>
    <w:rsid w:val="00042107"/>
    <w:rsid w:val="000437D0"/>
    <w:rsid w:val="000456FC"/>
    <w:rsid w:val="000458C4"/>
    <w:rsid w:val="00045906"/>
    <w:rsid w:val="00046E21"/>
    <w:rsid w:val="00047D6B"/>
    <w:rsid w:val="00050507"/>
    <w:rsid w:val="00050700"/>
    <w:rsid w:val="00051A42"/>
    <w:rsid w:val="000525E6"/>
    <w:rsid w:val="00053290"/>
    <w:rsid w:val="0005372D"/>
    <w:rsid w:val="0005635C"/>
    <w:rsid w:val="00056470"/>
    <w:rsid w:val="00056541"/>
    <w:rsid w:val="00056C9D"/>
    <w:rsid w:val="0005700F"/>
    <w:rsid w:val="00057D0C"/>
    <w:rsid w:val="00060159"/>
    <w:rsid w:val="00060185"/>
    <w:rsid w:val="0006050F"/>
    <w:rsid w:val="000611EE"/>
    <w:rsid w:val="0006277F"/>
    <w:rsid w:val="00063774"/>
    <w:rsid w:val="0006398D"/>
    <w:rsid w:val="00063A92"/>
    <w:rsid w:val="00064459"/>
    <w:rsid w:val="0006487A"/>
    <w:rsid w:val="0006526F"/>
    <w:rsid w:val="00066F1E"/>
    <w:rsid w:val="00067605"/>
    <w:rsid w:val="00067628"/>
    <w:rsid w:val="00067755"/>
    <w:rsid w:val="00067764"/>
    <w:rsid w:val="00070C84"/>
    <w:rsid w:val="00070E23"/>
    <w:rsid w:val="0007145B"/>
    <w:rsid w:val="00071D35"/>
    <w:rsid w:val="0007203D"/>
    <w:rsid w:val="00073C03"/>
    <w:rsid w:val="00073E9F"/>
    <w:rsid w:val="000741C9"/>
    <w:rsid w:val="000761B3"/>
    <w:rsid w:val="00076AB7"/>
    <w:rsid w:val="00080388"/>
    <w:rsid w:val="00080F4D"/>
    <w:rsid w:val="00082527"/>
    <w:rsid w:val="00082973"/>
    <w:rsid w:val="00083DC3"/>
    <w:rsid w:val="00083FC1"/>
    <w:rsid w:val="00084D99"/>
    <w:rsid w:val="000853E4"/>
    <w:rsid w:val="00085AF0"/>
    <w:rsid w:val="000869DD"/>
    <w:rsid w:val="00091617"/>
    <w:rsid w:val="00091CA7"/>
    <w:rsid w:val="00092BF0"/>
    <w:rsid w:val="00094972"/>
    <w:rsid w:val="00094B5C"/>
    <w:rsid w:val="000953AA"/>
    <w:rsid w:val="00096705"/>
    <w:rsid w:val="00096DD7"/>
    <w:rsid w:val="000978FE"/>
    <w:rsid w:val="000A19D7"/>
    <w:rsid w:val="000A25CE"/>
    <w:rsid w:val="000A2921"/>
    <w:rsid w:val="000A2BCE"/>
    <w:rsid w:val="000A3A41"/>
    <w:rsid w:val="000A3B48"/>
    <w:rsid w:val="000A64FB"/>
    <w:rsid w:val="000A703A"/>
    <w:rsid w:val="000A7436"/>
    <w:rsid w:val="000A7947"/>
    <w:rsid w:val="000B002D"/>
    <w:rsid w:val="000B15F1"/>
    <w:rsid w:val="000B1E11"/>
    <w:rsid w:val="000B2071"/>
    <w:rsid w:val="000B2771"/>
    <w:rsid w:val="000B281D"/>
    <w:rsid w:val="000B2C89"/>
    <w:rsid w:val="000B365E"/>
    <w:rsid w:val="000B444F"/>
    <w:rsid w:val="000B6066"/>
    <w:rsid w:val="000B6BE3"/>
    <w:rsid w:val="000B7799"/>
    <w:rsid w:val="000C02EB"/>
    <w:rsid w:val="000C1648"/>
    <w:rsid w:val="000C3443"/>
    <w:rsid w:val="000C4369"/>
    <w:rsid w:val="000C4646"/>
    <w:rsid w:val="000C4AD2"/>
    <w:rsid w:val="000C6DA7"/>
    <w:rsid w:val="000C78BC"/>
    <w:rsid w:val="000D0006"/>
    <w:rsid w:val="000D06D3"/>
    <w:rsid w:val="000D0BC3"/>
    <w:rsid w:val="000D1821"/>
    <w:rsid w:val="000D2458"/>
    <w:rsid w:val="000D2A12"/>
    <w:rsid w:val="000D2CC5"/>
    <w:rsid w:val="000D3C14"/>
    <w:rsid w:val="000D3DF0"/>
    <w:rsid w:val="000D4F59"/>
    <w:rsid w:val="000D5448"/>
    <w:rsid w:val="000D596B"/>
    <w:rsid w:val="000D6549"/>
    <w:rsid w:val="000D663D"/>
    <w:rsid w:val="000D6B02"/>
    <w:rsid w:val="000D6D4E"/>
    <w:rsid w:val="000D75FB"/>
    <w:rsid w:val="000D7A04"/>
    <w:rsid w:val="000D7B63"/>
    <w:rsid w:val="000E0D02"/>
    <w:rsid w:val="000E0DD4"/>
    <w:rsid w:val="000E130B"/>
    <w:rsid w:val="000E19DA"/>
    <w:rsid w:val="000E1D1D"/>
    <w:rsid w:val="000E1F20"/>
    <w:rsid w:val="000E21FC"/>
    <w:rsid w:val="000E222B"/>
    <w:rsid w:val="000E25A9"/>
    <w:rsid w:val="000E28B4"/>
    <w:rsid w:val="000E34DF"/>
    <w:rsid w:val="000E3550"/>
    <w:rsid w:val="000E37B9"/>
    <w:rsid w:val="000E416A"/>
    <w:rsid w:val="000E4B71"/>
    <w:rsid w:val="000E53BA"/>
    <w:rsid w:val="000E629C"/>
    <w:rsid w:val="000E6ECD"/>
    <w:rsid w:val="000E6F5D"/>
    <w:rsid w:val="000F0CFD"/>
    <w:rsid w:val="000F188B"/>
    <w:rsid w:val="000F19F5"/>
    <w:rsid w:val="000F207B"/>
    <w:rsid w:val="000F2ACD"/>
    <w:rsid w:val="000F2B9C"/>
    <w:rsid w:val="000F346A"/>
    <w:rsid w:val="000F5F7C"/>
    <w:rsid w:val="001010C8"/>
    <w:rsid w:val="001014C0"/>
    <w:rsid w:val="001016CA"/>
    <w:rsid w:val="00101FB0"/>
    <w:rsid w:val="00103252"/>
    <w:rsid w:val="0010362F"/>
    <w:rsid w:val="00104689"/>
    <w:rsid w:val="00105CA5"/>
    <w:rsid w:val="00106A3F"/>
    <w:rsid w:val="00106AC0"/>
    <w:rsid w:val="00107F06"/>
    <w:rsid w:val="00110124"/>
    <w:rsid w:val="0011076A"/>
    <w:rsid w:val="00110772"/>
    <w:rsid w:val="00110D77"/>
    <w:rsid w:val="00111B06"/>
    <w:rsid w:val="0011310E"/>
    <w:rsid w:val="00113A63"/>
    <w:rsid w:val="00113E94"/>
    <w:rsid w:val="00114314"/>
    <w:rsid w:val="00114469"/>
    <w:rsid w:val="00115E53"/>
    <w:rsid w:val="00117D09"/>
    <w:rsid w:val="00120AAA"/>
    <w:rsid w:val="00121A2A"/>
    <w:rsid w:val="00123B32"/>
    <w:rsid w:val="00123D05"/>
    <w:rsid w:val="00124181"/>
    <w:rsid w:val="0012582B"/>
    <w:rsid w:val="00125D68"/>
    <w:rsid w:val="00125F20"/>
    <w:rsid w:val="00126E22"/>
    <w:rsid w:val="001272A1"/>
    <w:rsid w:val="00130F29"/>
    <w:rsid w:val="001310E1"/>
    <w:rsid w:val="001310E4"/>
    <w:rsid w:val="0013279E"/>
    <w:rsid w:val="00132D11"/>
    <w:rsid w:val="00133A99"/>
    <w:rsid w:val="00133AF2"/>
    <w:rsid w:val="00133D0C"/>
    <w:rsid w:val="00134D94"/>
    <w:rsid w:val="001364FA"/>
    <w:rsid w:val="001401E5"/>
    <w:rsid w:val="0014123C"/>
    <w:rsid w:val="00142492"/>
    <w:rsid w:val="00143367"/>
    <w:rsid w:val="001434B5"/>
    <w:rsid w:val="001434FF"/>
    <w:rsid w:val="00143633"/>
    <w:rsid w:val="001440CB"/>
    <w:rsid w:val="00145E2E"/>
    <w:rsid w:val="00147D88"/>
    <w:rsid w:val="00150D36"/>
    <w:rsid w:val="00150E2F"/>
    <w:rsid w:val="00151F30"/>
    <w:rsid w:val="0015226E"/>
    <w:rsid w:val="0015255A"/>
    <w:rsid w:val="00152A4A"/>
    <w:rsid w:val="0015493A"/>
    <w:rsid w:val="00154E6E"/>
    <w:rsid w:val="00154F3A"/>
    <w:rsid w:val="00154FCA"/>
    <w:rsid w:val="001550C3"/>
    <w:rsid w:val="00155AD6"/>
    <w:rsid w:val="00156350"/>
    <w:rsid w:val="00156D25"/>
    <w:rsid w:val="0015758B"/>
    <w:rsid w:val="0015797F"/>
    <w:rsid w:val="00157F03"/>
    <w:rsid w:val="001602F7"/>
    <w:rsid w:val="001604C3"/>
    <w:rsid w:val="00160B49"/>
    <w:rsid w:val="001612EF"/>
    <w:rsid w:val="00162345"/>
    <w:rsid w:val="00162392"/>
    <w:rsid w:val="00162669"/>
    <w:rsid w:val="00162A1B"/>
    <w:rsid w:val="001639EB"/>
    <w:rsid w:val="00163A35"/>
    <w:rsid w:val="001648D8"/>
    <w:rsid w:val="00164A29"/>
    <w:rsid w:val="00165400"/>
    <w:rsid w:val="00166494"/>
    <w:rsid w:val="00166A06"/>
    <w:rsid w:val="0016761D"/>
    <w:rsid w:val="00167FAA"/>
    <w:rsid w:val="00170DD1"/>
    <w:rsid w:val="001722F5"/>
    <w:rsid w:val="001730BD"/>
    <w:rsid w:val="001746F2"/>
    <w:rsid w:val="0017477D"/>
    <w:rsid w:val="0017480F"/>
    <w:rsid w:val="0017516D"/>
    <w:rsid w:val="00176B9A"/>
    <w:rsid w:val="00176F5D"/>
    <w:rsid w:val="001771EA"/>
    <w:rsid w:val="00177956"/>
    <w:rsid w:val="00180034"/>
    <w:rsid w:val="0018008D"/>
    <w:rsid w:val="00180949"/>
    <w:rsid w:val="001809BC"/>
    <w:rsid w:val="00181C67"/>
    <w:rsid w:val="00181FCD"/>
    <w:rsid w:val="00184639"/>
    <w:rsid w:val="001849C2"/>
    <w:rsid w:val="00185538"/>
    <w:rsid w:val="00185854"/>
    <w:rsid w:val="00187295"/>
    <w:rsid w:val="00187411"/>
    <w:rsid w:val="00190BAA"/>
    <w:rsid w:val="00191DA1"/>
    <w:rsid w:val="00191FF4"/>
    <w:rsid w:val="001925FC"/>
    <w:rsid w:val="001933B8"/>
    <w:rsid w:val="001940C9"/>
    <w:rsid w:val="00194213"/>
    <w:rsid w:val="00195A13"/>
    <w:rsid w:val="001963D2"/>
    <w:rsid w:val="001A0A1A"/>
    <w:rsid w:val="001A0B5E"/>
    <w:rsid w:val="001A11C3"/>
    <w:rsid w:val="001A1935"/>
    <w:rsid w:val="001A1E14"/>
    <w:rsid w:val="001A290B"/>
    <w:rsid w:val="001A326B"/>
    <w:rsid w:val="001A3C2F"/>
    <w:rsid w:val="001A4330"/>
    <w:rsid w:val="001A4474"/>
    <w:rsid w:val="001A4B4C"/>
    <w:rsid w:val="001A5A28"/>
    <w:rsid w:val="001A7536"/>
    <w:rsid w:val="001B09B6"/>
    <w:rsid w:val="001B128A"/>
    <w:rsid w:val="001B21C9"/>
    <w:rsid w:val="001B2A31"/>
    <w:rsid w:val="001B3A3D"/>
    <w:rsid w:val="001B4B08"/>
    <w:rsid w:val="001B5FE4"/>
    <w:rsid w:val="001B7517"/>
    <w:rsid w:val="001B780A"/>
    <w:rsid w:val="001B7874"/>
    <w:rsid w:val="001C1F16"/>
    <w:rsid w:val="001C254A"/>
    <w:rsid w:val="001C4FF7"/>
    <w:rsid w:val="001C5BCD"/>
    <w:rsid w:val="001C5E7F"/>
    <w:rsid w:val="001C6284"/>
    <w:rsid w:val="001C6A52"/>
    <w:rsid w:val="001D05B4"/>
    <w:rsid w:val="001D0A88"/>
    <w:rsid w:val="001D0FCE"/>
    <w:rsid w:val="001D171D"/>
    <w:rsid w:val="001D59CB"/>
    <w:rsid w:val="001D5C02"/>
    <w:rsid w:val="001D5F56"/>
    <w:rsid w:val="001D762D"/>
    <w:rsid w:val="001D7E70"/>
    <w:rsid w:val="001E0536"/>
    <w:rsid w:val="001E1837"/>
    <w:rsid w:val="001E4208"/>
    <w:rsid w:val="001E5682"/>
    <w:rsid w:val="001E592D"/>
    <w:rsid w:val="001E5AA0"/>
    <w:rsid w:val="001E614C"/>
    <w:rsid w:val="001E6ECC"/>
    <w:rsid w:val="001F0548"/>
    <w:rsid w:val="001F1BFA"/>
    <w:rsid w:val="001F2173"/>
    <w:rsid w:val="001F28F6"/>
    <w:rsid w:val="001F2A89"/>
    <w:rsid w:val="001F3B98"/>
    <w:rsid w:val="001F43D8"/>
    <w:rsid w:val="001F506B"/>
    <w:rsid w:val="001F5261"/>
    <w:rsid w:val="001F536C"/>
    <w:rsid w:val="001F6459"/>
    <w:rsid w:val="001F6467"/>
    <w:rsid w:val="001F6858"/>
    <w:rsid w:val="00200506"/>
    <w:rsid w:val="00200C8D"/>
    <w:rsid w:val="00200DEB"/>
    <w:rsid w:val="0020217B"/>
    <w:rsid w:val="002036C7"/>
    <w:rsid w:val="00204205"/>
    <w:rsid w:val="00204E95"/>
    <w:rsid w:val="00205AC7"/>
    <w:rsid w:val="00205C56"/>
    <w:rsid w:val="00206112"/>
    <w:rsid w:val="0020675A"/>
    <w:rsid w:val="00207A75"/>
    <w:rsid w:val="00207DE7"/>
    <w:rsid w:val="0021145E"/>
    <w:rsid w:val="00212E2D"/>
    <w:rsid w:val="00213C1D"/>
    <w:rsid w:val="0021554F"/>
    <w:rsid w:val="00216455"/>
    <w:rsid w:val="00216606"/>
    <w:rsid w:val="00216C11"/>
    <w:rsid w:val="00217EE1"/>
    <w:rsid w:val="0022125F"/>
    <w:rsid w:val="00222A15"/>
    <w:rsid w:val="0022345F"/>
    <w:rsid w:val="002234EC"/>
    <w:rsid w:val="00223718"/>
    <w:rsid w:val="00224054"/>
    <w:rsid w:val="00224096"/>
    <w:rsid w:val="00224785"/>
    <w:rsid w:val="00224CE0"/>
    <w:rsid w:val="0022529E"/>
    <w:rsid w:val="00225589"/>
    <w:rsid w:val="00225961"/>
    <w:rsid w:val="00225A08"/>
    <w:rsid w:val="00225B95"/>
    <w:rsid w:val="00226628"/>
    <w:rsid w:val="002268B4"/>
    <w:rsid w:val="00227332"/>
    <w:rsid w:val="00230987"/>
    <w:rsid w:val="00230A65"/>
    <w:rsid w:val="0023160C"/>
    <w:rsid w:val="00231C7E"/>
    <w:rsid w:val="002323C1"/>
    <w:rsid w:val="00233E8B"/>
    <w:rsid w:val="002359EF"/>
    <w:rsid w:val="00235A33"/>
    <w:rsid w:val="00237486"/>
    <w:rsid w:val="00237C02"/>
    <w:rsid w:val="00240C76"/>
    <w:rsid w:val="0024128A"/>
    <w:rsid w:val="00242441"/>
    <w:rsid w:val="00243676"/>
    <w:rsid w:val="00243E50"/>
    <w:rsid w:val="00246F4F"/>
    <w:rsid w:val="002474D8"/>
    <w:rsid w:val="0025379D"/>
    <w:rsid w:val="0025392E"/>
    <w:rsid w:val="00254810"/>
    <w:rsid w:val="002550B3"/>
    <w:rsid w:val="00255DE6"/>
    <w:rsid w:val="002561AD"/>
    <w:rsid w:val="0025637A"/>
    <w:rsid w:val="0025740F"/>
    <w:rsid w:val="00257BA5"/>
    <w:rsid w:val="00257F27"/>
    <w:rsid w:val="00262BB6"/>
    <w:rsid w:val="00263662"/>
    <w:rsid w:val="002645F3"/>
    <w:rsid w:val="00264735"/>
    <w:rsid w:val="0026500F"/>
    <w:rsid w:val="00265414"/>
    <w:rsid w:val="002663FA"/>
    <w:rsid w:val="00270E46"/>
    <w:rsid w:val="00271200"/>
    <w:rsid w:val="00271AF5"/>
    <w:rsid w:val="00273172"/>
    <w:rsid w:val="002741E8"/>
    <w:rsid w:val="00274561"/>
    <w:rsid w:val="00274CB8"/>
    <w:rsid w:val="002756FD"/>
    <w:rsid w:val="002765FC"/>
    <w:rsid w:val="00277CAA"/>
    <w:rsid w:val="00280FA5"/>
    <w:rsid w:val="002810E4"/>
    <w:rsid w:val="002814DE"/>
    <w:rsid w:val="0028256A"/>
    <w:rsid w:val="00282589"/>
    <w:rsid w:val="00282713"/>
    <w:rsid w:val="00282A79"/>
    <w:rsid w:val="002839B3"/>
    <w:rsid w:val="00284F65"/>
    <w:rsid w:val="00285563"/>
    <w:rsid w:val="002915DB"/>
    <w:rsid w:val="00291E19"/>
    <w:rsid w:val="00291E5C"/>
    <w:rsid w:val="00292320"/>
    <w:rsid w:val="00292762"/>
    <w:rsid w:val="00292CB0"/>
    <w:rsid w:val="00293D70"/>
    <w:rsid w:val="002940CA"/>
    <w:rsid w:val="0029468C"/>
    <w:rsid w:val="002946FD"/>
    <w:rsid w:val="00294996"/>
    <w:rsid w:val="002949CA"/>
    <w:rsid w:val="002965A5"/>
    <w:rsid w:val="0029689D"/>
    <w:rsid w:val="00297820"/>
    <w:rsid w:val="00297AD0"/>
    <w:rsid w:val="002A0583"/>
    <w:rsid w:val="002A0AFD"/>
    <w:rsid w:val="002A1AE4"/>
    <w:rsid w:val="002A1AF1"/>
    <w:rsid w:val="002A2FAF"/>
    <w:rsid w:val="002A3B6F"/>
    <w:rsid w:val="002A4731"/>
    <w:rsid w:val="002A4E62"/>
    <w:rsid w:val="002A5197"/>
    <w:rsid w:val="002A59FE"/>
    <w:rsid w:val="002A647B"/>
    <w:rsid w:val="002A6544"/>
    <w:rsid w:val="002A6789"/>
    <w:rsid w:val="002B0903"/>
    <w:rsid w:val="002B3C69"/>
    <w:rsid w:val="002B3F73"/>
    <w:rsid w:val="002B56CE"/>
    <w:rsid w:val="002B5D79"/>
    <w:rsid w:val="002B69A0"/>
    <w:rsid w:val="002B6AF9"/>
    <w:rsid w:val="002B739F"/>
    <w:rsid w:val="002B77D7"/>
    <w:rsid w:val="002B7CFC"/>
    <w:rsid w:val="002C0021"/>
    <w:rsid w:val="002C0406"/>
    <w:rsid w:val="002C0CBD"/>
    <w:rsid w:val="002C0F33"/>
    <w:rsid w:val="002C1B99"/>
    <w:rsid w:val="002C3FAD"/>
    <w:rsid w:val="002C5194"/>
    <w:rsid w:val="002C5226"/>
    <w:rsid w:val="002C5C69"/>
    <w:rsid w:val="002C63C8"/>
    <w:rsid w:val="002C6844"/>
    <w:rsid w:val="002D03C1"/>
    <w:rsid w:val="002D15D0"/>
    <w:rsid w:val="002D1D86"/>
    <w:rsid w:val="002D3CBE"/>
    <w:rsid w:val="002D42B9"/>
    <w:rsid w:val="002D4593"/>
    <w:rsid w:val="002D4B39"/>
    <w:rsid w:val="002D5048"/>
    <w:rsid w:val="002D723F"/>
    <w:rsid w:val="002D7965"/>
    <w:rsid w:val="002E18D3"/>
    <w:rsid w:val="002E1C6E"/>
    <w:rsid w:val="002E489D"/>
    <w:rsid w:val="002E4CED"/>
    <w:rsid w:val="002E5D23"/>
    <w:rsid w:val="002E6F6D"/>
    <w:rsid w:val="002F095C"/>
    <w:rsid w:val="002F0C65"/>
    <w:rsid w:val="002F2B4C"/>
    <w:rsid w:val="002F55B1"/>
    <w:rsid w:val="002F55CA"/>
    <w:rsid w:val="002F5B1A"/>
    <w:rsid w:val="002F6CA6"/>
    <w:rsid w:val="002F7018"/>
    <w:rsid w:val="0030008E"/>
    <w:rsid w:val="0030195F"/>
    <w:rsid w:val="0030263C"/>
    <w:rsid w:val="00304F06"/>
    <w:rsid w:val="00305EC3"/>
    <w:rsid w:val="003102F9"/>
    <w:rsid w:val="003103CD"/>
    <w:rsid w:val="00312238"/>
    <w:rsid w:val="00312A26"/>
    <w:rsid w:val="00312A36"/>
    <w:rsid w:val="00315C7C"/>
    <w:rsid w:val="00315CDD"/>
    <w:rsid w:val="00316B70"/>
    <w:rsid w:val="00317A7B"/>
    <w:rsid w:val="003207FD"/>
    <w:rsid w:val="00320BEC"/>
    <w:rsid w:val="003214EF"/>
    <w:rsid w:val="003236CF"/>
    <w:rsid w:val="00324062"/>
    <w:rsid w:val="00324841"/>
    <w:rsid w:val="003256BB"/>
    <w:rsid w:val="003257CD"/>
    <w:rsid w:val="0032627B"/>
    <w:rsid w:val="00326933"/>
    <w:rsid w:val="0032695D"/>
    <w:rsid w:val="00326BF3"/>
    <w:rsid w:val="0032750F"/>
    <w:rsid w:val="00327C72"/>
    <w:rsid w:val="00327E05"/>
    <w:rsid w:val="00332807"/>
    <w:rsid w:val="00333A63"/>
    <w:rsid w:val="00334FDB"/>
    <w:rsid w:val="00335C2E"/>
    <w:rsid w:val="00335F69"/>
    <w:rsid w:val="003404D7"/>
    <w:rsid w:val="003406A1"/>
    <w:rsid w:val="003415C0"/>
    <w:rsid w:val="0034196B"/>
    <w:rsid w:val="0034265E"/>
    <w:rsid w:val="0034286B"/>
    <w:rsid w:val="00342920"/>
    <w:rsid w:val="00344515"/>
    <w:rsid w:val="0034487D"/>
    <w:rsid w:val="00345172"/>
    <w:rsid w:val="003455EB"/>
    <w:rsid w:val="00345A24"/>
    <w:rsid w:val="00345FED"/>
    <w:rsid w:val="003464F5"/>
    <w:rsid w:val="00346DCD"/>
    <w:rsid w:val="00350D3C"/>
    <w:rsid w:val="0035257C"/>
    <w:rsid w:val="00352627"/>
    <w:rsid w:val="0035374F"/>
    <w:rsid w:val="00353E3D"/>
    <w:rsid w:val="00353FC4"/>
    <w:rsid w:val="0035510E"/>
    <w:rsid w:val="00355B97"/>
    <w:rsid w:val="00355FA8"/>
    <w:rsid w:val="00361373"/>
    <w:rsid w:val="00361E91"/>
    <w:rsid w:val="0036272A"/>
    <w:rsid w:val="00362B5A"/>
    <w:rsid w:val="00364CF0"/>
    <w:rsid w:val="00364F82"/>
    <w:rsid w:val="00365F53"/>
    <w:rsid w:val="003665C7"/>
    <w:rsid w:val="00367745"/>
    <w:rsid w:val="00367A9F"/>
    <w:rsid w:val="003707ED"/>
    <w:rsid w:val="00371453"/>
    <w:rsid w:val="00372289"/>
    <w:rsid w:val="003724DA"/>
    <w:rsid w:val="00374071"/>
    <w:rsid w:val="00374BF2"/>
    <w:rsid w:val="00374D30"/>
    <w:rsid w:val="00374FD1"/>
    <w:rsid w:val="00376AE7"/>
    <w:rsid w:val="00376E7D"/>
    <w:rsid w:val="00376ED1"/>
    <w:rsid w:val="003779C5"/>
    <w:rsid w:val="003800E5"/>
    <w:rsid w:val="00380124"/>
    <w:rsid w:val="0038386C"/>
    <w:rsid w:val="003840CA"/>
    <w:rsid w:val="00384163"/>
    <w:rsid w:val="0038486E"/>
    <w:rsid w:val="00384A07"/>
    <w:rsid w:val="003856DC"/>
    <w:rsid w:val="00387031"/>
    <w:rsid w:val="00387032"/>
    <w:rsid w:val="00391CF8"/>
    <w:rsid w:val="00391D63"/>
    <w:rsid w:val="00392DBD"/>
    <w:rsid w:val="0039342A"/>
    <w:rsid w:val="003945B6"/>
    <w:rsid w:val="00394D24"/>
    <w:rsid w:val="00395A41"/>
    <w:rsid w:val="00395FFE"/>
    <w:rsid w:val="0039787A"/>
    <w:rsid w:val="003A0BBC"/>
    <w:rsid w:val="003A1801"/>
    <w:rsid w:val="003A2695"/>
    <w:rsid w:val="003A2C44"/>
    <w:rsid w:val="003A3786"/>
    <w:rsid w:val="003A38E8"/>
    <w:rsid w:val="003A3CAD"/>
    <w:rsid w:val="003A3E5E"/>
    <w:rsid w:val="003A4113"/>
    <w:rsid w:val="003A47DA"/>
    <w:rsid w:val="003A4AD9"/>
    <w:rsid w:val="003A4B7C"/>
    <w:rsid w:val="003A6510"/>
    <w:rsid w:val="003A7C21"/>
    <w:rsid w:val="003B0FB6"/>
    <w:rsid w:val="003B2CCC"/>
    <w:rsid w:val="003B2D17"/>
    <w:rsid w:val="003B3DB6"/>
    <w:rsid w:val="003B418E"/>
    <w:rsid w:val="003B4BCB"/>
    <w:rsid w:val="003B5278"/>
    <w:rsid w:val="003B5889"/>
    <w:rsid w:val="003B5ADD"/>
    <w:rsid w:val="003B6536"/>
    <w:rsid w:val="003B656C"/>
    <w:rsid w:val="003B6CA5"/>
    <w:rsid w:val="003B7897"/>
    <w:rsid w:val="003C003B"/>
    <w:rsid w:val="003C07FF"/>
    <w:rsid w:val="003C0AE5"/>
    <w:rsid w:val="003C19FF"/>
    <w:rsid w:val="003C1C52"/>
    <w:rsid w:val="003C2333"/>
    <w:rsid w:val="003C2F06"/>
    <w:rsid w:val="003C6360"/>
    <w:rsid w:val="003C6833"/>
    <w:rsid w:val="003C749B"/>
    <w:rsid w:val="003D0C38"/>
    <w:rsid w:val="003D1450"/>
    <w:rsid w:val="003D14D8"/>
    <w:rsid w:val="003D1737"/>
    <w:rsid w:val="003D1CEA"/>
    <w:rsid w:val="003D2801"/>
    <w:rsid w:val="003D33B7"/>
    <w:rsid w:val="003D3441"/>
    <w:rsid w:val="003D3503"/>
    <w:rsid w:val="003D4139"/>
    <w:rsid w:val="003D41B4"/>
    <w:rsid w:val="003D446E"/>
    <w:rsid w:val="003D459E"/>
    <w:rsid w:val="003D5C0B"/>
    <w:rsid w:val="003D6539"/>
    <w:rsid w:val="003D66D4"/>
    <w:rsid w:val="003D6834"/>
    <w:rsid w:val="003D70B4"/>
    <w:rsid w:val="003D70DA"/>
    <w:rsid w:val="003E03F2"/>
    <w:rsid w:val="003E0D5C"/>
    <w:rsid w:val="003E180E"/>
    <w:rsid w:val="003E267D"/>
    <w:rsid w:val="003E29A3"/>
    <w:rsid w:val="003E2FED"/>
    <w:rsid w:val="003E366F"/>
    <w:rsid w:val="003E3F7E"/>
    <w:rsid w:val="003E424E"/>
    <w:rsid w:val="003E4A1D"/>
    <w:rsid w:val="003E4BCF"/>
    <w:rsid w:val="003E5877"/>
    <w:rsid w:val="003E6C1E"/>
    <w:rsid w:val="003F10E8"/>
    <w:rsid w:val="003F1A9F"/>
    <w:rsid w:val="003F2104"/>
    <w:rsid w:val="003F2A41"/>
    <w:rsid w:val="003F2BE4"/>
    <w:rsid w:val="003F3695"/>
    <w:rsid w:val="003F3996"/>
    <w:rsid w:val="003F77E0"/>
    <w:rsid w:val="003F7C56"/>
    <w:rsid w:val="003F7DB6"/>
    <w:rsid w:val="00400B52"/>
    <w:rsid w:val="00400F50"/>
    <w:rsid w:val="00401730"/>
    <w:rsid w:val="004020A2"/>
    <w:rsid w:val="00402F4B"/>
    <w:rsid w:val="00402FDD"/>
    <w:rsid w:val="00403075"/>
    <w:rsid w:val="00403246"/>
    <w:rsid w:val="00403896"/>
    <w:rsid w:val="00403A46"/>
    <w:rsid w:val="004042E3"/>
    <w:rsid w:val="0040582E"/>
    <w:rsid w:val="004059CD"/>
    <w:rsid w:val="004065A4"/>
    <w:rsid w:val="00406D69"/>
    <w:rsid w:val="004072A5"/>
    <w:rsid w:val="00410299"/>
    <w:rsid w:val="00411C8B"/>
    <w:rsid w:val="00411D39"/>
    <w:rsid w:val="004142D4"/>
    <w:rsid w:val="004146F9"/>
    <w:rsid w:val="0041589C"/>
    <w:rsid w:val="00415C79"/>
    <w:rsid w:val="00416147"/>
    <w:rsid w:val="0041754C"/>
    <w:rsid w:val="004176FB"/>
    <w:rsid w:val="00420082"/>
    <w:rsid w:val="004201A5"/>
    <w:rsid w:val="004215A4"/>
    <w:rsid w:val="00422755"/>
    <w:rsid w:val="00422B24"/>
    <w:rsid w:val="00422FB5"/>
    <w:rsid w:val="00424314"/>
    <w:rsid w:val="004250B9"/>
    <w:rsid w:val="004253C7"/>
    <w:rsid w:val="00426CD3"/>
    <w:rsid w:val="00427175"/>
    <w:rsid w:val="00427B82"/>
    <w:rsid w:val="0043042C"/>
    <w:rsid w:val="00433142"/>
    <w:rsid w:val="0043528A"/>
    <w:rsid w:val="00435679"/>
    <w:rsid w:val="00435E23"/>
    <w:rsid w:val="00437452"/>
    <w:rsid w:val="00442BF8"/>
    <w:rsid w:val="00442DFE"/>
    <w:rsid w:val="004431BC"/>
    <w:rsid w:val="00444976"/>
    <w:rsid w:val="0044535B"/>
    <w:rsid w:val="004456A4"/>
    <w:rsid w:val="00445898"/>
    <w:rsid w:val="00445C5B"/>
    <w:rsid w:val="00446347"/>
    <w:rsid w:val="004473B3"/>
    <w:rsid w:val="0044741B"/>
    <w:rsid w:val="00447F93"/>
    <w:rsid w:val="004503CF"/>
    <w:rsid w:val="00450699"/>
    <w:rsid w:val="004509EF"/>
    <w:rsid w:val="0045148E"/>
    <w:rsid w:val="00453D04"/>
    <w:rsid w:val="004543EF"/>
    <w:rsid w:val="00454C2F"/>
    <w:rsid w:val="00455C96"/>
    <w:rsid w:val="00456B7E"/>
    <w:rsid w:val="0046068F"/>
    <w:rsid w:val="00460CD4"/>
    <w:rsid w:val="00461E93"/>
    <w:rsid w:val="00462516"/>
    <w:rsid w:val="004629CD"/>
    <w:rsid w:val="004637DF"/>
    <w:rsid w:val="00463A5E"/>
    <w:rsid w:val="00463CFA"/>
    <w:rsid w:val="00463F56"/>
    <w:rsid w:val="00464A83"/>
    <w:rsid w:val="0046646D"/>
    <w:rsid w:val="00467055"/>
    <w:rsid w:val="00467E82"/>
    <w:rsid w:val="00470342"/>
    <w:rsid w:val="004713E2"/>
    <w:rsid w:val="004723D4"/>
    <w:rsid w:val="00473150"/>
    <w:rsid w:val="0047416D"/>
    <w:rsid w:val="00474342"/>
    <w:rsid w:val="004744F6"/>
    <w:rsid w:val="004745B4"/>
    <w:rsid w:val="004755BE"/>
    <w:rsid w:val="00475B9A"/>
    <w:rsid w:val="00476116"/>
    <w:rsid w:val="00476E8F"/>
    <w:rsid w:val="00477256"/>
    <w:rsid w:val="004804C6"/>
    <w:rsid w:val="00480A0F"/>
    <w:rsid w:val="004817BB"/>
    <w:rsid w:val="00483896"/>
    <w:rsid w:val="0048415F"/>
    <w:rsid w:val="00484405"/>
    <w:rsid w:val="00484740"/>
    <w:rsid w:val="00485B61"/>
    <w:rsid w:val="00486720"/>
    <w:rsid w:val="00487395"/>
    <w:rsid w:val="0048764B"/>
    <w:rsid w:val="0049079C"/>
    <w:rsid w:val="00490B2D"/>
    <w:rsid w:val="00490E42"/>
    <w:rsid w:val="00491748"/>
    <w:rsid w:val="00491C18"/>
    <w:rsid w:val="004924B3"/>
    <w:rsid w:val="0049364F"/>
    <w:rsid w:val="0049389A"/>
    <w:rsid w:val="00493E18"/>
    <w:rsid w:val="00494676"/>
    <w:rsid w:val="00494B18"/>
    <w:rsid w:val="00495729"/>
    <w:rsid w:val="00496451"/>
    <w:rsid w:val="004973A1"/>
    <w:rsid w:val="00497610"/>
    <w:rsid w:val="00497FF7"/>
    <w:rsid w:val="004A22AC"/>
    <w:rsid w:val="004A2E60"/>
    <w:rsid w:val="004A30D1"/>
    <w:rsid w:val="004A693C"/>
    <w:rsid w:val="004A7613"/>
    <w:rsid w:val="004A7657"/>
    <w:rsid w:val="004A76AF"/>
    <w:rsid w:val="004A79DC"/>
    <w:rsid w:val="004A7D0B"/>
    <w:rsid w:val="004B1CC4"/>
    <w:rsid w:val="004B2C61"/>
    <w:rsid w:val="004B470C"/>
    <w:rsid w:val="004B507E"/>
    <w:rsid w:val="004B54A6"/>
    <w:rsid w:val="004B70AE"/>
    <w:rsid w:val="004C2836"/>
    <w:rsid w:val="004C353B"/>
    <w:rsid w:val="004C3F23"/>
    <w:rsid w:val="004C3F55"/>
    <w:rsid w:val="004C6193"/>
    <w:rsid w:val="004D0A44"/>
    <w:rsid w:val="004D0CF1"/>
    <w:rsid w:val="004D287E"/>
    <w:rsid w:val="004D28F3"/>
    <w:rsid w:val="004D3FBD"/>
    <w:rsid w:val="004D4B76"/>
    <w:rsid w:val="004D53CF"/>
    <w:rsid w:val="004D66EB"/>
    <w:rsid w:val="004E022D"/>
    <w:rsid w:val="004E1257"/>
    <w:rsid w:val="004E2769"/>
    <w:rsid w:val="004E2D36"/>
    <w:rsid w:val="004E3FD3"/>
    <w:rsid w:val="004E4BA4"/>
    <w:rsid w:val="004E5063"/>
    <w:rsid w:val="004E56FF"/>
    <w:rsid w:val="004E5787"/>
    <w:rsid w:val="004E6849"/>
    <w:rsid w:val="004E6B09"/>
    <w:rsid w:val="004E6DBE"/>
    <w:rsid w:val="004E7135"/>
    <w:rsid w:val="004F0653"/>
    <w:rsid w:val="004F0D0B"/>
    <w:rsid w:val="004F26E0"/>
    <w:rsid w:val="004F36DF"/>
    <w:rsid w:val="004F4E8B"/>
    <w:rsid w:val="004F5903"/>
    <w:rsid w:val="004F66EF"/>
    <w:rsid w:val="004F6985"/>
    <w:rsid w:val="004F7771"/>
    <w:rsid w:val="005018D0"/>
    <w:rsid w:val="00504577"/>
    <w:rsid w:val="00504597"/>
    <w:rsid w:val="00504A61"/>
    <w:rsid w:val="00504D6A"/>
    <w:rsid w:val="00505062"/>
    <w:rsid w:val="005062D5"/>
    <w:rsid w:val="005073FB"/>
    <w:rsid w:val="0050779B"/>
    <w:rsid w:val="005108FB"/>
    <w:rsid w:val="00511291"/>
    <w:rsid w:val="005114A1"/>
    <w:rsid w:val="0051275A"/>
    <w:rsid w:val="00512B3F"/>
    <w:rsid w:val="00515AE9"/>
    <w:rsid w:val="00516B5E"/>
    <w:rsid w:val="00517D06"/>
    <w:rsid w:val="00520B06"/>
    <w:rsid w:val="00521E91"/>
    <w:rsid w:val="00522D9C"/>
    <w:rsid w:val="00523199"/>
    <w:rsid w:val="005249AA"/>
    <w:rsid w:val="00524DC0"/>
    <w:rsid w:val="0052579E"/>
    <w:rsid w:val="00526DCD"/>
    <w:rsid w:val="00526FFA"/>
    <w:rsid w:val="0052708D"/>
    <w:rsid w:val="00527C2F"/>
    <w:rsid w:val="0053176A"/>
    <w:rsid w:val="00531ABC"/>
    <w:rsid w:val="005328B2"/>
    <w:rsid w:val="005333A7"/>
    <w:rsid w:val="00533433"/>
    <w:rsid w:val="00534428"/>
    <w:rsid w:val="0053556C"/>
    <w:rsid w:val="005359EC"/>
    <w:rsid w:val="005365F6"/>
    <w:rsid w:val="00536BA6"/>
    <w:rsid w:val="005374ED"/>
    <w:rsid w:val="00537555"/>
    <w:rsid w:val="00537833"/>
    <w:rsid w:val="005406C0"/>
    <w:rsid w:val="00540A01"/>
    <w:rsid w:val="00540ABD"/>
    <w:rsid w:val="005425BE"/>
    <w:rsid w:val="005426D0"/>
    <w:rsid w:val="00543614"/>
    <w:rsid w:val="00543AD3"/>
    <w:rsid w:val="00544C6A"/>
    <w:rsid w:val="00544CF3"/>
    <w:rsid w:val="00544F31"/>
    <w:rsid w:val="005455A6"/>
    <w:rsid w:val="0054619F"/>
    <w:rsid w:val="005469DB"/>
    <w:rsid w:val="005502CF"/>
    <w:rsid w:val="0055160E"/>
    <w:rsid w:val="005516C2"/>
    <w:rsid w:val="00551730"/>
    <w:rsid w:val="00552A32"/>
    <w:rsid w:val="00552E09"/>
    <w:rsid w:val="00552FD8"/>
    <w:rsid w:val="005537E4"/>
    <w:rsid w:val="00554868"/>
    <w:rsid w:val="00554A2B"/>
    <w:rsid w:val="00554C0D"/>
    <w:rsid w:val="005557AE"/>
    <w:rsid w:val="00555A0C"/>
    <w:rsid w:val="005560DE"/>
    <w:rsid w:val="005566CD"/>
    <w:rsid w:val="005571C1"/>
    <w:rsid w:val="0055730A"/>
    <w:rsid w:val="005573D3"/>
    <w:rsid w:val="005608BA"/>
    <w:rsid w:val="00560E81"/>
    <w:rsid w:val="005613DF"/>
    <w:rsid w:val="005637E7"/>
    <w:rsid w:val="0056418B"/>
    <w:rsid w:val="0056504C"/>
    <w:rsid w:val="00566396"/>
    <w:rsid w:val="00566E9B"/>
    <w:rsid w:val="00566F78"/>
    <w:rsid w:val="005673C5"/>
    <w:rsid w:val="00572030"/>
    <w:rsid w:val="00572099"/>
    <w:rsid w:val="00572801"/>
    <w:rsid w:val="00572995"/>
    <w:rsid w:val="00572D47"/>
    <w:rsid w:val="00573DE6"/>
    <w:rsid w:val="0057559E"/>
    <w:rsid w:val="0057583D"/>
    <w:rsid w:val="005763BE"/>
    <w:rsid w:val="00576F26"/>
    <w:rsid w:val="0057775B"/>
    <w:rsid w:val="00580442"/>
    <w:rsid w:val="005807E0"/>
    <w:rsid w:val="00580BD6"/>
    <w:rsid w:val="005822A4"/>
    <w:rsid w:val="00582A66"/>
    <w:rsid w:val="00583274"/>
    <w:rsid w:val="00583CAE"/>
    <w:rsid w:val="005841A0"/>
    <w:rsid w:val="00584276"/>
    <w:rsid w:val="005845E9"/>
    <w:rsid w:val="005851F0"/>
    <w:rsid w:val="005856B8"/>
    <w:rsid w:val="0058682D"/>
    <w:rsid w:val="00586EFA"/>
    <w:rsid w:val="00590A38"/>
    <w:rsid w:val="00591180"/>
    <w:rsid w:val="005921CC"/>
    <w:rsid w:val="0059352B"/>
    <w:rsid w:val="00595184"/>
    <w:rsid w:val="0059587D"/>
    <w:rsid w:val="00596530"/>
    <w:rsid w:val="00596A15"/>
    <w:rsid w:val="00597F4D"/>
    <w:rsid w:val="005A0266"/>
    <w:rsid w:val="005A02C2"/>
    <w:rsid w:val="005A1286"/>
    <w:rsid w:val="005A1304"/>
    <w:rsid w:val="005A13D7"/>
    <w:rsid w:val="005A19FB"/>
    <w:rsid w:val="005A269B"/>
    <w:rsid w:val="005A2D52"/>
    <w:rsid w:val="005A2F50"/>
    <w:rsid w:val="005A3E64"/>
    <w:rsid w:val="005A4913"/>
    <w:rsid w:val="005A510A"/>
    <w:rsid w:val="005A74A0"/>
    <w:rsid w:val="005A7D00"/>
    <w:rsid w:val="005B03C7"/>
    <w:rsid w:val="005B0730"/>
    <w:rsid w:val="005B0E9D"/>
    <w:rsid w:val="005B1077"/>
    <w:rsid w:val="005B16A3"/>
    <w:rsid w:val="005B1E43"/>
    <w:rsid w:val="005B2831"/>
    <w:rsid w:val="005B29A6"/>
    <w:rsid w:val="005B2D14"/>
    <w:rsid w:val="005B32D1"/>
    <w:rsid w:val="005B3482"/>
    <w:rsid w:val="005B4F09"/>
    <w:rsid w:val="005B570A"/>
    <w:rsid w:val="005B5B6B"/>
    <w:rsid w:val="005B6269"/>
    <w:rsid w:val="005B724F"/>
    <w:rsid w:val="005C26E9"/>
    <w:rsid w:val="005C3738"/>
    <w:rsid w:val="005C3A79"/>
    <w:rsid w:val="005C7507"/>
    <w:rsid w:val="005D258E"/>
    <w:rsid w:val="005D2B36"/>
    <w:rsid w:val="005D35B7"/>
    <w:rsid w:val="005D362D"/>
    <w:rsid w:val="005D3950"/>
    <w:rsid w:val="005D420B"/>
    <w:rsid w:val="005D4AFA"/>
    <w:rsid w:val="005D4D31"/>
    <w:rsid w:val="005D588E"/>
    <w:rsid w:val="005D5EA3"/>
    <w:rsid w:val="005E0848"/>
    <w:rsid w:val="005E17A8"/>
    <w:rsid w:val="005E1E46"/>
    <w:rsid w:val="005E1FB2"/>
    <w:rsid w:val="005E251C"/>
    <w:rsid w:val="005E2748"/>
    <w:rsid w:val="005E35E2"/>
    <w:rsid w:val="005E38CA"/>
    <w:rsid w:val="005E3C73"/>
    <w:rsid w:val="005E4295"/>
    <w:rsid w:val="005E4712"/>
    <w:rsid w:val="005E4ADA"/>
    <w:rsid w:val="005E60A7"/>
    <w:rsid w:val="005E62F0"/>
    <w:rsid w:val="005F1320"/>
    <w:rsid w:val="005F1471"/>
    <w:rsid w:val="005F1A7A"/>
    <w:rsid w:val="005F1B9C"/>
    <w:rsid w:val="005F306F"/>
    <w:rsid w:val="005F4103"/>
    <w:rsid w:val="005F5145"/>
    <w:rsid w:val="005F5176"/>
    <w:rsid w:val="005F5213"/>
    <w:rsid w:val="005F59C5"/>
    <w:rsid w:val="005F62BB"/>
    <w:rsid w:val="005F6462"/>
    <w:rsid w:val="005F7DE7"/>
    <w:rsid w:val="006002D1"/>
    <w:rsid w:val="006023E8"/>
    <w:rsid w:val="0060308C"/>
    <w:rsid w:val="00603E49"/>
    <w:rsid w:val="006045E8"/>
    <w:rsid w:val="00604907"/>
    <w:rsid w:val="00604A19"/>
    <w:rsid w:val="00604B89"/>
    <w:rsid w:val="00606248"/>
    <w:rsid w:val="0060675C"/>
    <w:rsid w:val="00606964"/>
    <w:rsid w:val="00607087"/>
    <w:rsid w:val="00607815"/>
    <w:rsid w:val="00607B93"/>
    <w:rsid w:val="00607C82"/>
    <w:rsid w:val="00610522"/>
    <w:rsid w:val="00610595"/>
    <w:rsid w:val="00610821"/>
    <w:rsid w:val="0061173C"/>
    <w:rsid w:val="00611A45"/>
    <w:rsid w:val="00611B96"/>
    <w:rsid w:val="00611C41"/>
    <w:rsid w:val="00612BE7"/>
    <w:rsid w:val="00614DBE"/>
    <w:rsid w:val="00616B97"/>
    <w:rsid w:val="0061750C"/>
    <w:rsid w:val="006202C2"/>
    <w:rsid w:val="00620AD2"/>
    <w:rsid w:val="00621A8C"/>
    <w:rsid w:val="00621D61"/>
    <w:rsid w:val="006228D2"/>
    <w:rsid w:val="006234F4"/>
    <w:rsid w:val="006236D7"/>
    <w:rsid w:val="00624800"/>
    <w:rsid w:val="00626C3E"/>
    <w:rsid w:val="00627FC5"/>
    <w:rsid w:val="0063181D"/>
    <w:rsid w:val="00631A06"/>
    <w:rsid w:val="00632AF7"/>
    <w:rsid w:val="00632DE2"/>
    <w:rsid w:val="0063350B"/>
    <w:rsid w:val="00633721"/>
    <w:rsid w:val="00634CB2"/>
    <w:rsid w:val="00634DB0"/>
    <w:rsid w:val="00634EE6"/>
    <w:rsid w:val="006359F5"/>
    <w:rsid w:val="00635E85"/>
    <w:rsid w:val="00636B23"/>
    <w:rsid w:val="00636D59"/>
    <w:rsid w:val="00637AC6"/>
    <w:rsid w:val="00637FA1"/>
    <w:rsid w:val="006405D5"/>
    <w:rsid w:val="0064131E"/>
    <w:rsid w:val="00641B00"/>
    <w:rsid w:val="00641E8B"/>
    <w:rsid w:val="0064230E"/>
    <w:rsid w:val="00642A17"/>
    <w:rsid w:val="00643144"/>
    <w:rsid w:val="0064423A"/>
    <w:rsid w:val="006445E9"/>
    <w:rsid w:val="00644654"/>
    <w:rsid w:val="006453F3"/>
    <w:rsid w:val="00646A40"/>
    <w:rsid w:val="00647F24"/>
    <w:rsid w:val="006510A4"/>
    <w:rsid w:val="00651B7C"/>
    <w:rsid w:val="00651DD7"/>
    <w:rsid w:val="00651EC3"/>
    <w:rsid w:val="00652237"/>
    <w:rsid w:val="00652A68"/>
    <w:rsid w:val="00652B41"/>
    <w:rsid w:val="00653E0E"/>
    <w:rsid w:val="00654AF5"/>
    <w:rsid w:val="0065597A"/>
    <w:rsid w:val="0065658E"/>
    <w:rsid w:val="00657171"/>
    <w:rsid w:val="00657230"/>
    <w:rsid w:val="00657799"/>
    <w:rsid w:val="00657926"/>
    <w:rsid w:val="00657BF6"/>
    <w:rsid w:val="0066031B"/>
    <w:rsid w:val="006609E4"/>
    <w:rsid w:val="00660A33"/>
    <w:rsid w:val="0066123C"/>
    <w:rsid w:val="00661CEF"/>
    <w:rsid w:val="00661D62"/>
    <w:rsid w:val="0066290C"/>
    <w:rsid w:val="00662C7D"/>
    <w:rsid w:val="00662E33"/>
    <w:rsid w:val="00663DCF"/>
    <w:rsid w:val="00664836"/>
    <w:rsid w:val="006652F0"/>
    <w:rsid w:val="00666141"/>
    <w:rsid w:val="006662D8"/>
    <w:rsid w:val="0066650E"/>
    <w:rsid w:val="006666F8"/>
    <w:rsid w:val="0066690D"/>
    <w:rsid w:val="00667CCC"/>
    <w:rsid w:val="006700FA"/>
    <w:rsid w:val="00670B09"/>
    <w:rsid w:val="006713BF"/>
    <w:rsid w:val="00672B54"/>
    <w:rsid w:val="00673004"/>
    <w:rsid w:val="006733EA"/>
    <w:rsid w:val="00674618"/>
    <w:rsid w:val="00675DA8"/>
    <w:rsid w:val="00677493"/>
    <w:rsid w:val="00680EFF"/>
    <w:rsid w:val="00681281"/>
    <w:rsid w:val="006816AA"/>
    <w:rsid w:val="0068215B"/>
    <w:rsid w:val="00682316"/>
    <w:rsid w:val="006824E4"/>
    <w:rsid w:val="006826C4"/>
    <w:rsid w:val="00682863"/>
    <w:rsid w:val="00682E38"/>
    <w:rsid w:val="00684626"/>
    <w:rsid w:val="00684C85"/>
    <w:rsid w:val="00686356"/>
    <w:rsid w:val="00686F44"/>
    <w:rsid w:val="006909C7"/>
    <w:rsid w:val="006912AB"/>
    <w:rsid w:val="00691AE1"/>
    <w:rsid w:val="00691FF3"/>
    <w:rsid w:val="00692335"/>
    <w:rsid w:val="00692FEB"/>
    <w:rsid w:val="0069324F"/>
    <w:rsid w:val="00693ABE"/>
    <w:rsid w:val="00693D55"/>
    <w:rsid w:val="00693F71"/>
    <w:rsid w:val="0069454B"/>
    <w:rsid w:val="00695579"/>
    <w:rsid w:val="00695E7A"/>
    <w:rsid w:val="00696644"/>
    <w:rsid w:val="00697711"/>
    <w:rsid w:val="00697C56"/>
    <w:rsid w:val="00697DC5"/>
    <w:rsid w:val="006A12BC"/>
    <w:rsid w:val="006A1491"/>
    <w:rsid w:val="006A166B"/>
    <w:rsid w:val="006A1A66"/>
    <w:rsid w:val="006A1CB9"/>
    <w:rsid w:val="006A1E7B"/>
    <w:rsid w:val="006A4784"/>
    <w:rsid w:val="006A4D51"/>
    <w:rsid w:val="006A5AB5"/>
    <w:rsid w:val="006A5BDF"/>
    <w:rsid w:val="006A6247"/>
    <w:rsid w:val="006A674B"/>
    <w:rsid w:val="006A6B08"/>
    <w:rsid w:val="006A6CC3"/>
    <w:rsid w:val="006A7271"/>
    <w:rsid w:val="006A776D"/>
    <w:rsid w:val="006A7B2E"/>
    <w:rsid w:val="006B03A1"/>
    <w:rsid w:val="006B0532"/>
    <w:rsid w:val="006B08E4"/>
    <w:rsid w:val="006B0924"/>
    <w:rsid w:val="006B156A"/>
    <w:rsid w:val="006B30C3"/>
    <w:rsid w:val="006B5BE8"/>
    <w:rsid w:val="006B600B"/>
    <w:rsid w:val="006B6C1B"/>
    <w:rsid w:val="006C020A"/>
    <w:rsid w:val="006C02C7"/>
    <w:rsid w:val="006C0471"/>
    <w:rsid w:val="006C080F"/>
    <w:rsid w:val="006C0CC3"/>
    <w:rsid w:val="006C0E9E"/>
    <w:rsid w:val="006C2C74"/>
    <w:rsid w:val="006C4472"/>
    <w:rsid w:val="006C4546"/>
    <w:rsid w:val="006C4785"/>
    <w:rsid w:val="006C4A1D"/>
    <w:rsid w:val="006C4A73"/>
    <w:rsid w:val="006C4C2D"/>
    <w:rsid w:val="006C4D4B"/>
    <w:rsid w:val="006C524E"/>
    <w:rsid w:val="006C61D6"/>
    <w:rsid w:val="006C62D0"/>
    <w:rsid w:val="006D05EC"/>
    <w:rsid w:val="006D1C97"/>
    <w:rsid w:val="006D1E84"/>
    <w:rsid w:val="006D2C8D"/>
    <w:rsid w:val="006D2EE4"/>
    <w:rsid w:val="006D3413"/>
    <w:rsid w:val="006D38C9"/>
    <w:rsid w:val="006D473E"/>
    <w:rsid w:val="006D49F9"/>
    <w:rsid w:val="006D5229"/>
    <w:rsid w:val="006D5B74"/>
    <w:rsid w:val="006D5EA5"/>
    <w:rsid w:val="006D7070"/>
    <w:rsid w:val="006D7479"/>
    <w:rsid w:val="006D7FB3"/>
    <w:rsid w:val="006E0205"/>
    <w:rsid w:val="006E03CF"/>
    <w:rsid w:val="006E0E88"/>
    <w:rsid w:val="006E0F8E"/>
    <w:rsid w:val="006E1621"/>
    <w:rsid w:val="006E20BC"/>
    <w:rsid w:val="006E2AF4"/>
    <w:rsid w:val="006E4384"/>
    <w:rsid w:val="006E525B"/>
    <w:rsid w:val="006E567A"/>
    <w:rsid w:val="006E5FB4"/>
    <w:rsid w:val="006E6148"/>
    <w:rsid w:val="006E733E"/>
    <w:rsid w:val="006F0535"/>
    <w:rsid w:val="006F2204"/>
    <w:rsid w:val="006F2425"/>
    <w:rsid w:val="006F321D"/>
    <w:rsid w:val="006F35F5"/>
    <w:rsid w:val="006F4B33"/>
    <w:rsid w:val="006F4B5E"/>
    <w:rsid w:val="006F4C3B"/>
    <w:rsid w:val="006F4F8C"/>
    <w:rsid w:val="006F5639"/>
    <w:rsid w:val="006F5736"/>
    <w:rsid w:val="006F584D"/>
    <w:rsid w:val="006F6D36"/>
    <w:rsid w:val="00700181"/>
    <w:rsid w:val="00700BF7"/>
    <w:rsid w:val="00700D79"/>
    <w:rsid w:val="00700D91"/>
    <w:rsid w:val="00701082"/>
    <w:rsid w:val="007020C6"/>
    <w:rsid w:val="007020F8"/>
    <w:rsid w:val="00703A51"/>
    <w:rsid w:val="00703DA6"/>
    <w:rsid w:val="007045F1"/>
    <w:rsid w:val="00704D37"/>
    <w:rsid w:val="00705256"/>
    <w:rsid w:val="00705259"/>
    <w:rsid w:val="007073E2"/>
    <w:rsid w:val="00707E92"/>
    <w:rsid w:val="00710DE4"/>
    <w:rsid w:val="00711B5E"/>
    <w:rsid w:val="00711E61"/>
    <w:rsid w:val="00712DCD"/>
    <w:rsid w:val="00714058"/>
    <w:rsid w:val="007140B6"/>
    <w:rsid w:val="00714ADD"/>
    <w:rsid w:val="00714FF6"/>
    <w:rsid w:val="00715B60"/>
    <w:rsid w:val="00715E96"/>
    <w:rsid w:val="007160B5"/>
    <w:rsid w:val="0071735A"/>
    <w:rsid w:val="007176C2"/>
    <w:rsid w:val="007203C8"/>
    <w:rsid w:val="00721B6E"/>
    <w:rsid w:val="0072253D"/>
    <w:rsid w:val="0072325E"/>
    <w:rsid w:val="007238CD"/>
    <w:rsid w:val="00725B16"/>
    <w:rsid w:val="00726871"/>
    <w:rsid w:val="00727475"/>
    <w:rsid w:val="007276E7"/>
    <w:rsid w:val="0073027F"/>
    <w:rsid w:val="00730EA5"/>
    <w:rsid w:val="00731202"/>
    <w:rsid w:val="00731D23"/>
    <w:rsid w:val="00732AAF"/>
    <w:rsid w:val="007360C7"/>
    <w:rsid w:val="0073735D"/>
    <w:rsid w:val="007417B8"/>
    <w:rsid w:val="0074201B"/>
    <w:rsid w:val="00742985"/>
    <w:rsid w:val="00742CBA"/>
    <w:rsid w:val="00742F8A"/>
    <w:rsid w:val="007439D4"/>
    <w:rsid w:val="00744313"/>
    <w:rsid w:val="007444F8"/>
    <w:rsid w:val="00744732"/>
    <w:rsid w:val="00746A13"/>
    <w:rsid w:val="00751133"/>
    <w:rsid w:val="007511BE"/>
    <w:rsid w:val="00751DBA"/>
    <w:rsid w:val="007525CC"/>
    <w:rsid w:val="007566D6"/>
    <w:rsid w:val="00757A8A"/>
    <w:rsid w:val="00760B92"/>
    <w:rsid w:val="00761897"/>
    <w:rsid w:val="00761B2D"/>
    <w:rsid w:val="00762ADD"/>
    <w:rsid w:val="007640BB"/>
    <w:rsid w:val="00764361"/>
    <w:rsid w:val="00764790"/>
    <w:rsid w:val="00765F3A"/>
    <w:rsid w:val="00766E56"/>
    <w:rsid w:val="0076702A"/>
    <w:rsid w:val="00767718"/>
    <w:rsid w:val="00767D80"/>
    <w:rsid w:val="0077062F"/>
    <w:rsid w:val="0077111D"/>
    <w:rsid w:val="0077146F"/>
    <w:rsid w:val="0077164D"/>
    <w:rsid w:val="0077168E"/>
    <w:rsid w:val="00771AA4"/>
    <w:rsid w:val="00771AD7"/>
    <w:rsid w:val="007725F5"/>
    <w:rsid w:val="00772965"/>
    <w:rsid w:val="007737B2"/>
    <w:rsid w:val="00773B6B"/>
    <w:rsid w:val="00777BBA"/>
    <w:rsid w:val="0078138F"/>
    <w:rsid w:val="0078266F"/>
    <w:rsid w:val="007828BF"/>
    <w:rsid w:val="007845E1"/>
    <w:rsid w:val="0078543B"/>
    <w:rsid w:val="00785C74"/>
    <w:rsid w:val="00786F06"/>
    <w:rsid w:val="00787075"/>
    <w:rsid w:val="007903D7"/>
    <w:rsid w:val="00790704"/>
    <w:rsid w:val="0079197D"/>
    <w:rsid w:val="00791A1D"/>
    <w:rsid w:val="007939FC"/>
    <w:rsid w:val="007943EC"/>
    <w:rsid w:val="00795D63"/>
    <w:rsid w:val="007976B7"/>
    <w:rsid w:val="007A08EC"/>
    <w:rsid w:val="007A0983"/>
    <w:rsid w:val="007A0BEB"/>
    <w:rsid w:val="007A0FD7"/>
    <w:rsid w:val="007A1100"/>
    <w:rsid w:val="007A13EE"/>
    <w:rsid w:val="007A1B31"/>
    <w:rsid w:val="007A26F0"/>
    <w:rsid w:val="007A2D7C"/>
    <w:rsid w:val="007A32C0"/>
    <w:rsid w:val="007A42FA"/>
    <w:rsid w:val="007A4F86"/>
    <w:rsid w:val="007A5209"/>
    <w:rsid w:val="007A56C4"/>
    <w:rsid w:val="007A676B"/>
    <w:rsid w:val="007A6C4F"/>
    <w:rsid w:val="007A6E59"/>
    <w:rsid w:val="007A7C64"/>
    <w:rsid w:val="007B0D0A"/>
    <w:rsid w:val="007B1376"/>
    <w:rsid w:val="007B173A"/>
    <w:rsid w:val="007B322C"/>
    <w:rsid w:val="007B3FA0"/>
    <w:rsid w:val="007B4A7E"/>
    <w:rsid w:val="007B4CAC"/>
    <w:rsid w:val="007B59AE"/>
    <w:rsid w:val="007B5FD8"/>
    <w:rsid w:val="007B76F1"/>
    <w:rsid w:val="007B7A95"/>
    <w:rsid w:val="007B7E52"/>
    <w:rsid w:val="007C0719"/>
    <w:rsid w:val="007C0924"/>
    <w:rsid w:val="007C1864"/>
    <w:rsid w:val="007C186C"/>
    <w:rsid w:val="007C191E"/>
    <w:rsid w:val="007C2C4A"/>
    <w:rsid w:val="007C3595"/>
    <w:rsid w:val="007C382C"/>
    <w:rsid w:val="007C4E25"/>
    <w:rsid w:val="007C50ED"/>
    <w:rsid w:val="007C55B8"/>
    <w:rsid w:val="007C5D88"/>
    <w:rsid w:val="007C78E9"/>
    <w:rsid w:val="007C7A95"/>
    <w:rsid w:val="007C7E10"/>
    <w:rsid w:val="007D06D4"/>
    <w:rsid w:val="007D0C1E"/>
    <w:rsid w:val="007D1487"/>
    <w:rsid w:val="007D29F2"/>
    <w:rsid w:val="007D4119"/>
    <w:rsid w:val="007D48DE"/>
    <w:rsid w:val="007D4AAB"/>
    <w:rsid w:val="007D4C03"/>
    <w:rsid w:val="007D52CF"/>
    <w:rsid w:val="007E07E3"/>
    <w:rsid w:val="007E094D"/>
    <w:rsid w:val="007E0A02"/>
    <w:rsid w:val="007E1A88"/>
    <w:rsid w:val="007E2394"/>
    <w:rsid w:val="007E24E3"/>
    <w:rsid w:val="007E29BB"/>
    <w:rsid w:val="007E391D"/>
    <w:rsid w:val="007E3966"/>
    <w:rsid w:val="007E3D37"/>
    <w:rsid w:val="007E451A"/>
    <w:rsid w:val="007E5B21"/>
    <w:rsid w:val="007E60CE"/>
    <w:rsid w:val="007E6BB3"/>
    <w:rsid w:val="007E71D2"/>
    <w:rsid w:val="007E7610"/>
    <w:rsid w:val="007E7689"/>
    <w:rsid w:val="007F18B4"/>
    <w:rsid w:val="007F4859"/>
    <w:rsid w:val="007F5482"/>
    <w:rsid w:val="007F60D8"/>
    <w:rsid w:val="007F69EA"/>
    <w:rsid w:val="007F6A5B"/>
    <w:rsid w:val="00802AE8"/>
    <w:rsid w:val="008033F3"/>
    <w:rsid w:val="008034EC"/>
    <w:rsid w:val="00803CA4"/>
    <w:rsid w:val="008045E1"/>
    <w:rsid w:val="008048C8"/>
    <w:rsid w:val="00804C0C"/>
    <w:rsid w:val="0080508B"/>
    <w:rsid w:val="008051E9"/>
    <w:rsid w:val="00806818"/>
    <w:rsid w:val="00807009"/>
    <w:rsid w:val="008100F6"/>
    <w:rsid w:val="00812D5B"/>
    <w:rsid w:val="00812F9C"/>
    <w:rsid w:val="00812FB7"/>
    <w:rsid w:val="00813594"/>
    <w:rsid w:val="00813C75"/>
    <w:rsid w:val="0081416E"/>
    <w:rsid w:val="008146E4"/>
    <w:rsid w:val="00815C85"/>
    <w:rsid w:val="008162A3"/>
    <w:rsid w:val="00816600"/>
    <w:rsid w:val="00816907"/>
    <w:rsid w:val="00820ECB"/>
    <w:rsid w:val="0082106B"/>
    <w:rsid w:val="008218F4"/>
    <w:rsid w:val="00822073"/>
    <w:rsid w:val="00823A77"/>
    <w:rsid w:val="00825205"/>
    <w:rsid w:val="00825512"/>
    <w:rsid w:val="00825744"/>
    <w:rsid w:val="00825D44"/>
    <w:rsid w:val="00826DC5"/>
    <w:rsid w:val="008271CC"/>
    <w:rsid w:val="00830507"/>
    <w:rsid w:val="00832AB2"/>
    <w:rsid w:val="008343BB"/>
    <w:rsid w:val="008343C2"/>
    <w:rsid w:val="00834881"/>
    <w:rsid w:val="00836D8E"/>
    <w:rsid w:val="008372E3"/>
    <w:rsid w:val="008402FD"/>
    <w:rsid w:val="0084171D"/>
    <w:rsid w:val="00843113"/>
    <w:rsid w:val="008433D3"/>
    <w:rsid w:val="00845E98"/>
    <w:rsid w:val="00847406"/>
    <w:rsid w:val="00850B0F"/>
    <w:rsid w:val="008515C0"/>
    <w:rsid w:val="008531C6"/>
    <w:rsid w:val="00854762"/>
    <w:rsid w:val="00854D2D"/>
    <w:rsid w:val="0085515C"/>
    <w:rsid w:val="00855946"/>
    <w:rsid w:val="008563ED"/>
    <w:rsid w:val="00856D88"/>
    <w:rsid w:val="00856F42"/>
    <w:rsid w:val="00857A12"/>
    <w:rsid w:val="00857D32"/>
    <w:rsid w:val="008602DA"/>
    <w:rsid w:val="00860602"/>
    <w:rsid w:val="00860A79"/>
    <w:rsid w:val="00861932"/>
    <w:rsid w:val="00861ADD"/>
    <w:rsid w:val="00861E83"/>
    <w:rsid w:val="0086346A"/>
    <w:rsid w:val="008641BB"/>
    <w:rsid w:val="00864727"/>
    <w:rsid w:val="00864CF0"/>
    <w:rsid w:val="008650BD"/>
    <w:rsid w:val="008669A2"/>
    <w:rsid w:val="00866FAE"/>
    <w:rsid w:val="00870CE8"/>
    <w:rsid w:val="00871887"/>
    <w:rsid w:val="00871C1C"/>
    <w:rsid w:val="00872BD6"/>
    <w:rsid w:val="00874729"/>
    <w:rsid w:val="00874BB7"/>
    <w:rsid w:val="00874CE4"/>
    <w:rsid w:val="00877262"/>
    <w:rsid w:val="00877FCC"/>
    <w:rsid w:val="0088009F"/>
    <w:rsid w:val="00880F67"/>
    <w:rsid w:val="0088147E"/>
    <w:rsid w:val="008815AA"/>
    <w:rsid w:val="00882C39"/>
    <w:rsid w:val="00883445"/>
    <w:rsid w:val="00883CC0"/>
    <w:rsid w:val="008840E4"/>
    <w:rsid w:val="0088628E"/>
    <w:rsid w:val="008864C1"/>
    <w:rsid w:val="00887C9E"/>
    <w:rsid w:val="00887F42"/>
    <w:rsid w:val="0089013C"/>
    <w:rsid w:val="008934F5"/>
    <w:rsid w:val="00895A09"/>
    <w:rsid w:val="00895CBB"/>
    <w:rsid w:val="008A1124"/>
    <w:rsid w:val="008A1509"/>
    <w:rsid w:val="008A17E5"/>
    <w:rsid w:val="008A18F0"/>
    <w:rsid w:val="008A2233"/>
    <w:rsid w:val="008A2BC7"/>
    <w:rsid w:val="008A319D"/>
    <w:rsid w:val="008A4038"/>
    <w:rsid w:val="008A63AD"/>
    <w:rsid w:val="008A6E0E"/>
    <w:rsid w:val="008B056F"/>
    <w:rsid w:val="008B10C3"/>
    <w:rsid w:val="008B111C"/>
    <w:rsid w:val="008B22E8"/>
    <w:rsid w:val="008B2337"/>
    <w:rsid w:val="008B2F68"/>
    <w:rsid w:val="008B4039"/>
    <w:rsid w:val="008B4074"/>
    <w:rsid w:val="008B4736"/>
    <w:rsid w:val="008B5B16"/>
    <w:rsid w:val="008B72E0"/>
    <w:rsid w:val="008B74E6"/>
    <w:rsid w:val="008B775D"/>
    <w:rsid w:val="008C088E"/>
    <w:rsid w:val="008C0C78"/>
    <w:rsid w:val="008C2002"/>
    <w:rsid w:val="008C20FC"/>
    <w:rsid w:val="008C263A"/>
    <w:rsid w:val="008C4EDE"/>
    <w:rsid w:val="008C572A"/>
    <w:rsid w:val="008C5BEB"/>
    <w:rsid w:val="008C5CE6"/>
    <w:rsid w:val="008C6918"/>
    <w:rsid w:val="008C7CE6"/>
    <w:rsid w:val="008D03CC"/>
    <w:rsid w:val="008D117D"/>
    <w:rsid w:val="008D174A"/>
    <w:rsid w:val="008D2136"/>
    <w:rsid w:val="008D23F7"/>
    <w:rsid w:val="008D2474"/>
    <w:rsid w:val="008D362C"/>
    <w:rsid w:val="008D3E5A"/>
    <w:rsid w:val="008D51E4"/>
    <w:rsid w:val="008D57CA"/>
    <w:rsid w:val="008D5E1B"/>
    <w:rsid w:val="008D5EB3"/>
    <w:rsid w:val="008D603A"/>
    <w:rsid w:val="008D609D"/>
    <w:rsid w:val="008D6250"/>
    <w:rsid w:val="008D6349"/>
    <w:rsid w:val="008D6932"/>
    <w:rsid w:val="008D783C"/>
    <w:rsid w:val="008D7B84"/>
    <w:rsid w:val="008E0CFC"/>
    <w:rsid w:val="008E2589"/>
    <w:rsid w:val="008E2E23"/>
    <w:rsid w:val="008E582E"/>
    <w:rsid w:val="008E6556"/>
    <w:rsid w:val="008E6800"/>
    <w:rsid w:val="008F0782"/>
    <w:rsid w:val="008F18C3"/>
    <w:rsid w:val="008F26D0"/>
    <w:rsid w:val="008F2A46"/>
    <w:rsid w:val="008F31C6"/>
    <w:rsid w:val="008F4401"/>
    <w:rsid w:val="008F5605"/>
    <w:rsid w:val="008F6750"/>
    <w:rsid w:val="00901B3F"/>
    <w:rsid w:val="00901D19"/>
    <w:rsid w:val="009020FC"/>
    <w:rsid w:val="00902D2C"/>
    <w:rsid w:val="009030AE"/>
    <w:rsid w:val="00903176"/>
    <w:rsid w:val="00903494"/>
    <w:rsid w:val="00904CAE"/>
    <w:rsid w:val="00904FA7"/>
    <w:rsid w:val="00904FC0"/>
    <w:rsid w:val="00905E8B"/>
    <w:rsid w:val="00906914"/>
    <w:rsid w:val="00906C4D"/>
    <w:rsid w:val="0090724E"/>
    <w:rsid w:val="00907ABA"/>
    <w:rsid w:val="00912A91"/>
    <w:rsid w:val="0091411D"/>
    <w:rsid w:val="0091421E"/>
    <w:rsid w:val="00914442"/>
    <w:rsid w:val="0091484B"/>
    <w:rsid w:val="00914AEF"/>
    <w:rsid w:val="0091534E"/>
    <w:rsid w:val="00915C3D"/>
    <w:rsid w:val="00915FB0"/>
    <w:rsid w:val="009175D8"/>
    <w:rsid w:val="00917BC7"/>
    <w:rsid w:val="00917C44"/>
    <w:rsid w:val="009209DB"/>
    <w:rsid w:val="00920A85"/>
    <w:rsid w:val="00921E1C"/>
    <w:rsid w:val="00924788"/>
    <w:rsid w:val="00925CC9"/>
    <w:rsid w:val="00926706"/>
    <w:rsid w:val="00926C5C"/>
    <w:rsid w:val="00926DAE"/>
    <w:rsid w:val="00930208"/>
    <w:rsid w:val="009304A7"/>
    <w:rsid w:val="00930D24"/>
    <w:rsid w:val="00931FC7"/>
    <w:rsid w:val="00932F50"/>
    <w:rsid w:val="00933482"/>
    <w:rsid w:val="00933B33"/>
    <w:rsid w:val="00933CAF"/>
    <w:rsid w:val="009353EA"/>
    <w:rsid w:val="009366F6"/>
    <w:rsid w:val="00936A89"/>
    <w:rsid w:val="00936D4E"/>
    <w:rsid w:val="00940474"/>
    <w:rsid w:val="009425EE"/>
    <w:rsid w:val="00942BED"/>
    <w:rsid w:val="0094312C"/>
    <w:rsid w:val="009431D1"/>
    <w:rsid w:val="00943483"/>
    <w:rsid w:val="00943AE7"/>
    <w:rsid w:val="00944A59"/>
    <w:rsid w:val="00944DB1"/>
    <w:rsid w:val="009457BD"/>
    <w:rsid w:val="009460DA"/>
    <w:rsid w:val="0094695F"/>
    <w:rsid w:val="0094700C"/>
    <w:rsid w:val="00947092"/>
    <w:rsid w:val="00950697"/>
    <w:rsid w:val="00950936"/>
    <w:rsid w:val="00952A96"/>
    <w:rsid w:val="009535B1"/>
    <w:rsid w:val="00953A44"/>
    <w:rsid w:val="00953D0C"/>
    <w:rsid w:val="009546B2"/>
    <w:rsid w:val="00955216"/>
    <w:rsid w:val="00955768"/>
    <w:rsid w:val="00955EFA"/>
    <w:rsid w:val="009567E1"/>
    <w:rsid w:val="00956951"/>
    <w:rsid w:val="009574DB"/>
    <w:rsid w:val="00957BF6"/>
    <w:rsid w:val="00957E6A"/>
    <w:rsid w:val="00960202"/>
    <w:rsid w:val="009608CD"/>
    <w:rsid w:val="00960E85"/>
    <w:rsid w:val="00960FDB"/>
    <w:rsid w:val="009610DC"/>
    <w:rsid w:val="0096123D"/>
    <w:rsid w:val="009613B4"/>
    <w:rsid w:val="00961E77"/>
    <w:rsid w:val="009621F3"/>
    <w:rsid w:val="009626B8"/>
    <w:rsid w:val="00962FE9"/>
    <w:rsid w:val="00964A01"/>
    <w:rsid w:val="00964C84"/>
    <w:rsid w:val="00965498"/>
    <w:rsid w:val="0096685D"/>
    <w:rsid w:val="00967CA5"/>
    <w:rsid w:val="00970210"/>
    <w:rsid w:val="00970275"/>
    <w:rsid w:val="009705EF"/>
    <w:rsid w:val="0097102D"/>
    <w:rsid w:val="0097152F"/>
    <w:rsid w:val="009716AC"/>
    <w:rsid w:val="00972C4C"/>
    <w:rsid w:val="00972E3A"/>
    <w:rsid w:val="009733E7"/>
    <w:rsid w:val="00973643"/>
    <w:rsid w:val="00974954"/>
    <w:rsid w:val="00975425"/>
    <w:rsid w:val="00975962"/>
    <w:rsid w:val="00976629"/>
    <w:rsid w:val="0098072A"/>
    <w:rsid w:val="009838B6"/>
    <w:rsid w:val="0098431E"/>
    <w:rsid w:val="00984714"/>
    <w:rsid w:val="00984CA4"/>
    <w:rsid w:val="00987573"/>
    <w:rsid w:val="00987D5F"/>
    <w:rsid w:val="009908D7"/>
    <w:rsid w:val="00992BBE"/>
    <w:rsid w:val="00994355"/>
    <w:rsid w:val="00995353"/>
    <w:rsid w:val="00996624"/>
    <w:rsid w:val="009969CF"/>
    <w:rsid w:val="00997A13"/>
    <w:rsid w:val="009A109A"/>
    <w:rsid w:val="009A17A1"/>
    <w:rsid w:val="009A1F94"/>
    <w:rsid w:val="009A54B7"/>
    <w:rsid w:val="009A6088"/>
    <w:rsid w:val="009A6574"/>
    <w:rsid w:val="009A69AE"/>
    <w:rsid w:val="009A739F"/>
    <w:rsid w:val="009B0174"/>
    <w:rsid w:val="009B1194"/>
    <w:rsid w:val="009B2D8A"/>
    <w:rsid w:val="009B3F45"/>
    <w:rsid w:val="009B4B6F"/>
    <w:rsid w:val="009B5311"/>
    <w:rsid w:val="009B5B93"/>
    <w:rsid w:val="009B7108"/>
    <w:rsid w:val="009B7397"/>
    <w:rsid w:val="009B7B13"/>
    <w:rsid w:val="009C0BC9"/>
    <w:rsid w:val="009C1458"/>
    <w:rsid w:val="009C3726"/>
    <w:rsid w:val="009C377B"/>
    <w:rsid w:val="009C48D5"/>
    <w:rsid w:val="009C4FFB"/>
    <w:rsid w:val="009C6350"/>
    <w:rsid w:val="009C6701"/>
    <w:rsid w:val="009C6CF9"/>
    <w:rsid w:val="009C6DAE"/>
    <w:rsid w:val="009C7631"/>
    <w:rsid w:val="009C7B51"/>
    <w:rsid w:val="009C7FC9"/>
    <w:rsid w:val="009D0337"/>
    <w:rsid w:val="009D060E"/>
    <w:rsid w:val="009D0695"/>
    <w:rsid w:val="009D0914"/>
    <w:rsid w:val="009D0CFC"/>
    <w:rsid w:val="009D1816"/>
    <w:rsid w:val="009D2E0F"/>
    <w:rsid w:val="009D41E5"/>
    <w:rsid w:val="009D45E1"/>
    <w:rsid w:val="009D4BF3"/>
    <w:rsid w:val="009D6B1D"/>
    <w:rsid w:val="009D7D71"/>
    <w:rsid w:val="009D7F79"/>
    <w:rsid w:val="009E0A42"/>
    <w:rsid w:val="009E123A"/>
    <w:rsid w:val="009E185D"/>
    <w:rsid w:val="009E1E31"/>
    <w:rsid w:val="009E34A3"/>
    <w:rsid w:val="009E6BEE"/>
    <w:rsid w:val="009E6DFA"/>
    <w:rsid w:val="009F0530"/>
    <w:rsid w:val="009F2212"/>
    <w:rsid w:val="009F2A14"/>
    <w:rsid w:val="009F328A"/>
    <w:rsid w:val="009F40BD"/>
    <w:rsid w:val="009F4912"/>
    <w:rsid w:val="009F552C"/>
    <w:rsid w:val="00A00E56"/>
    <w:rsid w:val="00A01BFF"/>
    <w:rsid w:val="00A025D9"/>
    <w:rsid w:val="00A0381A"/>
    <w:rsid w:val="00A03D58"/>
    <w:rsid w:val="00A04492"/>
    <w:rsid w:val="00A054ED"/>
    <w:rsid w:val="00A069E9"/>
    <w:rsid w:val="00A11671"/>
    <w:rsid w:val="00A11C85"/>
    <w:rsid w:val="00A125A2"/>
    <w:rsid w:val="00A130B3"/>
    <w:rsid w:val="00A13779"/>
    <w:rsid w:val="00A144F2"/>
    <w:rsid w:val="00A1549C"/>
    <w:rsid w:val="00A15628"/>
    <w:rsid w:val="00A156F4"/>
    <w:rsid w:val="00A15750"/>
    <w:rsid w:val="00A16B1C"/>
    <w:rsid w:val="00A17E53"/>
    <w:rsid w:val="00A20654"/>
    <w:rsid w:val="00A20E37"/>
    <w:rsid w:val="00A21EFD"/>
    <w:rsid w:val="00A22C13"/>
    <w:rsid w:val="00A267FD"/>
    <w:rsid w:val="00A300A6"/>
    <w:rsid w:val="00A3037F"/>
    <w:rsid w:val="00A31A2C"/>
    <w:rsid w:val="00A32F41"/>
    <w:rsid w:val="00A33A85"/>
    <w:rsid w:val="00A33AE0"/>
    <w:rsid w:val="00A33D54"/>
    <w:rsid w:val="00A33E8F"/>
    <w:rsid w:val="00A3466E"/>
    <w:rsid w:val="00A3630F"/>
    <w:rsid w:val="00A36E38"/>
    <w:rsid w:val="00A37163"/>
    <w:rsid w:val="00A37EAA"/>
    <w:rsid w:val="00A37FB5"/>
    <w:rsid w:val="00A40271"/>
    <w:rsid w:val="00A41CBE"/>
    <w:rsid w:val="00A41EA5"/>
    <w:rsid w:val="00A42C2C"/>
    <w:rsid w:val="00A43477"/>
    <w:rsid w:val="00A4348A"/>
    <w:rsid w:val="00A4368A"/>
    <w:rsid w:val="00A43D94"/>
    <w:rsid w:val="00A4499D"/>
    <w:rsid w:val="00A449B8"/>
    <w:rsid w:val="00A44B06"/>
    <w:rsid w:val="00A4536B"/>
    <w:rsid w:val="00A46259"/>
    <w:rsid w:val="00A504DE"/>
    <w:rsid w:val="00A51E31"/>
    <w:rsid w:val="00A51F4D"/>
    <w:rsid w:val="00A52684"/>
    <w:rsid w:val="00A52B1D"/>
    <w:rsid w:val="00A534D8"/>
    <w:rsid w:val="00A535F5"/>
    <w:rsid w:val="00A53733"/>
    <w:rsid w:val="00A53866"/>
    <w:rsid w:val="00A53C94"/>
    <w:rsid w:val="00A53CEC"/>
    <w:rsid w:val="00A55108"/>
    <w:rsid w:val="00A55D8B"/>
    <w:rsid w:val="00A56736"/>
    <w:rsid w:val="00A567CA"/>
    <w:rsid w:val="00A577AE"/>
    <w:rsid w:val="00A57A1A"/>
    <w:rsid w:val="00A60311"/>
    <w:rsid w:val="00A610CB"/>
    <w:rsid w:val="00A61223"/>
    <w:rsid w:val="00A62116"/>
    <w:rsid w:val="00A62354"/>
    <w:rsid w:val="00A628AB"/>
    <w:rsid w:val="00A63455"/>
    <w:rsid w:val="00A63514"/>
    <w:rsid w:val="00A6379C"/>
    <w:rsid w:val="00A63F85"/>
    <w:rsid w:val="00A647D9"/>
    <w:rsid w:val="00A656BE"/>
    <w:rsid w:val="00A65F27"/>
    <w:rsid w:val="00A6643C"/>
    <w:rsid w:val="00A66CBF"/>
    <w:rsid w:val="00A673D0"/>
    <w:rsid w:val="00A70071"/>
    <w:rsid w:val="00A714FD"/>
    <w:rsid w:val="00A71D61"/>
    <w:rsid w:val="00A723A4"/>
    <w:rsid w:val="00A727D2"/>
    <w:rsid w:val="00A72DD1"/>
    <w:rsid w:val="00A73512"/>
    <w:rsid w:val="00A744D7"/>
    <w:rsid w:val="00A74C3F"/>
    <w:rsid w:val="00A758B1"/>
    <w:rsid w:val="00A75C8A"/>
    <w:rsid w:val="00A7664D"/>
    <w:rsid w:val="00A76EDF"/>
    <w:rsid w:val="00A82D09"/>
    <w:rsid w:val="00A82ED4"/>
    <w:rsid w:val="00A83526"/>
    <w:rsid w:val="00A83AF1"/>
    <w:rsid w:val="00A83C14"/>
    <w:rsid w:val="00A84665"/>
    <w:rsid w:val="00A85A0A"/>
    <w:rsid w:val="00A86951"/>
    <w:rsid w:val="00A9037F"/>
    <w:rsid w:val="00A90D7A"/>
    <w:rsid w:val="00A9466D"/>
    <w:rsid w:val="00A94F8B"/>
    <w:rsid w:val="00A95223"/>
    <w:rsid w:val="00A95A8C"/>
    <w:rsid w:val="00A96B62"/>
    <w:rsid w:val="00A971C5"/>
    <w:rsid w:val="00A97E94"/>
    <w:rsid w:val="00AA0094"/>
    <w:rsid w:val="00AA0BC6"/>
    <w:rsid w:val="00AA253A"/>
    <w:rsid w:val="00AA32A3"/>
    <w:rsid w:val="00AA3593"/>
    <w:rsid w:val="00AA49C7"/>
    <w:rsid w:val="00AA4F6B"/>
    <w:rsid w:val="00AA687E"/>
    <w:rsid w:val="00AA68BD"/>
    <w:rsid w:val="00AA6E73"/>
    <w:rsid w:val="00AA7BE1"/>
    <w:rsid w:val="00AB06E5"/>
    <w:rsid w:val="00AB2117"/>
    <w:rsid w:val="00AB235E"/>
    <w:rsid w:val="00AB2F2F"/>
    <w:rsid w:val="00AB306C"/>
    <w:rsid w:val="00AB3B33"/>
    <w:rsid w:val="00AB4A0D"/>
    <w:rsid w:val="00AB574C"/>
    <w:rsid w:val="00AB6512"/>
    <w:rsid w:val="00AB6820"/>
    <w:rsid w:val="00AB7026"/>
    <w:rsid w:val="00AC06B2"/>
    <w:rsid w:val="00AC083D"/>
    <w:rsid w:val="00AC0996"/>
    <w:rsid w:val="00AC1209"/>
    <w:rsid w:val="00AC1D55"/>
    <w:rsid w:val="00AC1E87"/>
    <w:rsid w:val="00AC4088"/>
    <w:rsid w:val="00AC6381"/>
    <w:rsid w:val="00AC651D"/>
    <w:rsid w:val="00AC7894"/>
    <w:rsid w:val="00AD395A"/>
    <w:rsid w:val="00AD3A6E"/>
    <w:rsid w:val="00AD45DF"/>
    <w:rsid w:val="00AD5DA1"/>
    <w:rsid w:val="00AD5E67"/>
    <w:rsid w:val="00AD6604"/>
    <w:rsid w:val="00AE0514"/>
    <w:rsid w:val="00AE05EF"/>
    <w:rsid w:val="00AE089E"/>
    <w:rsid w:val="00AE33A3"/>
    <w:rsid w:val="00AE4070"/>
    <w:rsid w:val="00AE44B6"/>
    <w:rsid w:val="00AE4572"/>
    <w:rsid w:val="00AE4B28"/>
    <w:rsid w:val="00AE6A98"/>
    <w:rsid w:val="00AE6BB0"/>
    <w:rsid w:val="00AE72E4"/>
    <w:rsid w:val="00AE77AE"/>
    <w:rsid w:val="00AE78CC"/>
    <w:rsid w:val="00AF00D4"/>
    <w:rsid w:val="00AF04B4"/>
    <w:rsid w:val="00AF1559"/>
    <w:rsid w:val="00AF2465"/>
    <w:rsid w:val="00AF33EC"/>
    <w:rsid w:val="00AF3F82"/>
    <w:rsid w:val="00AF44FA"/>
    <w:rsid w:val="00AF4821"/>
    <w:rsid w:val="00AF4FC0"/>
    <w:rsid w:val="00AF674E"/>
    <w:rsid w:val="00AF6EA9"/>
    <w:rsid w:val="00B00E10"/>
    <w:rsid w:val="00B02398"/>
    <w:rsid w:val="00B024BD"/>
    <w:rsid w:val="00B02F6B"/>
    <w:rsid w:val="00B04270"/>
    <w:rsid w:val="00B0720F"/>
    <w:rsid w:val="00B07447"/>
    <w:rsid w:val="00B07717"/>
    <w:rsid w:val="00B07D68"/>
    <w:rsid w:val="00B10D00"/>
    <w:rsid w:val="00B1118D"/>
    <w:rsid w:val="00B11B87"/>
    <w:rsid w:val="00B11FED"/>
    <w:rsid w:val="00B120CC"/>
    <w:rsid w:val="00B12620"/>
    <w:rsid w:val="00B1377A"/>
    <w:rsid w:val="00B13CFA"/>
    <w:rsid w:val="00B1405D"/>
    <w:rsid w:val="00B141C2"/>
    <w:rsid w:val="00B16063"/>
    <w:rsid w:val="00B2008A"/>
    <w:rsid w:val="00B2119D"/>
    <w:rsid w:val="00B21616"/>
    <w:rsid w:val="00B21B25"/>
    <w:rsid w:val="00B22A73"/>
    <w:rsid w:val="00B22D67"/>
    <w:rsid w:val="00B22E7D"/>
    <w:rsid w:val="00B24752"/>
    <w:rsid w:val="00B24A0F"/>
    <w:rsid w:val="00B24AC4"/>
    <w:rsid w:val="00B24B9D"/>
    <w:rsid w:val="00B25541"/>
    <w:rsid w:val="00B2585B"/>
    <w:rsid w:val="00B25B04"/>
    <w:rsid w:val="00B25C17"/>
    <w:rsid w:val="00B25E51"/>
    <w:rsid w:val="00B2703D"/>
    <w:rsid w:val="00B273A5"/>
    <w:rsid w:val="00B273E6"/>
    <w:rsid w:val="00B27DC5"/>
    <w:rsid w:val="00B30544"/>
    <w:rsid w:val="00B30669"/>
    <w:rsid w:val="00B30818"/>
    <w:rsid w:val="00B313AA"/>
    <w:rsid w:val="00B3152E"/>
    <w:rsid w:val="00B340EC"/>
    <w:rsid w:val="00B343DD"/>
    <w:rsid w:val="00B355CB"/>
    <w:rsid w:val="00B35AF8"/>
    <w:rsid w:val="00B35DB8"/>
    <w:rsid w:val="00B3626E"/>
    <w:rsid w:val="00B373ED"/>
    <w:rsid w:val="00B402BF"/>
    <w:rsid w:val="00B403B0"/>
    <w:rsid w:val="00B40E7E"/>
    <w:rsid w:val="00B41357"/>
    <w:rsid w:val="00B41663"/>
    <w:rsid w:val="00B4396E"/>
    <w:rsid w:val="00B43C52"/>
    <w:rsid w:val="00B43DA3"/>
    <w:rsid w:val="00B44FC5"/>
    <w:rsid w:val="00B4691B"/>
    <w:rsid w:val="00B46C12"/>
    <w:rsid w:val="00B472C3"/>
    <w:rsid w:val="00B478AF"/>
    <w:rsid w:val="00B479C1"/>
    <w:rsid w:val="00B47B79"/>
    <w:rsid w:val="00B47C3D"/>
    <w:rsid w:val="00B47E1A"/>
    <w:rsid w:val="00B5102E"/>
    <w:rsid w:val="00B51A6A"/>
    <w:rsid w:val="00B51E78"/>
    <w:rsid w:val="00B52080"/>
    <w:rsid w:val="00B5221B"/>
    <w:rsid w:val="00B52FCD"/>
    <w:rsid w:val="00B532D0"/>
    <w:rsid w:val="00B53F5F"/>
    <w:rsid w:val="00B54379"/>
    <w:rsid w:val="00B5501D"/>
    <w:rsid w:val="00B5532B"/>
    <w:rsid w:val="00B55411"/>
    <w:rsid w:val="00B5569E"/>
    <w:rsid w:val="00B5596F"/>
    <w:rsid w:val="00B55B97"/>
    <w:rsid w:val="00B57284"/>
    <w:rsid w:val="00B5729B"/>
    <w:rsid w:val="00B60162"/>
    <w:rsid w:val="00B60499"/>
    <w:rsid w:val="00B609A9"/>
    <w:rsid w:val="00B60F07"/>
    <w:rsid w:val="00B61B01"/>
    <w:rsid w:val="00B629F3"/>
    <w:rsid w:val="00B64A04"/>
    <w:rsid w:val="00B6561E"/>
    <w:rsid w:val="00B65B5C"/>
    <w:rsid w:val="00B65FEC"/>
    <w:rsid w:val="00B65FF7"/>
    <w:rsid w:val="00B66206"/>
    <w:rsid w:val="00B66C8E"/>
    <w:rsid w:val="00B67E5C"/>
    <w:rsid w:val="00B715DF"/>
    <w:rsid w:val="00B71749"/>
    <w:rsid w:val="00B71777"/>
    <w:rsid w:val="00B7341D"/>
    <w:rsid w:val="00B73E07"/>
    <w:rsid w:val="00B74540"/>
    <w:rsid w:val="00B74B79"/>
    <w:rsid w:val="00B776B5"/>
    <w:rsid w:val="00B80107"/>
    <w:rsid w:val="00B8080C"/>
    <w:rsid w:val="00B81558"/>
    <w:rsid w:val="00B824A5"/>
    <w:rsid w:val="00B82882"/>
    <w:rsid w:val="00B82CB5"/>
    <w:rsid w:val="00B82F45"/>
    <w:rsid w:val="00B82FF8"/>
    <w:rsid w:val="00B8340A"/>
    <w:rsid w:val="00B83C7F"/>
    <w:rsid w:val="00B83E5A"/>
    <w:rsid w:val="00B872D0"/>
    <w:rsid w:val="00B879F9"/>
    <w:rsid w:val="00B900FA"/>
    <w:rsid w:val="00B909B8"/>
    <w:rsid w:val="00B911AA"/>
    <w:rsid w:val="00B917D5"/>
    <w:rsid w:val="00B91E02"/>
    <w:rsid w:val="00B9242A"/>
    <w:rsid w:val="00B93D73"/>
    <w:rsid w:val="00B947AC"/>
    <w:rsid w:val="00B94D41"/>
    <w:rsid w:val="00B95107"/>
    <w:rsid w:val="00B968DE"/>
    <w:rsid w:val="00B96B74"/>
    <w:rsid w:val="00B96DFB"/>
    <w:rsid w:val="00B97344"/>
    <w:rsid w:val="00B9796D"/>
    <w:rsid w:val="00BA0137"/>
    <w:rsid w:val="00BA0182"/>
    <w:rsid w:val="00BA08D1"/>
    <w:rsid w:val="00BA0C26"/>
    <w:rsid w:val="00BA1180"/>
    <w:rsid w:val="00BA1295"/>
    <w:rsid w:val="00BA1C3D"/>
    <w:rsid w:val="00BA2D4C"/>
    <w:rsid w:val="00BA301C"/>
    <w:rsid w:val="00BA402C"/>
    <w:rsid w:val="00BA4B66"/>
    <w:rsid w:val="00BA546A"/>
    <w:rsid w:val="00BA54A0"/>
    <w:rsid w:val="00BA5F05"/>
    <w:rsid w:val="00BA6CE0"/>
    <w:rsid w:val="00BA7F28"/>
    <w:rsid w:val="00BA7F3F"/>
    <w:rsid w:val="00BA7F58"/>
    <w:rsid w:val="00BB09A4"/>
    <w:rsid w:val="00BB17F2"/>
    <w:rsid w:val="00BB2506"/>
    <w:rsid w:val="00BB3492"/>
    <w:rsid w:val="00BB3F45"/>
    <w:rsid w:val="00BB4A8D"/>
    <w:rsid w:val="00BB4D99"/>
    <w:rsid w:val="00BB5653"/>
    <w:rsid w:val="00BB58F4"/>
    <w:rsid w:val="00BB6E15"/>
    <w:rsid w:val="00BC1164"/>
    <w:rsid w:val="00BC26D5"/>
    <w:rsid w:val="00BC2D9F"/>
    <w:rsid w:val="00BC4955"/>
    <w:rsid w:val="00BC6A34"/>
    <w:rsid w:val="00BC6A73"/>
    <w:rsid w:val="00BC6F74"/>
    <w:rsid w:val="00BC755C"/>
    <w:rsid w:val="00BC7642"/>
    <w:rsid w:val="00BD0E7E"/>
    <w:rsid w:val="00BD0ED9"/>
    <w:rsid w:val="00BD1168"/>
    <w:rsid w:val="00BD16BE"/>
    <w:rsid w:val="00BD2371"/>
    <w:rsid w:val="00BD296B"/>
    <w:rsid w:val="00BD2C81"/>
    <w:rsid w:val="00BD3946"/>
    <w:rsid w:val="00BD42E0"/>
    <w:rsid w:val="00BD5041"/>
    <w:rsid w:val="00BD5DD5"/>
    <w:rsid w:val="00BD5ED9"/>
    <w:rsid w:val="00BD6ED9"/>
    <w:rsid w:val="00BD740C"/>
    <w:rsid w:val="00BE00FD"/>
    <w:rsid w:val="00BE0B48"/>
    <w:rsid w:val="00BE1FB9"/>
    <w:rsid w:val="00BE1FEC"/>
    <w:rsid w:val="00BE217C"/>
    <w:rsid w:val="00BE5816"/>
    <w:rsid w:val="00BE59BB"/>
    <w:rsid w:val="00BE70D2"/>
    <w:rsid w:val="00BE7436"/>
    <w:rsid w:val="00BE75B3"/>
    <w:rsid w:val="00BE77F1"/>
    <w:rsid w:val="00BF11EC"/>
    <w:rsid w:val="00BF163C"/>
    <w:rsid w:val="00BF2338"/>
    <w:rsid w:val="00BF35A6"/>
    <w:rsid w:val="00BF3D8F"/>
    <w:rsid w:val="00BF451E"/>
    <w:rsid w:val="00BF4572"/>
    <w:rsid w:val="00BF5312"/>
    <w:rsid w:val="00BF5C40"/>
    <w:rsid w:val="00BF6132"/>
    <w:rsid w:val="00BF74E6"/>
    <w:rsid w:val="00C0007B"/>
    <w:rsid w:val="00C001F1"/>
    <w:rsid w:val="00C005E3"/>
    <w:rsid w:val="00C01467"/>
    <w:rsid w:val="00C01829"/>
    <w:rsid w:val="00C03047"/>
    <w:rsid w:val="00C03ADB"/>
    <w:rsid w:val="00C04049"/>
    <w:rsid w:val="00C04840"/>
    <w:rsid w:val="00C06380"/>
    <w:rsid w:val="00C06723"/>
    <w:rsid w:val="00C06D1C"/>
    <w:rsid w:val="00C10ADB"/>
    <w:rsid w:val="00C10D06"/>
    <w:rsid w:val="00C1100D"/>
    <w:rsid w:val="00C113AE"/>
    <w:rsid w:val="00C1193A"/>
    <w:rsid w:val="00C119A2"/>
    <w:rsid w:val="00C119BA"/>
    <w:rsid w:val="00C11EBA"/>
    <w:rsid w:val="00C122B7"/>
    <w:rsid w:val="00C12965"/>
    <w:rsid w:val="00C13334"/>
    <w:rsid w:val="00C1352C"/>
    <w:rsid w:val="00C13CFE"/>
    <w:rsid w:val="00C13DD3"/>
    <w:rsid w:val="00C147FC"/>
    <w:rsid w:val="00C14923"/>
    <w:rsid w:val="00C149C8"/>
    <w:rsid w:val="00C15E55"/>
    <w:rsid w:val="00C16C8B"/>
    <w:rsid w:val="00C17265"/>
    <w:rsid w:val="00C176C7"/>
    <w:rsid w:val="00C2039D"/>
    <w:rsid w:val="00C206BE"/>
    <w:rsid w:val="00C2237A"/>
    <w:rsid w:val="00C2270D"/>
    <w:rsid w:val="00C228A6"/>
    <w:rsid w:val="00C229BD"/>
    <w:rsid w:val="00C259FA"/>
    <w:rsid w:val="00C25B76"/>
    <w:rsid w:val="00C26865"/>
    <w:rsid w:val="00C26EDB"/>
    <w:rsid w:val="00C300C0"/>
    <w:rsid w:val="00C306A5"/>
    <w:rsid w:val="00C31DE0"/>
    <w:rsid w:val="00C321E0"/>
    <w:rsid w:val="00C33124"/>
    <w:rsid w:val="00C33653"/>
    <w:rsid w:val="00C35DC8"/>
    <w:rsid w:val="00C35DD9"/>
    <w:rsid w:val="00C36C67"/>
    <w:rsid w:val="00C36CE0"/>
    <w:rsid w:val="00C36DC9"/>
    <w:rsid w:val="00C36EE0"/>
    <w:rsid w:val="00C37931"/>
    <w:rsid w:val="00C37B81"/>
    <w:rsid w:val="00C40F68"/>
    <w:rsid w:val="00C42011"/>
    <w:rsid w:val="00C425F7"/>
    <w:rsid w:val="00C42759"/>
    <w:rsid w:val="00C42AFD"/>
    <w:rsid w:val="00C43371"/>
    <w:rsid w:val="00C435E6"/>
    <w:rsid w:val="00C43A82"/>
    <w:rsid w:val="00C43C32"/>
    <w:rsid w:val="00C43D61"/>
    <w:rsid w:val="00C43D97"/>
    <w:rsid w:val="00C442ED"/>
    <w:rsid w:val="00C44AF6"/>
    <w:rsid w:val="00C44DB0"/>
    <w:rsid w:val="00C45292"/>
    <w:rsid w:val="00C4530E"/>
    <w:rsid w:val="00C457E0"/>
    <w:rsid w:val="00C45BD5"/>
    <w:rsid w:val="00C46FBB"/>
    <w:rsid w:val="00C4722D"/>
    <w:rsid w:val="00C502BC"/>
    <w:rsid w:val="00C50E7A"/>
    <w:rsid w:val="00C51043"/>
    <w:rsid w:val="00C5160F"/>
    <w:rsid w:val="00C519BC"/>
    <w:rsid w:val="00C51E74"/>
    <w:rsid w:val="00C52170"/>
    <w:rsid w:val="00C52740"/>
    <w:rsid w:val="00C52E00"/>
    <w:rsid w:val="00C5338E"/>
    <w:rsid w:val="00C54500"/>
    <w:rsid w:val="00C5544D"/>
    <w:rsid w:val="00C5589D"/>
    <w:rsid w:val="00C5772E"/>
    <w:rsid w:val="00C616AE"/>
    <w:rsid w:val="00C61989"/>
    <w:rsid w:val="00C61F6C"/>
    <w:rsid w:val="00C624BC"/>
    <w:rsid w:val="00C634FB"/>
    <w:rsid w:val="00C635A8"/>
    <w:rsid w:val="00C65519"/>
    <w:rsid w:val="00C66115"/>
    <w:rsid w:val="00C66389"/>
    <w:rsid w:val="00C705E0"/>
    <w:rsid w:val="00C70A23"/>
    <w:rsid w:val="00C71337"/>
    <w:rsid w:val="00C719C9"/>
    <w:rsid w:val="00C7206C"/>
    <w:rsid w:val="00C724A5"/>
    <w:rsid w:val="00C7286F"/>
    <w:rsid w:val="00C72E54"/>
    <w:rsid w:val="00C73081"/>
    <w:rsid w:val="00C73CE2"/>
    <w:rsid w:val="00C74B49"/>
    <w:rsid w:val="00C74DD4"/>
    <w:rsid w:val="00C75426"/>
    <w:rsid w:val="00C76664"/>
    <w:rsid w:val="00C76E73"/>
    <w:rsid w:val="00C80A86"/>
    <w:rsid w:val="00C80E74"/>
    <w:rsid w:val="00C80EF5"/>
    <w:rsid w:val="00C816C9"/>
    <w:rsid w:val="00C81E35"/>
    <w:rsid w:val="00C837CE"/>
    <w:rsid w:val="00C85413"/>
    <w:rsid w:val="00C85456"/>
    <w:rsid w:val="00C864FC"/>
    <w:rsid w:val="00C90DEA"/>
    <w:rsid w:val="00C91ED9"/>
    <w:rsid w:val="00C9342D"/>
    <w:rsid w:val="00C93888"/>
    <w:rsid w:val="00C938E6"/>
    <w:rsid w:val="00C940A3"/>
    <w:rsid w:val="00C94D56"/>
    <w:rsid w:val="00C95DB4"/>
    <w:rsid w:val="00C95F14"/>
    <w:rsid w:val="00C96E6A"/>
    <w:rsid w:val="00C972C5"/>
    <w:rsid w:val="00C97AD0"/>
    <w:rsid w:val="00CA03D5"/>
    <w:rsid w:val="00CA0C30"/>
    <w:rsid w:val="00CA2779"/>
    <w:rsid w:val="00CA3052"/>
    <w:rsid w:val="00CA3BAF"/>
    <w:rsid w:val="00CA3FE0"/>
    <w:rsid w:val="00CA49CA"/>
    <w:rsid w:val="00CA51C5"/>
    <w:rsid w:val="00CA611C"/>
    <w:rsid w:val="00CA61E8"/>
    <w:rsid w:val="00CA67E0"/>
    <w:rsid w:val="00CA739B"/>
    <w:rsid w:val="00CB0034"/>
    <w:rsid w:val="00CB01F8"/>
    <w:rsid w:val="00CB063F"/>
    <w:rsid w:val="00CB1199"/>
    <w:rsid w:val="00CB12CB"/>
    <w:rsid w:val="00CB1499"/>
    <w:rsid w:val="00CB1CB4"/>
    <w:rsid w:val="00CB1EF3"/>
    <w:rsid w:val="00CB227C"/>
    <w:rsid w:val="00CB2AF3"/>
    <w:rsid w:val="00CB2B96"/>
    <w:rsid w:val="00CB43BE"/>
    <w:rsid w:val="00CB469F"/>
    <w:rsid w:val="00CB52E8"/>
    <w:rsid w:val="00CB6B4F"/>
    <w:rsid w:val="00CB6FCF"/>
    <w:rsid w:val="00CB702B"/>
    <w:rsid w:val="00CC05C3"/>
    <w:rsid w:val="00CC2A37"/>
    <w:rsid w:val="00CC2A8C"/>
    <w:rsid w:val="00CC2B0B"/>
    <w:rsid w:val="00CC2E05"/>
    <w:rsid w:val="00CC38FD"/>
    <w:rsid w:val="00CC39BF"/>
    <w:rsid w:val="00CC4578"/>
    <w:rsid w:val="00CC48A1"/>
    <w:rsid w:val="00CC4B75"/>
    <w:rsid w:val="00CD0B56"/>
    <w:rsid w:val="00CD0E89"/>
    <w:rsid w:val="00CD1A47"/>
    <w:rsid w:val="00CD1CAF"/>
    <w:rsid w:val="00CD1FA1"/>
    <w:rsid w:val="00CD27B0"/>
    <w:rsid w:val="00CD28F2"/>
    <w:rsid w:val="00CD2C65"/>
    <w:rsid w:val="00CD3F23"/>
    <w:rsid w:val="00CD58B4"/>
    <w:rsid w:val="00CD5EF1"/>
    <w:rsid w:val="00CD664F"/>
    <w:rsid w:val="00CD6660"/>
    <w:rsid w:val="00CD68C3"/>
    <w:rsid w:val="00CD7107"/>
    <w:rsid w:val="00CD7BE2"/>
    <w:rsid w:val="00CE1DBB"/>
    <w:rsid w:val="00CE21AB"/>
    <w:rsid w:val="00CE45AD"/>
    <w:rsid w:val="00CE491B"/>
    <w:rsid w:val="00CE6728"/>
    <w:rsid w:val="00CE744C"/>
    <w:rsid w:val="00CE7586"/>
    <w:rsid w:val="00CE76B6"/>
    <w:rsid w:val="00CE7CA0"/>
    <w:rsid w:val="00CF0386"/>
    <w:rsid w:val="00CF1E0F"/>
    <w:rsid w:val="00CF22C5"/>
    <w:rsid w:val="00CF3813"/>
    <w:rsid w:val="00CF40E4"/>
    <w:rsid w:val="00CF67D8"/>
    <w:rsid w:val="00CF6B58"/>
    <w:rsid w:val="00CF7AC3"/>
    <w:rsid w:val="00D00386"/>
    <w:rsid w:val="00D0053D"/>
    <w:rsid w:val="00D011D6"/>
    <w:rsid w:val="00D017D4"/>
    <w:rsid w:val="00D01C1E"/>
    <w:rsid w:val="00D025FD"/>
    <w:rsid w:val="00D02B27"/>
    <w:rsid w:val="00D02FF9"/>
    <w:rsid w:val="00D031A7"/>
    <w:rsid w:val="00D03587"/>
    <w:rsid w:val="00D03AA8"/>
    <w:rsid w:val="00D03C9A"/>
    <w:rsid w:val="00D06748"/>
    <w:rsid w:val="00D06D2B"/>
    <w:rsid w:val="00D06F34"/>
    <w:rsid w:val="00D101E7"/>
    <w:rsid w:val="00D1053A"/>
    <w:rsid w:val="00D10821"/>
    <w:rsid w:val="00D10B2B"/>
    <w:rsid w:val="00D10C3B"/>
    <w:rsid w:val="00D110B5"/>
    <w:rsid w:val="00D11CDE"/>
    <w:rsid w:val="00D11E5C"/>
    <w:rsid w:val="00D12462"/>
    <w:rsid w:val="00D12DDA"/>
    <w:rsid w:val="00D159D7"/>
    <w:rsid w:val="00D15F1E"/>
    <w:rsid w:val="00D162F0"/>
    <w:rsid w:val="00D164AD"/>
    <w:rsid w:val="00D169A4"/>
    <w:rsid w:val="00D16BA5"/>
    <w:rsid w:val="00D16F01"/>
    <w:rsid w:val="00D1798F"/>
    <w:rsid w:val="00D17EE4"/>
    <w:rsid w:val="00D20BA7"/>
    <w:rsid w:val="00D21653"/>
    <w:rsid w:val="00D22726"/>
    <w:rsid w:val="00D245D6"/>
    <w:rsid w:val="00D24ABE"/>
    <w:rsid w:val="00D24F92"/>
    <w:rsid w:val="00D25C76"/>
    <w:rsid w:val="00D2624C"/>
    <w:rsid w:val="00D271E1"/>
    <w:rsid w:val="00D27CD2"/>
    <w:rsid w:val="00D3015A"/>
    <w:rsid w:val="00D31AC9"/>
    <w:rsid w:val="00D32EA7"/>
    <w:rsid w:val="00D33656"/>
    <w:rsid w:val="00D34157"/>
    <w:rsid w:val="00D34339"/>
    <w:rsid w:val="00D34921"/>
    <w:rsid w:val="00D36097"/>
    <w:rsid w:val="00D36190"/>
    <w:rsid w:val="00D36CFF"/>
    <w:rsid w:val="00D41886"/>
    <w:rsid w:val="00D41C83"/>
    <w:rsid w:val="00D427A0"/>
    <w:rsid w:val="00D43185"/>
    <w:rsid w:val="00D45716"/>
    <w:rsid w:val="00D45900"/>
    <w:rsid w:val="00D45D0B"/>
    <w:rsid w:val="00D46036"/>
    <w:rsid w:val="00D468C8"/>
    <w:rsid w:val="00D50201"/>
    <w:rsid w:val="00D51533"/>
    <w:rsid w:val="00D5187D"/>
    <w:rsid w:val="00D5216C"/>
    <w:rsid w:val="00D52196"/>
    <w:rsid w:val="00D525DA"/>
    <w:rsid w:val="00D53EEB"/>
    <w:rsid w:val="00D545FE"/>
    <w:rsid w:val="00D549C3"/>
    <w:rsid w:val="00D54ED9"/>
    <w:rsid w:val="00D5529F"/>
    <w:rsid w:val="00D55C93"/>
    <w:rsid w:val="00D55CDA"/>
    <w:rsid w:val="00D55E82"/>
    <w:rsid w:val="00D5737E"/>
    <w:rsid w:val="00D60029"/>
    <w:rsid w:val="00D603F0"/>
    <w:rsid w:val="00D61630"/>
    <w:rsid w:val="00D63027"/>
    <w:rsid w:val="00D63162"/>
    <w:rsid w:val="00D63C6A"/>
    <w:rsid w:val="00D649C0"/>
    <w:rsid w:val="00D64A2C"/>
    <w:rsid w:val="00D65A01"/>
    <w:rsid w:val="00D65B6F"/>
    <w:rsid w:val="00D65C91"/>
    <w:rsid w:val="00D669FD"/>
    <w:rsid w:val="00D66D11"/>
    <w:rsid w:val="00D66DB5"/>
    <w:rsid w:val="00D66DBB"/>
    <w:rsid w:val="00D67010"/>
    <w:rsid w:val="00D71249"/>
    <w:rsid w:val="00D717E8"/>
    <w:rsid w:val="00D71D60"/>
    <w:rsid w:val="00D71FA7"/>
    <w:rsid w:val="00D739E9"/>
    <w:rsid w:val="00D752A7"/>
    <w:rsid w:val="00D7575A"/>
    <w:rsid w:val="00D75B4F"/>
    <w:rsid w:val="00D77658"/>
    <w:rsid w:val="00D81021"/>
    <w:rsid w:val="00D82928"/>
    <w:rsid w:val="00D83130"/>
    <w:rsid w:val="00D849DD"/>
    <w:rsid w:val="00D854C1"/>
    <w:rsid w:val="00D90254"/>
    <w:rsid w:val="00D905C9"/>
    <w:rsid w:val="00D90D35"/>
    <w:rsid w:val="00D919DB"/>
    <w:rsid w:val="00D91EE1"/>
    <w:rsid w:val="00D92AC8"/>
    <w:rsid w:val="00D93338"/>
    <w:rsid w:val="00D9384C"/>
    <w:rsid w:val="00D93A79"/>
    <w:rsid w:val="00D9414A"/>
    <w:rsid w:val="00D95206"/>
    <w:rsid w:val="00D9623D"/>
    <w:rsid w:val="00D96B22"/>
    <w:rsid w:val="00D972E3"/>
    <w:rsid w:val="00D97DEE"/>
    <w:rsid w:val="00DA00EF"/>
    <w:rsid w:val="00DA0870"/>
    <w:rsid w:val="00DA0994"/>
    <w:rsid w:val="00DA167C"/>
    <w:rsid w:val="00DA209F"/>
    <w:rsid w:val="00DA3166"/>
    <w:rsid w:val="00DA390E"/>
    <w:rsid w:val="00DA5718"/>
    <w:rsid w:val="00DA6625"/>
    <w:rsid w:val="00DA7805"/>
    <w:rsid w:val="00DB18B1"/>
    <w:rsid w:val="00DB1C84"/>
    <w:rsid w:val="00DB225A"/>
    <w:rsid w:val="00DB3270"/>
    <w:rsid w:val="00DB34C0"/>
    <w:rsid w:val="00DB4847"/>
    <w:rsid w:val="00DB49BD"/>
    <w:rsid w:val="00DB51A5"/>
    <w:rsid w:val="00DB5A01"/>
    <w:rsid w:val="00DB5B61"/>
    <w:rsid w:val="00DB5C97"/>
    <w:rsid w:val="00DB63F5"/>
    <w:rsid w:val="00DB685D"/>
    <w:rsid w:val="00DB7278"/>
    <w:rsid w:val="00DC0329"/>
    <w:rsid w:val="00DC0A22"/>
    <w:rsid w:val="00DC19CD"/>
    <w:rsid w:val="00DC2F15"/>
    <w:rsid w:val="00DC2F53"/>
    <w:rsid w:val="00DC3F79"/>
    <w:rsid w:val="00DC536D"/>
    <w:rsid w:val="00DC6BE4"/>
    <w:rsid w:val="00DC6E88"/>
    <w:rsid w:val="00DC783E"/>
    <w:rsid w:val="00DD0DCB"/>
    <w:rsid w:val="00DD17E8"/>
    <w:rsid w:val="00DD2300"/>
    <w:rsid w:val="00DD38BC"/>
    <w:rsid w:val="00DD4F14"/>
    <w:rsid w:val="00DD5336"/>
    <w:rsid w:val="00DD5400"/>
    <w:rsid w:val="00DD5EE5"/>
    <w:rsid w:val="00DD6353"/>
    <w:rsid w:val="00DD7411"/>
    <w:rsid w:val="00DE0473"/>
    <w:rsid w:val="00DE134F"/>
    <w:rsid w:val="00DE13E3"/>
    <w:rsid w:val="00DE15E2"/>
    <w:rsid w:val="00DE1C7B"/>
    <w:rsid w:val="00DE1D98"/>
    <w:rsid w:val="00DE3712"/>
    <w:rsid w:val="00DE4244"/>
    <w:rsid w:val="00DE4429"/>
    <w:rsid w:val="00DE7553"/>
    <w:rsid w:val="00DE78A0"/>
    <w:rsid w:val="00DF09A1"/>
    <w:rsid w:val="00DF0B7B"/>
    <w:rsid w:val="00DF0FF9"/>
    <w:rsid w:val="00DF1231"/>
    <w:rsid w:val="00DF1A1C"/>
    <w:rsid w:val="00DF1E42"/>
    <w:rsid w:val="00DF24D8"/>
    <w:rsid w:val="00DF27A7"/>
    <w:rsid w:val="00DF2A77"/>
    <w:rsid w:val="00DF31D4"/>
    <w:rsid w:val="00DF34F0"/>
    <w:rsid w:val="00DF4627"/>
    <w:rsid w:val="00DF56C4"/>
    <w:rsid w:val="00E00B50"/>
    <w:rsid w:val="00E012E3"/>
    <w:rsid w:val="00E01E60"/>
    <w:rsid w:val="00E02332"/>
    <w:rsid w:val="00E0345F"/>
    <w:rsid w:val="00E03ABD"/>
    <w:rsid w:val="00E03C4B"/>
    <w:rsid w:val="00E05349"/>
    <w:rsid w:val="00E05662"/>
    <w:rsid w:val="00E058C9"/>
    <w:rsid w:val="00E05BA9"/>
    <w:rsid w:val="00E0719E"/>
    <w:rsid w:val="00E07234"/>
    <w:rsid w:val="00E0779D"/>
    <w:rsid w:val="00E07D4F"/>
    <w:rsid w:val="00E109AB"/>
    <w:rsid w:val="00E10D9D"/>
    <w:rsid w:val="00E112A0"/>
    <w:rsid w:val="00E115B1"/>
    <w:rsid w:val="00E119F7"/>
    <w:rsid w:val="00E127C6"/>
    <w:rsid w:val="00E12866"/>
    <w:rsid w:val="00E12DD9"/>
    <w:rsid w:val="00E12FA3"/>
    <w:rsid w:val="00E134CE"/>
    <w:rsid w:val="00E1391C"/>
    <w:rsid w:val="00E13A0F"/>
    <w:rsid w:val="00E13DE7"/>
    <w:rsid w:val="00E13F94"/>
    <w:rsid w:val="00E14FE8"/>
    <w:rsid w:val="00E15456"/>
    <w:rsid w:val="00E165C1"/>
    <w:rsid w:val="00E170BD"/>
    <w:rsid w:val="00E206D0"/>
    <w:rsid w:val="00E20CB6"/>
    <w:rsid w:val="00E216BE"/>
    <w:rsid w:val="00E2282E"/>
    <w:rsid w:val="00E22C98"/>
    <w:rsid w:val="00E2370A"/>
    <w:rsid w:val="00E23AA2"/>
    <w:rsid w:val="00E24806"/>
    <w:rsid w:val="00E250CF"/>
    <w:rsid w:val="00E25137"/>
    <w:rsid w:val="00E26DE0"/>
    <w:rsid w:val="00E270C1"/>
    <w:rsid w:val="00E276E1"/>
    <w:rsid w:val="00E301E2"/>
    <w:rsid w:val="00E306D6"/>
    <w:rsid w:val="00E306EF"/>
    <w:rsid w:val="00E33300"/>
    <w:rsid w:val="00E33C39"/>
    <w:rsid w:val="00E34054"/>
    <w:rsid w:val="00E3558A"/>
    <w:rsid w:val="00E3593B"/>
    <w:rsid w:val="00E35E8E"/>
    <w:rsid w:val="00E3675F"/>
    <w:rsid w:val="00E36B96"/>
    <w:rsid w:val="00E36D89"/>
    <w:rsid w:val="00E371B8"/>
    <w:rsid w:val="00E37668"/>
    <w:rsid w:val="00E37E77"/>
    <w:rsid w:val="00E403A4"/>
    <w:rsid w:val="00E41147"/>
    <w:rsid w:val="00E42A30"/>
    <w:rsid w:val="00E43AF0"/>
    <w:rsid w:val="00E4492E"/>
    <w:rsid w:val="00E44EE9"/>
    <w:rsid w:val="00E4515B"/>
    <w:rsid w:val="00E45E65"/>
    <w:rsid w:val="00E46455"/>
    <w:rsid w:val="00E474FD"/>
    <w:rsid w:val="00E4794F"/>
    <w:rsid w:val="00E50610"/>
    <w:rsid w:val="00E50BFC"/>
    <w:rsid w:val="00E51143"/>
    <w:rsid w:val="00E516E8"/>
    <w:rsid w:val="00E51B2C"/>
    <w:rsid w:val="00E51E04"/>
    <w:rsid w:val="00E540B0"/>
    <w:rsid w:val="00E54F74"/>
    <w:rsid w:val="00E5598A"/>
    <w:rsid w:val="00E55FD3"/>
    <w:rsid w:val="00E5600F"/>
    <w:rsid w:val="00E5620E"/>
    <w:rsid w:val="00E573B8"/>
    <w:rsid w:val="00E5759B"/>
    <w:rsid w:val="00E5781D"/>
    <w:rsid w:val="00E600B4"/>
    <w:rsid w:val="00E60384"/>
    <w:rsid w:val="00E60925"/>
    <w:rsid w:val="00E60D45"/>
    <w:rsid w:val="00E62A04"/>
    <w:rsid w:val="00E6329D"/>
    <w:rsid w:val="00E6434A"/>
    <w:rsid w:val="00E650F0"/>
    <w:rsid w:val="00E653FC"/>
    <w:rsid w:val="00E67012"/>
    <w:rsid w:val="00E6705B"/>
    <w:rsid w:val="00E70636"/>
    <w:rsid w:val="00E70835"/>
    <w:rsid w:val="00E70857"/>
    <w:rsid w:val="00E72A3D"/>
    <w:rsid w:val="00E74172"/>
    <w:rsid w:val="00E74182"/>
    <w:rsid w:val="00E744D6"/>
    <w:rsid w:val="00E74847"/>
    <w:rsid w:val="00E748C3"/>
    <w:rsid w:val="00E74A4A"/>
    <w:rsid w:val="00E75204"/>
    <w:rsid w:val="00E7568C"/>
    <w:rsid w:val="00E75992"/>
    <w:rsid w:val="00E7627C"/>
    <w:rsid w:val="00E76474"/>
    <w:rsid w:val="00E76E5B"/>
    <w:rsid w:val="00E7735F"/>
    <w:rsid w:val="00E77477"/>
    <w:rsid w:val="00E81D0F"/>
    <w:rsid w:val="00E82550"/>
    <w:rsid w:val="00E829E5"/>
    <w:rsid w:val="00E82D7C"/>
    <w:rsid w:val="00E831B9"/>
    <w:rsid w:val="00E83927"/>
    <w:rsid w:val="00E83DDA"/>
    <w:rsid w:val="00E85348"/>
    <w:rsid w:val="00E85EBA"/>
    <w:rsid w:val="00E870F6"/>
    <w:rsid w:val="00E8738D"/>
    <w:rsid w:val="00E878DD"/>
    <w:rsid w:val="00E8799F"/>
    <w:rsid w:val="00E90768"/>
    <w:rsid w:val="00E9083D"/>
    <w:rsid w:val="00E90B7E"/>
    <w:rsid w:val="00E91092"/>
    <w:rsid w:val="00E911D6"/>
    <w:rsid w:val="00E9335A"/>
    <w:rsid w:val="00E93473"/>
    <w:rsid w:val="00E93791"/>
    <w:rsid w:val="00E93866"/>
    <w:rsid w:val="00E94002"/>
    <w:rsid w:val="00E941BA"/>
    <w:rsid w:val="00E94791"/>
    <w:rsid w:val="00E9525C"/>
    <w:rsid w:val="00E95F7B"/>
    <w:rsid w:val="00E96D7D"/>
    <w:rsid w:val="00E97718"/>
    <w:rsid w:val="00E97CD8"/>
    <w:rsid w:val="00EA03E5"/>
    <w:rsid w:val="00EA067B"/>
    <w:rsid w:val="00EA11A5"/>
    <w:rsid w:val="00EA1EA0"/>
    <w:rsid w:val="00EA2818"/>
    <w:rsid w:val="00EA2A60"/>
    <w:rsid w:val="00EA2ED8"/>
    <w:rsid w:val="00EA3B84"/>
    <w:rsid w:val="00EA433A"/>
    <w:rsid w:val="00EA5FBE"/>
    <w:rsid w:val="00EA6098"/>
    <w:rsid w:val="00EA7F80"/>
    <w:rsid w:val="00EB0661"/>
    <w:rsid w:val="00EB180A"/>
    <w:rsid w:val="00EB19C9"/>
    <w:rsid w:val="00EB2A88"/>
    <w:rsid w:val="00EB3990"/>
    <w:rsid w:val="00EB399B"/>
    <w:rsid w:val="00EB3B8A"/>
    <w:rsid w:val="00EB3F39"/>
    <w:rsid w:val="00EB4696"/>
    <w:rsid w:val="00EB4D2E"/>
    <w:rsid w:val="00EB5E15"/>
    <w:rsid w:val="00EB7D68"/>
    <w:rsid w:val="00EC03D1"/>
    <w:rsid w:val="00EC095E"/>
    <w:rsid w:val="00EC1B78"/>
    <w:rsid w:val="00EC24F4"/>
    <w:rsid w:val="00EC3BB6"/>
    <w:rsid w:val="00EC5ED8"/>
    <w:rsid w:val="00EC6514"/>
    <w:rsid w:val="00EC69A2"/>
    <w:rsid w:val="00EC799F"/>
    <w:rsid w:val="00ED04B8"/>
    <w:rsid w:val="00ED0665"/>
    <w:rsid w:val="00ED0DE4"/>
    <w:rsid w:val="00ED0FF7"/>
    <w:rsid w:val="00ED163E"/>
    <w:rsid w:val="00ED18CD"/>
    <w:rsid w:val="00ED1956"/>
    <w:rsid w:val="00ED3EDC"/>
    <w:rsid w:val="00ED3F62"/>
    <w:rsid w:val="00ED489D"/>
    <w:rsid w:val="00ED4ECE"/>
    <w:rsid w:val="00ED4F21"/>
    <w:rsid w:val="00ED5F64"/>
    <w:rsid w:val="00ED608B"/>
    <w:rsid w:val="00ED798F"/>
    <w:rsid w:val="00EE067E"/>
    <w:rsid w:val="00EE0A4F"/>
    <w:rsid w:val="00EE0D29"/>
    <w:rsid w:val="00EE1168"/>
    <w:rsid w:val="00EE153C"/>
    <w:rsid w:val="00EE213B"/>
    <w:rsid w:val="00EE2144"/>
    <w:rsid w:val="00EE2B38"/>
    <w:rsid w:val="00EE2B8E"/>
    <w:rsid w:val="00EE2BF2"/>
    <w:rsid w:val="00EE3357"/>
    <w:rsid w:val="00EE3F5B"/>
    <w:rsid w:val="00EE4A1A"/>
    <w:rsid w:val="00EE4D30"/>
    <w:rsid w:val="00EE537F"/>
    <w:rsid w:val="00EE5641"/>
    <w:rsid w:val="00EE58CA"/>
    <w:rsid w:val="00EE7223"/>
    <w:rsid w:val="00EE7F31"/>
    <w:rsid w:val="00EF05D6"/>
    <w:rsid w:val="00EF0736"/>
    <w:rsid w:val="00EF089F"/>
    <w:rsid w:val="00EF0BFF"/>
    <w:rsid w:val="00EF10D6"/>
    <w:rsid w:val="00EF4AC5"/>
    <w:rsid w:val="00EF660A"/>
    <w:rsid w:val="00EF6D77"/>
    <w:rsid w:val="00F00055"/>
    <w:rsid w:val="00F00E35"/>
    <w:rsid w:val="00F00F69"/>
    <w:rsid w:val="00F048D4"/>
    <w:rsid w:val="00F06705"/>
    <w:rsid w:val="00F06844"/>
    <w:rsid w:val="00F12015"/>
    <w:rsid w:val="00F12A89"/>
    <w:rsid w:val="00F12E50"/>
    <w:rsid w:val="00F12FF5"/>
    <w:rsid w:val="00F131D9"/>
    <w:rsid w:val="00F13907"/>
    <w:rsid w:val="00F14820"/>
    <w:rsid w:val="00F14C76"/>
    <w:rsid w:val="00F14DC1"/>
    <w:rsid w:val="00F15708"/>
    <w:rsid w:val="00F16239"/>
    <w:rsid w:val="00F16510"/>
    <w:rsid w:val="00F1692D"/>
    <w:rsid w:val="00F1736E"/>
    <w:rsid w:val="00F17A6F"/>
    <w:rsid w:val="00F17BC1"/>
    <w:rsid w:val="00F17E9D"/>
    <w:rsid w:val="00F202E5"/>
    <w:rsid w:val="00F20D3B"/>
    <w:rsid w:val="00F20D51"/>
    <w:rsid w:val="00F20ED2"/>
    <w:rsid w:val="00F21273"/>
    <w:rsid w:val="00F21B8A"/>
    <w:rsid w:val="00F221D3"/>
    <w:rsid w:val="00F22AB9"/>
    <w:rsid w:val="00F2396D"/>
    <w:rsid w:val="00F23DA8"/>
    <w:rsid w:val="00F24430"/>
    <w:rsid w:val="00F24D87"/>
    <w:rsid w:val="00F25C8F"/>
    <w:rsid w:val="00F300D1"/>
    <w:rsid w:val="00F30F34"/>
    <w:rsid w:val="00F3124A"/>
    <w:rsid w:val="00F31A52"/>
    <w:rsid w:val="00F3237B"/>
    <w:rsid w:val="00F325BA"/>
    <w:rsid w:val="00F32764"/>
    <w:rsid w:val="00F330B7"/>
    <w:rsid w:val="00F34B0A"/>
    <w:rsid w:val="00F34E07"/>
    <w:rsid w:val="00F36E96"/>
    <w:rsid w:val="00F3754F"/>
    <w:rsid w:val="00F377C9"/>
    <w:rsid w:val="00F401D8"/>
    <w:rsid w:val="00F403E0"/>
    <w:rsid w:val="00F40ABC"/>
    <w:rsid w:val="00F40B65"/>
    <w:rsid w:val="00F4115F"/>
    <w:rsid w:val="00F41A86"/>
    <w:rsid w:val="00F41B0A"/>
    <w:rsid w:val="00F41B7E"/>
    <w:rsid w:val="00F42D8D"/>
    <w:rsid w:val="00F436C0"/>
    <w:rsid w:val="00F43A1F"/>
    <w:rsid w:val="00F43ED8"/>
    <w:rsid w:val="00F442D5"/>
    <w:rsid w:val="00F44624"/>
    <w:rsid w:val="00F44E38"/>
    <w:rsid w:val="00F4501F"/>
    <w:rsid w:val="00F461F9"/>
    <w:rsid w:val="00F46B3A"/>
    <w:rsid w:val="00F476A0"/>
    <w:rsid w:val="00F50A99"/>
    <w:rsid w:val="00F51D39"/>
    <w:rsid w:val="00F52F11"/>
    <w:rsid w:val="00F530BA"/>
    <w:rsid w:val="00F53B5C"/>
    <w:rsid w:val="00F563AD"/>
    <w:rsid w:val="00F5681C"/>
    <w:rsid w:val="00F5689B"/>
    <w:rsid w:val="00F568CC"/>
    <w:rsid w:val="00F569C7"/>
    <w:rsid w:val="00F573CC"/>
    <w:rsid w:val="00F57768"/>
    <w:rsid w:val="00F61362"/>
    <w:rsid w:val="00F62241"/>
    <w:rsid w:val="00F63022"/>
    <w:rsid w:val="00F637DA"/>
    <w:rsid w:val="00F6412B"/>
    <w:rsid w:val="00F65D5D"/>
    <w:rsid w:val="00F667F3"/>
    <w:rsid w:val="00F6752C"/>
    <w:rsid w:val="00F7177C"/>
    <w:rsid w:val="00F7263C"/>
    <w:rsid w:val="00F7355D"/>
    <w:rsid w:val="00F737B8"/>
    <w:rsid w:val="00F747E9"/>
    <w:rsid w:val="00F7499E"/>
    <w:rsid w:val="00F7576B"/>
    <w:rsid w:val="00F75952"/>
    <w:rsid w:val="00F76282"/>
    <w:rsid w:val="00F7629A"/>
    <w:rsid w:val="00F80A40"/>
    <w:rsid w:val="00F813CC"/>
    <w:rsid w:val="00F827EE"/>
    <w:rsid w:val="00F82C23"/>
    <w:rsid w:val="00F83A10"/>
    <w:rsid w:val="00F8432E"/>
    <w:rsid w:val="00F84DF9"/>
    <w:rsid w:val="00F869E5"/>
    <w:rsid w:val="00F86D8A"/>
    <w:rsid w:val="00F876F0"/>
    <w:rsid w:val="00F87800"/>
    <w:rsid w:val="00F87DF0"/>
    <w:rsid w:val="00F87ED7"/>
    <w:rsid w:val="00F90C80"/>
    <w:rsid w:val="00F91275"/>
    <w:rsid w:val="00F91D15"/>
    <w:rsid w:val="00F922DE"/>
    <w:rsid w:val="00F92772"/>
    <w:rsid w:val="00F9499B"/>
    <w:rsid w:val="00F966C2"/>
    <w:rsid w:val="00F97E4A"/>
    <w:rsid w:val="00FA03CA"/>
    <w:rsid w:val="00FA0473"/>
    <w:rsid w:val="00FA07B8"/>
    <w:rsid w:val="00FA0803"/>
    <w:rsid w:val="00FA0BE0"/>
    <w:rsid w:val="00FA0CFC"/>
    <w:rsid w:val="00FA1244"/>
    <w:rsid w:val="00FA2C29"/>
    <w:rsid w:val="00FA3027"/>
    <w:rsid w:val="00FA3104"/>
    <w:rsid w:val="00FA39F7"/>
    <w:rsid w:val="00FA41B4"/>
    <w:rsid w:val="00FA4E67"/>
    <w:rsid w:val="00FA6AFC"/>
    <w:rsid w:val="00FA7C05"/>
    <w:rsid w:val="00FA7CF2"/>
    <w:rsid w:val="00FA7FCD"/>
    <w:rsid w:val="00FB16E9"/>
    <w:rsid w:val="00FB19B9"/>
    <w:rsid w:val="00FB20AE"/>
    <w:rsid w:val="00FB2688"/>
    <w:rsid w:val="00FB2A7F"/>
    <w:rsid w:val="00FB307A"/>
    <w:rsid w:val="00FB3806"/>
    <w:rsid w:val="00FB45A2"/>
    <w:rsid w:val="00FB51C6"/>
    <w:rsid w:val="00FB5356"/>
    <w:rsid w:val="00FB59E4"/>
    <w:rsid w:val="00FB5C9C"/>
    <w:rsid w:val="00FB6146"/>
    <w:rsid w:val="00FB6450"/>
    <w:rsid w:val="00FB65A3"/>
    <w:rsid w:val="00FB6716"/>
    <w:rsid w:val="00FC0973"/>
    <w:rsid w:val="00FC0CDD"/>
    <w:rsid w:val="00FC1207"/>
    <w:rsid w:val="00FC1260"/>
    <w:rsid w:val="00FC1FFF"/>
    <w:rsid w:val="00FC29C6"/>
    <w:rsid w:val="00FC3701"/>
    <w:rsid w:val="00FC3CEA"/>
    <w:rsid w:val="00FC4CF7"/>
    <w:rsid w:val="00FC53E1"/>
    <w:rsid w:val="00FC595C"/>
    <w:rsid w:val="00FC6343"/>
    <w:rsid w:val="00FC64C7"/>
    <w:rsid w:val="00FC67E3"/>
    <w:rsid w:val="00FC6B6B"/>
    <w:rsid w:val="00FC6D66"/>
    <w:rsid w:val="00FC74BF"/>
    <w:rsid w:val="00FC7512"/>
    <w:rsid w:val="00FC7AC4"/>
    <w:rsid w:val="00FD06F3"/>
    <w:rsid w:val="00FD0712"/>
    <w:rsid w:val="00FD0FF3"/>
    <w:rsid w:val="00FD1A63"/>
    <w:rsid w:val="00FD1A6F"/>
    <w:rsid w:val="00FD2C54"/>
    <w:rsid w:val="00FD308A"/>
    <w:rsid w:val="00FD391C"/>
    <w:rsid w:val="00FD41DF"/>
    <w:rsid w:val="00FD48BF"/>
    <w:rsid w:val="00FD6E32"/>
    <w:rsid w:val="00FD6E57"/>
    <w:rsid w:val="00FE05C1"/>
    <w:rsid w:val="00FE0C22"/>
    <w:rsid w:val="00FE12F3"/>
    <w:rsid w:val="00FE1DF4"/>
    <w:rsid w:val="00FE335D"/>
    <w:rsid w:val="00FE362E"/>
    <w:rsid w:val="00FE72B9"/>
    <w:rsid w:val="00FF063E"/>
    <w:rsid w:val="00FF1B2C"/>
    <w:rsid w:val="00FF216F"/>
    <w:rsid w:val="00FF242A"/>
    <w:rsid w:val="00FF25CA"/>
    <w:rsid w:val="00FF3328"/>
    <w:rsid w:val="00FF3487"/>
    <w:rsid w:val="00FF35C8"/>
    <w:rsid w:val="00FF413E"/>
    <w:rsid w:val="00FF442A"/>
    <w:rsid w:val="00FF64A2"/>
    <w:rsid w:val="00FF681C"/>
    <w:rsid w:val="00FF75AB"/>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E476061"/>
  <w15:chartTrackingRefBased/>
  <w15:docId w15:val="{3069124B-5893-194D-8CE7-DC92439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2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25"/>
    <w:rPr>
      <w:rFonts w:eastAsiaTheme="majorEastAsia" w:cstheme="majorBidi"/>
      <w:color w:val="272727" w:themeColor="text1" w:themeTint="D8"/>
    </w:rPr>
  </w:style>
  <w:style w:type="paragraph" w:styleId="Title">
    <w:name w:val="Title"/>
    <w:basedOn w:val="Normal"/>
    <w:next w:val="Normal"/>
    <w:link w:val="TitleChar"/>
    <w:uiPriority w:val="10"/>
    <w:qFormat/>
    <w:rsid w:val="007C4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2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25"/>
    <w:rPr>
      <w:i/>
      <w:iCs/>
      <w:color w:val="404040" w:themeColor="text1" w:themeTint="BF"/>
    </w:rPr>
  </w:style>
  <w:style w:type="paragraph" w:styleId="ListParagraph">
    <w:name w:val="List Paragraph"/>
    <w:basedOn w:val="Normal"/>
    <w:uiPriority w:val="34"/>
    <w:qFormat/>
    <w:rsid w:val="007C4E25"/>
    <w:pPr>
      <w:ind w:left="720"/>
      <w:contextualSpacing/>
    </w:pPr>
  </w:style>
  <w:style w:type="character" w:styleId="IntenseEmphasis">
    <w:name w:val="Intense Emphasis"/>
    <w:basedOn w:val="DefaultParagraphFont"/>
    <w:uiPriority w:val="21"/>
    <w:qFormat/>
    <w:rsid w:val="007C4E25"/>
    <w:rPr>
      <w:i/>
      <w:iCs/>
      <w:color w:val="0F4761" w:themeColor="accent1" w:themeShade="BF"/>
    </w:rPr>
  </w:style>
  <w:style w:type="paragraph" w:styleId="IntenseQuote">
    <w:name w:val="Intense Quote"/>
    <w:basedOn w:val="Normal"/>
    <w:next w:val="Normal"/>
    <w:link w:val="IntenseQuoteChar"/>
    <w:uiPriority w:val="30"/>
    <w:qFormat/>
    <w:rsid w:val="007C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25"/>
    <w:rPr>
      <w:i/>
      <w:iCs/>
      <w:color w:val="0F4761" w:themeColor="accent1" w:themeShade="BF"/>
    </w:rPr>
  </w:style>
  <w:style w:type="character" w:styleId="IntenseReference">
    <w:name w:val="Intense Reference"/>
    <w:basedOn w:val="DefaultParagraphFont"/>
    <w:uiPriority w:val="32"/>
    <w:qFormat/>
    <w:rsid w:val="007C4E25"/>
    <w:rPr>
      <w:b/>
      <w:bCs/>
      <w:smallCaps/>
      <w:color w:val="0F4761" w:themeColor="accent1" w:themeShade="BF"/>
      <w:spacing w:val="5"/>
    </w:rPr>
  </w:style>
  <w:style w:type="character" w:styleId="Hyperlink">
    <w:name w:val="Hyperlink"/>
    <w:basedOn w:val="DefaultParagraphFont"/>
    <w:uiPriority w:val="99"/>
    <w:unhideWhenUsed/>
    <w:rsid w:val="00CA51C5"/>
    <w:rPr>
      <w:color w:val="467886" w:themeColor="hyperlink"/>
      <w:u w:val="single"/>
    </w:rPr>
  </w:style>
  <w:style w:type="character" w:styleId="FollowedHyperlink">
    <w:name w:val="FollowedHyperlink"/>
    <w:basedOn w:val="DefaultParagraphFont"/>
    <w:uiPriority w:val="99"/>
    <w:semiHidden/>
    <w:unhideWhenUsed/>
    <w:rsid w:val="00B824A5"/>
    <w:rPr>
      <w:color w:val="96607D" w:themeColor="followed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 w:type="character" w:styleId="PlaceholderText">
    <w:name w:val="Placeholder Text"/>
    <w:basedOn w:val="DefaultParagraphFont"/>
    <w:uiPriority w:val="99"/>
    <w:semiHidden/>
    <w:rsid w:val="00531ABC"/>
    <w:rPr>
      <w:color w:val="666666"/>
    </w:rPr>
  </w:style>
  <w:style w:type="table" w:styleId="TableGrid">
    <w:name w:val="Table Grid"/>
    <w:basedOn w:val="TableNormal"/>
    <w:uiPriority w:val="39"/>
    <w:rsid w:val="00B2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65F53"/>
  </w:style>
  <w:style w:type="paragraph" w:styleId="Footer">
    <w:name w:val="footer"/>
    <w:basedOn w:val="Normal"/>
    <w:link w:val="FooterChar"/>
    <w:uiPriority w:val="99"/>
    <w:unhideWhenUsed/>
    <w:rsid w:val="003A7C21"/>
    <w:pPr>
      <w:tabs>
        <w:tab w:val="center" w:pos="4680"/>
        <w:tab w:val="right" w:pos="9360"/>
      </w:tabs>
    </w:pPr>
  </w:style>
  <w:style w:type="character" w:customStyle="1" w:styleId="FooterChar">
    <w:name w:val="Footer Char"/>
    <w:basedOn w:val="DefaultParagraphFont"/>
    <w:link w:val="Footer"/>
    <w:uiPriority w:val="99"/>
    <w:rsid w:val="003A7C21"/>
    <w:rPr>
      <w:rFonts w:ascii="Times New Roman" w:eastAsia="Times New Roman" w:hAnsi="Times New Roman" w:cs="Times New Roman"/>
      <w:kern w:val="0"/>
      <w:lang w:val="en-US"/>
      <w14:ligatures w14:val="none"/>
    </w:rPr>
  </w:style>
  <w:style w:type="character" w:styleId="PageNumber">
    <w:name w:val="page number"/>
    <w:basedOn w:val="DefaultParagraphFont"/>
    <w:uiPriority w:val="99"/>
    <w:semiHidden/>
    <w:unhideWhenUsed/>
    <w:rsid w:val="003A7C21"/>
  </w:style>
  <w:style w:type="paragraph" w:styleId="Header">
    <w:name w:val="header"/>
    <w:basedOn w:val="Normal"/>
    <w:link w:val="HeaderChar"/>
    <w:uiPriority w:val="99"/>
    <w:semiHidden/>
    <w:unhideWhenUsed/>
    <w:rsid w:val="00411C8B"/>
    <w:pPr>
      <w:tabs>
        <w:tab w:val="center" w:pos="4680"/>
        <w:tab w:val="right" w:pos="9360"/>
      </w:tabs>
    </w:pPr>
  </w:style>
  <w:style w:type="character" w:customStyle="1" w:styleId="HeaderChar">
    <w:name w:val="Header Char"/>
    <w:basedOn w:val="DefaultParagraphFont"/>
    <w:link w:val="Header"/>
    <w:uiPriority w:val="99"/>
    <w:semiHidden/>
    <w:rsid w:val="00411C8B"/>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88219">
      <w:marLeft w:val="480"/>
      <w:marRight w:val="0"/>
      <w:marTop w:val="0"/>
      <w:marBottom w:val="0"/>
      <w:divBdr>
        <w:top w:val="none" w:sz="0" w:space="0" w:color="auto"/>
        <w:left w:val="none" w:sz="0" w:space="0" w:color="auto"/>
        <w:bottom w:val="none" w:sz="0" w:space="0" w:color="auto"/>
        <w:right w:val="none" w:sz="0" w:space="0" w:color="auto"/>
      </w:divBdr>
    </w:div>
    <w:div w:id="29767540">
      <w:marLeft w:val="480"/>
      <w:marRight w:val="0"/>
      <w:marTop w:val="0"/>
      <w:marBottom w:val="0"/>
      <w:divBdr>
        <w:top w:val="none" w:sz="0" w:space="0" w:color="auto"/>
        <w:left w:val="none" w:sz="0" w:space="0" w:color="auto"/>
        <w:bottom w:val="none" w:sz="0" w:space="0" w:color="auto"/>
        <w:right w:val="none" w:sz="0" w:space="0" w:color="auto"/>
      </w:divBdr>
    </w:div>
    <w:div w:id="38628762">
      <w:marLeft w:val="480"/>
      <w:marRight w:val="0"/>
      <w:marTop w:val="0"/>
      <w:marBottom w:val="0"/>
      <w:divBdr>
        <w:top w:val="none" w:sz="0" w:space="0" w:color="auto"/>
        <w:left w:val="none" w:sz="0" w:space="0" w:color="auto"/>
        <w:bottom w:val="none" w:sz="0" w:space="0" w:color="auto"/>
        <w:right w:val="none" w:sz="0" w:space="0" w:color="auto"/>
      </w:divBdr>
    </w:div>
    <w:div w:id="43256206">
      <w:marLeft w:val="480"/>
      <w:marRight w:val="0"/>
      <w:marTop w:val="0"/>
      <w:marBottom w:val="0"/>
      <w:divBdr>
        <w:top w:val="none" w:sz="0" w:space="0" w:color="auto"/>
        <w:left w:val="none" w:sz="0" w:space="0" w:color="auto"/>
        <w:bottom w:val="none" w:sz="0" w:space="0" w:color="auto"/>
        <w:right w:val="none" w:sz="0" w:space="0" w:color="auto"/>
      </w:divBdr>
    </w:div>
    <w:div w:id="52510352">
      <w:marLeft w:val="480"/>
      <w:marRight w:val="0"/>
      <w:marTop w:val="0"/>
      <w:marBottom w:val="0"/>
      <w:divBdr>
        <w:top w:val="none" w:sz="0" w:space="0" w:color="auto"/>
        <w:left w:val="none" w:sz="0" w:space="0" w:color="auto"/>
        <w:bottom w:val="none" w:sz="0" w:space="0" w:color="auto"/>
        <w:right w:val="none" w:sz="0" w:space="0" w:color="auto"/>
      </w:divBdr>
    </w:div>
    <w:div w:id="60492958">
      <w:marLeft w:val="480"/>
      <w:marRight w:val="0"/>
      <w:marTop w:val="0"/>
      <w:marBottom w:val="0"/>
      <w:divBdr>
        <w:top w:val="none" w:sz="0" w:space="0" w:color="auto"/>
        <w:left w:val="none" w:sz="0" w:space="0" w:color="auto"/>
        <w:bottom w:val="none" w:sz="0" w:space="0" w:color="auto"/>
        <w:right w:val="none" w:sz="0" w:space="0" w:color="auto"/>
      </w:divBdr>
    </w:div>
    <w:div w:id="61755621">
      <w:marLeft w:val="480"/>
      <w:marRight w:val="0"/>
      <w:marTop w:val="0"/>
      <w:marBottom w:val="0"/>
      <w:divBdr>
        <w:top w:val="none" w:sz="0" w:space="0" w:color="auto"/>
        <w:left w:val="none" w:sz="0" w:space="0" w:color="auto"/>
        <w:bottom w:val="none" w:sz="0" w:space="0" w:color="auto"/>
        <w:right w:val="none" w:sz="0" w:space="0" w:color="auto"/>
      </w:divBdr>
    </w:div>
    <w:div w:id="71393833">
      <w:marLeft w:val="480"/>
      <w:marRight w:val="0"/>
      <w:marTop w:val="0"/>
      <w:marBottom w:val="0"/>
      <w:divBdr>
        <w:top w:val="none" w:sz="0" w:space="0" w:color="auto"/>
        <w:left w:val="none" w:sz="0" w:space="0" w:color="auto"/>
        <w:bottom w:val="none" w:sz="0" w:space="0" w:color="auto"/>
        <w:right w:val="none" w:sz="0" w:space="0" w:color="auto"/>
      </w:divBdr>
    </w:div>
    <w:div w:id="73161678">
      <w:marLeft w:val="480"/>
      <w:marRight w:val="0"/>
      <w:marTop w:val="0"/>
      <w:marBottom w:val="0"/>
      <w:divBdr>
        <w:top w:val="none" w:sz="0" w:space="0" w:color="auto"/>
        <w:left w:val="none" w:sz="0" w:space="0" w:color="auto"/>
        <w:bottom w:val="none" w:sz="0" w:space="0" w:color="auto"/>
        <w:right w:val="none" w:sz="0" w:space="0" w:color="auto"/>
      </w:divBdr>
    </w:div>
    <w:div w:id="91900013">
      <w:marLeft w:val="480"/>
      <w:marRight w:val="0"/>
      <w:marTop w:val="0"/>
      <w:marBottom w:val="0"/>
      <w:divBdr>
        <w:top w:val="none" w:sz="0" w:space="0" w:color="auto"/>
        <w:left w:val="none" w:sz="0" w:space="0" w:color="auto"/>
        <w:bottom w:val="none" w:sz="0" w:space="0" w:color="auto"/>
        <w:right w:val="none" w:sz="0" w:space="0" w:color="auto"/>
      </w:divBdr>
    </w:div>
    <w:div w:id="128672372">
      <w:marLeft w:val="480"/>
      <w:marRight w:val="0"/>
      <w:marTop w:val="0"/>
      <w:marBottom w:val="0"/>
      <w:divBdr>
        <w:top w:val="none" w:sz="0" w:space="0" w:color="auto"/>
        <w:left w:val="none" w:sz="0" w:space="0" w:color="auto"/>
        <w:bottom w:val="none" w:sz="0" w:space="0" w:color="auto"/>
        <w:right w:val="none" w:sz="0" w:space="0" w:color="auto"/>
      </w:divBdr>
    </w:div>
    <w:div w:id="133448372">
      <w:marLeft w:val="480"/>
      <w:marRight w:val="0"/>
      <w:marTop w:val="0"/>
      <w:marBottom w:val="0"/>
      <w:divBdr>
        <w:top w:val="none" w:sz="0" w:space="0" w:color="auto"/>
        <w:left w:val="none" w:sz="0" w:space="0" w:color="auto"/>
        <w:bottom w:val="none" w:sz="0" w:space="0" w:color="auto"/>
        <w:right w:val="none" w:sz="0" w:space="0" w:color="auto"/>
      </w:divBdr>
    </w:div>
    <w:div w:id="137576061">
      <w:marLeft w:val="480"/>
      <w:marRight w:val="0"/>
      <w:marTop w:val="0"/>
      <w:marBottom w:val="0"/>
      <w:divBdr>
        <w:top w:val="none" w:sz="0" w:space="0" w:color="auto"/>
        <w:left w:val="none" w:sz="0" w:space="0" w:color="auto"/>
        <w:bottom w:val="none" w:sz="0" w:space="0" w:color="auto"/>
        <w:right w:val="none" w:sz="0" w:space="0" w:color="auto"/>
      </w:divBdr>
    </w:div>
    <w:div w:id="164905787">
      <w:marLeft w:val="480"/>
      <w:marRight w:val="0"/>
      <w:marTop w:val="0"/>
      <w:marBottom w:val="0"/>
      <w:divBdr>
        <w:top w:val="none" w:sz="0" w:space="0" w:color="auto"/>
        <w:left w:val="none" w:sz="0" w:space="0" w:color="auto"/>
        <w:bottom w:val="none" w:sz="0" w:space="0" w:color="auto"/>
        <w:right w:val="none" w:sz="0" w:space="0" w:color="auto"/>
      </w:divBdr>
    </w:div>
    <w:div w:id="179783472">
      <w:marLeft w:val="480"/>
      <w:marRight w:val="0"/>
      <w:marTop w:val="0"/>
      <w:marBottom w:val="0"/>
      <w:divBdr>
        <w:top w:val="none" w:sz="0" w:space="0" w:color="auto"/>
        <w:left w:val="none" w:sz="0" w:space="0" w:color="auto"/>
        <w:bottom w:val="none" w:sz="0" w:space="0" w:color="auto"/>
        <w:right w:val="none" w:sz="0" w:space="0" w:color="auto"/>
      </w:divBdr>
    </w:div>
    <w:div w:id="187523467">
      <w:marLeft w:val="480"/>
      <w:marRight w:val="0"/>
      <w:marTop w:val="0"/>
      <w:marBottom w:val="0"/>
      <w:divBdr>
        <w:top w:val="none" w:sz="0" w:space="0" w:color="auto"/>
        <w:left w:val="none" w:sz="0" w:space="0" w:color="auto"/>
        <w:bottom w:val="none" w:sz="0" w:space="0" w:color="auto"/>
        <w:right w:val="none" w:sz="0" w:space="0" w:color="auto"/>
      </w:divBdr>
    </w:div>
    <w:div w:id="189539932">
      <w:marLeft w:val="480"/>
      <w:marRight w:val="0"/>
      <w:marTop w:val="0"/>
      <w:marBottom w:val="0"/>
      <w:divBdr>
        <w:top w:val="none" w:sz="0" w:space="0" w:color="auto"/>
        <w:left w:val="none" w:sz="0" w:space="0" w:color="auto"/>
        <w:bottom w:val="none" w:sz="0" w:space="0" w:color="auto"/>
        <w:right w:val="none" w:sz="0" w:space="0" w:color="auto"/>
      </w:divBdr>
    </w:div>
    <w:div w:id="201600399">
      <w:marLeft w:val="480"/>
      <w:marRight w:val="0"/>
      <w:marTop w:val="0"/>
      <w:marBottom w:val="0"/>
      <w:divBdr>
        <w:top w:val="none" w:sz="0" w:space="0" w:color="auto"/>
        <w:left w:val="none" w:sz="0" w:space="0" w:color="auto"/>
        <w:bottom w:val="none" w:sz="0" w:space="0" w:color="auto"/>
        <w:right w:val="none" w:sz="0" w:space="0" w:color="auto"/>
      </w:divBdr>
    </w:div>
    <w:div w:id="223101031">
      <w:marLeft w:val="480"/>
      <w:marRight w:val="0"/>
      <w:marTop w:val="0"/>
      <w:marBottom w:val="0"/>
      <w:divBdr>
        <w:top w:val="none" w:sz="0" w:space="0" w:color="auto"/>
        <w:left w:val="none" w:sz="0" w:space="0" w:color="auto"/>
        <w:bottom w:val="none" w:sz="0" w:space="0" w:color="auto"/>
        <w:right w:val="none" w:sz="0" w:space="0" w:color="auto"/>
      </w:divBdr>
    </w:div>
    <w:div w:id="240793995">
      <w:marLeft w:val="480"/>
      <w:marRight w:val="0"/>
      <w:marTop w:val="0"/>
      <w:marBottom w:val="0"/>
      <w:divBdr>
        <w:top w:val="none" w:sz="0" w:space="0" w:color="auto"/>
        <w:left w:val="none" w:sz="0" w:space="0" w:color="auto"/>
        <w:bottom w:val="none" w:sz="0" w:space="0" w:color="auto"/>
        <w:right w:val="none" w:sz="0" w:space="0" w:color="auto"/>
      </w:divBdr>
    </w:div>
    <w:div w:id="243807693">
      <w:marLeft w:val="480"/>
      <w:marRight w:val="0"/>
      <w:marTop w:val="0"/>
      <w:marBottom w:val="0"/>
      <w:divBdr>
        <w:top w:val="none" w:sz="0" w:space="0" w:color="auto"/>
        <w:left w:val="none" w:sz="0" w:space="0" w:color="auto"/>
        <w:bottom w:val="none" w:sz="0" w:space="0" w:color="auto"/>
        <w:right w:val="none" w:sz="0" w:space="0" w:color="auto"/>
      </w:divBdr>
    </w:div>
    <w:div w:id="257762136">
      <w:marLeft w:val="480"/>
      <w:marRight w:val="0"/>
      <w:marTop w:val="0"/>
      <w:marBottom w:val="0"/>
      <w:divBdr>
        <w:top w:val="none" w:sz="0" w:space="0" w:color="auto"/>
        <w:left w:val="none" w:sz="0" w:space="0" w:color="auto"/>
        <w:bottom w:val="none" w:sz="0" w:space="0" w:color="auto"/>
        <w:right w:val="none" w:sz="0" w:space="0" w:color="auto"/>
      </w:divBdr>
    </w:div>
    <w:div w:id="288173710">
      <w:marLeft w:val="480"/>
      <w:marRight w:val="0"/>
      <w:marTop w:val="0"/>
      <w:marBottom w:val="0"/>
      <w:divBdr>
        <w:top w:val="none" w:sz="0" w:space="0" w:color="auto"/>
        <w:left w:val="none" w:sz="0" w:space="0" w:color="auto"/>
        <w:bottom w:val="none" w:sz="0" w:space="0" w:color="auto"/>
        <w:right w:val="none" w:sz="0" w:space="0" w:color="auto"/>
      </w:divBdr>
    </w:div>
    <w:div w:id="297226029">
      <w:marLeft w:val="480"/>
      <w:marRight w:val="0"/>
      <w:marTop w:val="0"/>
      <w:marBottom w:val="0"/>
      <w:divBdr>
        <w:top w:val="none" w:sz="0" w:space="0" w:color="auto"/>
        <w:left w:val="none" w:sz="0" w:space="0" w:color="auto"/>
        <w:bottom w:val="none" w:sz="0" w:space="0" w:color="auto"/>
        <w:right w:val="none" w:sz="0" w:space="0" w:color="auto"/>
      </w:divBdr>
    </w:div>
    <w:div w:id="351035708">
      <w:marLeft w:val="480"/>
      <w:marRight w:val="0"/>
      <w:marTop w:val="0"/>
      <w:marBottom w:val="0"/>
      <w:divBdr>
        <w:top w:val="none" w:sz="0" w:space="0" w:color="auto"/>
        <w:left w:val="none" w:sz="0" w:space="0" w:color="auto"/>
        <w:bottom w:val="none" w:sz="0" w:space="0" w:color="auto"/>
        <w:right w:val="none" w:sz="0" w:space="0" w:color="auto"/>
      </w:divBdr>
    </w:div>
    <w:div w:id="354422825">
      <w:marLeft w:val="480"/>
      <w:marRight w:val="0"/>
      <w:marTop w:val="0"/>
      <w:marBottom w:val="0"/>
      <w:divBdr>
        <w:top w:val="none" w:sz="0" w:space="0" w:color="auto"/>
        <w:left w:val="none" w:sz="0" w:space="0" w:color="auto"/>
        <w:bottom w:val="none" w:sz="0" w:space="0" w:color="auto"/>
        <w:right w:val="none" w:sz="0" w:space="0" w:color="auto"/>
      </w:divBdr>
    </w:div>
    <w:div w:id="370763180">
      <w:marLeft w:val="480"/>
      <w:marRight w:val="0"/>
      <w:marTop w:val="0"/>
      <w:marBottom w:val="0"/>
      <w:divBdr>
        <w:top w:val="none" w:sz="0" w:space="0" w:color="auto"/>
        <w:left w:val="none" w:sz="0" w:space="0" w:color="auto"/>
        <w:bottom w:val="none" w:sz="0" w:space="0" w:color="auto"/>
        <w:right w:val="none" w:sz="0" w:space="0" w:color="auto"/>
      </w:divBdr>
    </w:div>
    <w:div w:id="387648998">
      <w:marLeft w:val="480"/>
      <w:marRight w:val="0"/>
      <w:marTop w:val="0"/>
      <w:marBottom w:val="0"/>
      <w:divBdr>
        <w:top w:val="none" w:sz="0" w:space="0" w:color="auto"/>
        <w:left w:val="none" w:sz="0" w:space="0" w:color="auto"/>
        <w:bottom w:val="none" w:sz="0" w:space="0" w:color="auto"/>
        <w:right w:val="none" w:sz="0" w:space="0" w:color="auto"/>
      </w:divBdr>
    </w:div>
    <w:div w:id="418984830">
      <w:marLeft w:val="480"/>
      <w:marRight w:val="0"/>
      <w:marTop w:val="0"/>
      <w:marBottom w:val="0"/>
      <w:divBdr>
        <w:top w:val="none" w:sz="0" w:space="0" w:color="auto"/>
        <w:left w:val="none" w:sz="0" w:space="0" w:color="auto"/>
        <w:bottom w:val="none" w:sz="0" w:space="0" w:color="auto"/>
        <w:right w:val="none" w:sz="0" w:space="0" w:color="auto"/>
      </w:divBdr>
    </w:div>
    <w:div w:id="426659527">
      <w:marLeft w:val="480"/>
      <w:marRight w:val="0"/>
      <w:marTop w:val="0"/>
      <w:marBottom w:val="0"/>
      <w:divBdr>
        <w:top w:val="none" w:sz="0" w:space="0" w:color="auto"/>
        <w:left w:val="none" w:sz="0" w:space="0" w:color="auto"/>
        <w:bottom w:val="none" w:sz="0" w:space="0" w:color="auto"/>
        <w:right w:val="none" w:sz="0" w:space="0" w:color="auto"/>
      </w:divBdr>
    </w:div>
    <w:div w:id="440804015">
      <w:marLeft w:val="480"/>
      <w:marRight w:val="0"/>
      <w:marTop w:val="0"/>
      <w:marBottom w:val="0"/>
      <w:divBdr>
        <w:top w:val="none" w:sz="0" w:space="0" w:color="auto"/>
        <w:left w:val="none" w:sz="0" w:space="0" w:color="auto"/>
        <w:bottom w:val="none" w:sz="0" w:space="0" w:color="auto"/>
        <w:right w:val="none" w:sz="0" w:space="0" w:color="auto"/>
      </w:divBdr>
    </w:div>
    <w:div w:id="442959104">
      <w:marLeft w:val="480"/>
      <w:marRight w:val="0"/>
      <w:marTop w:val="0"/>
      <w:marBottom w:val="0"/>
      <w:divBdr>
        <w:top w:val="none" w:sz="0" w:space="0" w:color="auto"/>
        <w:left w:val="none" w:sz="0" w:space="0" w:color="auto"/>
        <w:bottom w:val="none" w:sz="0" w:space="0" w:color="auto"/>
        <w:right w:val="none" w:sz="0" w:space="0" w:color="auto"/>
      </w:divBdr>
    </w:div>
    <w:div w:id="451945558">
      <w:marLeft w:val="480"/>
      <w:marRight w:val="0"/>
      <w:marTop w:val="0"/>
      <w:marBottom w:val="0"/>
      <w:divBdr>
        <w:top w:val="none" w:sz="0" w:space="0" w:color="auto"/>
        <w:left w:val="none" w:sz="0" w:space="0" w:color="auto"/>
        <w:bottom w:val="none" w:sz="0" w:space="0" w:color="auto"/>
        <w:right w:val="none" w:sz="0" w:space="0" w:color="auto"/>
      </w:divBdr>
    </w:div>
    <w:div w:id="469369745">
      <w:marLeft w:val="480"/>
      <w:marRight w:val="0"/>
      <w:marTop w:val="0"/>
      <w:marBottom w:val="0"/>
      <w:divBdr>
        <w:top w:val="none" w:sz="0" w:space="0" w:color="auto"/>
        <w:left w:val="none" w:sz="0" w:space="0" w:color="auto"/>
        <w:bottom w:val="none" w:sz="0" w:space="0" w:color="auto"/>
        <w:right w:val="none" w:sz="0" w:space="0" w:color="auto"/>
      </w:divBdr>
    </w:div>
    <w:div w:id="487134503">
      <w:marLeft w:val="480"/>
      <w:marRight w:val="0"/>
      <w:marTop w:val="0"/>
      <w:marBottom w:val="0"/>
      <w:divBdr>
        <w:top w:val="none" w:sz="0" w:space="0" w:color="auto"/>
        <w:left w:val="none" w:sz="0" w:space="0" w:color="auto"/>
        <w:bottom w:val="none" w:sz="0" w:space="0" w:color="auto"/>
        <w:right w:val="none" w:sz="0" w:space="0" w:color="auto"/>
      </w:divBdr>
    </w:div>
    <w:div w:id="509609727">
      <w:marLeft w:val="480"/>
      <w:marRight w:val="0"/>
      <w:marTop w:val="0"/>
      <w:marBottom w:val="0"/>
      <w:divBdr>
        <w:top w:val="none" w:sz="0" w:space="0" w:color="auto"/>
        <w:left w:val="none" w:sz="0" w:space="0" w:color="auto"/>
        <w:bottom w:val="none" w:sz="0" w:space="0" w:color="auto"/>
        <w:right w:val="none" w:sz="0" w:space="0" w:color="auto"/>
      </w:divBdr>
    </w:div>
    <w:div w:id="513690032">
      <w:marLeft w:val="480"/>
      <w:marRight w:val="0"/>
      <w:marTop w:val="0"/>
      <w:marBottom w:val="0"/>
      <w:divBdr>
        <w:top w:val="none" w:sz="0" w:space="0" w:color="auto"/>
        <w:left w:val="none" w:sz="0" w:space="0" w:color="auto"/>
        <w:bottom w:val="none" w:sz="0" w:space="0" w:color="auto"/>
        <w:right w:val="none" w:sz="0" w:space="0" w:color="auto"/>
      </w:divBdr>
    </w:div>
    <w:div w:id="532497783">
      <w:marLeft w:val="480"/>
      <w:marRight w:val="0"/>
      <w:marTop w:val="0"/>
      <w:marBottom w:val="0"/>
      <w:divBdr>
        <w:top w:val="none" w:sz="0" w:space="0" w:color="auto"/>
        <w:left w:val="none" w:sz="0" w:space="0" w:color="auto"/>
        <w:bottom w:val="none" w:sz="0" w:space="0" w:color="auto"/>
        <w:right w:val="none" w:sz="0" w:space="0" w:color="auto"/>
      </w:divBdr>
    </w:div>
    <w:div w:id="532888216">
      <w:marLeft w:val="480"/>
      <w:marRight w:val="0"/>
      <w:marTop w:val="0"/>
      <w:marBottom w:val="0"/>
      <w:divBdr>
        <w:top w:val="none" w:sz="0" w:space="0" w:color="auto"/>
        <w:left w:val="none" w:sz="0" w:space="0" w:color="auto"/>
        <w:bottom w:val="none" w:sz="0" w:space="0" w:color="auto"/>
        <w:right w:val="none" w:sz="0" w:space="0" w:color="auto"/>
      </w:divBdr>
    </w:div>
    <w:div w:id="553397708">
      <w:marLeft w:val="480"/>
      <w:marRight w:val="0"/>
      <w:marTop w:val="0"/>
      <w:marBottom w:val="0"/>
      <w:divBdr>
        <w:top w:val="none" w:sz="0" w:space="0" w:color="auto"/>
        <w:left w:val="none" w:sz="0" w:space="0" w:color="auto"/>
        <w:bottom w:val="none" w:sz="0" w:space="0" w:color="auto"/>
        <w:right w:val="none" w:sz="0" w:space="0" w:color="auto"/>
      </w:divBdr>
    </w:div>
    <w:div w:id="593435978">
      <w:marLeft w:val="480"/>
      <w:marRight w:val="0"/>
      <w:marTop w:val="0"/>
      <w:marBottom w:val="0"/>
      <w:divBdr>
        <w:top w:val="none" w:sz="0" w:space="0" w:color="auto"/>
        <w:left w:val="none" w:sz="0" w:space="0" w:color="auto"/>
        <w:bottom w:val="none" w:sz="0" w:space="0" w:color="auto"/>
        <w:right w:val="none" w:sz="0" w:space="0" w:color="auto"/>
      </w:divBdr>
    </w:div>
    <w:div w:id="597257455">
      <w:marLeft w:val="480"/>
      <w:marRight w:val="0"/>
      <w:marTop w:val="0"/>
      <w:marBottom w:val="0"/>
      <w:divBdr>
        <w:top w:val="none" w:sz="0" w:space="0" w:color="auto"/>
        <w:left w:val="none" w:sz="0" w:space="0" w:color="auto"/>
        <w:bottom w:val="none" w:sz="0" w:space="0" w:color="auto"/>
        <w:right w:val="none" w:sz="0" w:space="0" w:color="auto"/>
      </w:divBdr>
    </w:div>
    <w:div w:id="610477136">
      <w:marLeft w:val="480"/>
      <w:marRight w:val="0"/>
      <w:marTop w:val="0"/>
      <w:marBottom w:val="0"/>
      <w:divBdr>
        <w:top w:val="none" w:sz="0" w:space="0" w:color="auto"/>
        <w:left w:val="none" w:sz="0" w:space="0" w:color="auto"/>
        <w:bottom w:val="none" w:sz="0" w:space="0" w:color="auto"/>
        <w:right w:val="none" w:sz="0" w:space="0" w:color="auto"/>
      </w:divBdr>
    </w:div>
    <w:div w:id="624779116">
      <w:marLeft w:val="480"/>
      <w:marRight w:val="0"/>
      <w:marTop w:val="0"/>
      <w:marBottom w:val="0"/>
      <w:divBdr>
        <w:top w:val="none" w:sz="0" w:space="0" w:color="auto"/>
        <w:left w:val="none" w:sz="0" w:space="0" w:color="auto"/>
        <w:bottom w:val="none" w:sz="0" w:space="0" w:color="auto"/>
        <w:right w:val="none" w:sz="0" w:space="0" w:color="auto"/>
      </w:divBdr>
    </w:div>
    <w:div w:id="644436147">
      <w:marLeft w:val="480"/>
      <w:marRight w:val="0"/>
      <w:marTop w:val="0"/>
      <w:marBottom w:val="0"/>
      <w:divBdr>
        <w:top w:val="none" w:sz="0" w:space="0" w:color="auto"/>
        <w:left w:val="none" w:sz="0" w:space="0" w:color="auto"/>
        <w:bottom w:val="none" w:sz="0" w:space="0" w:color="auto"/>
        <w:right w:val="none" w:sz="0" w:space="0" w:color="auto"/>
      </w:divBdr>
    </w:div>
    <w:div w:id="649283587">
      <w:marLeft w:val="480"/>
      <w:marRight w:val="0"/>
      <w:marTop w:val="0"/>
      <w:marBottom w:val="0"/>
      <w:divBdr>
        <w:top w:val="none" w:sz="0" w:space="0" w:color="auto"/>
        <w:left w:val="none" w:sz="0" w:space="0" w:color="auto"/>
        <w:bottom w:val="none" w:sz="0" w:space="0" w:color="auto"/>
        <w:right w:val="none" w:sz="0" w:space="0" w:color="auto"/>
      </w:divBdr>
    </w:div>
    <w:div w:id="675767642">
      <w:marLeft w:val="480"/>
      <w:marRight w:val="0"/>
      <w:marTop w:val="0"/>
      <w:marBottom w:val="0"/>
      <w:divBdr>
        <w:top w:val="none" w:sz="0" w:space="0" w:color="auto"/>
        <w:left w:val="none" w:sz="0" w:space="0" w:color="auto"/>
        <w:bottom w:val="none" w:sz="0" w:space="0" w:color="auto"/>
        <w:right w:val="none" w:sz="0" w:space="0" w:color="auto"/>
      </w:divBdr>
    </w:div>
    <w:div w:id="678122730">
      <w:marLeft w:val="480"/>
      <w:marRight w:val="0"/>
      <w:marTop w:val="0"/>
      <w:marBottom w:val="0"/>
      <w:divBdr>
        <w:top w:val="none" w:sz="0" w:space="0" w:color="auto"/>
        <w:left w:val="none" w:sz="0" w:space="0" w:color="auto"/>
        <w:bottom w:val="none" w:sz="0" w:space="0" w:color="auto"/>
        <w:right w:val="none" w:sz="0" w:space="0" w:color="auto"/>
      </w:divBdr>
    </w:div>
    <w:div w:id="691151741">
      <w:marLeft w:val="480"/>
      <w:marRight w:val="0"/>
      <w:marTop w:val="0"/>
      <w:marBottom w:val="0"/>
      <w:divBdr>
        <w:top w:val="none" w:sz="0" w:space="0" w:color="auto"/>
        <w:left w:val="none" w:sz="0" w:space="0" w:color="auto"/>
        <w:bottom w:val="none" w:sz="0" w:space="0" w:color="auto"/>
        <w:right w:val="none" w:sz="0" w:space="0" w:color="auto"/>
      </w:divBdr>
    </w:div>
    <w:div w:id="695235836">
      <w:marLeft w:val="480"/>
      <w:marRight w:val="0"/>
      <w:marTop w:val="0"/>
      <w:marBottom w:val="0"/>
      <w:divBdr>
        <w:top w:val="none" w:sz="0" w:space="0" w:color="auto"/>
        <w:left w:val="none" w:sz="0" w:space="0" w:color="auto"/>
        <w:bottom w:val="none" w:sz="0" w:space="0" w:color="auto"/>
        <w:right w:val="none" w:sz="0" w:space="0" w:color="auto"/>
      </w:divBdr>
    </w:div>
    <w:div w:id="695816674">
      <w:marLeft w:val="480"/>
      <w:marRight w:val="0"/>
      <w:marTop w:val="0"/>
      <w:marBottom w:val="0"/>
      <w:divBdr>
        <w:top w:val="none" w:sz="0" w:space="0" w:color="auto"/>
        <w:left w:val="none" w:sz="0" w:space="0" w:color="auto"/>
        <w:bottom w:val="none" w:sz="0" w:space="0" w:color="auto"/>
        <w:right w:val="none" w:sz="0" w:space="0" w:color="auto"/>
      </w:divBdr>
    </w:div>
    <w:div w:id="703750129">
      <w:marLeft w:val="480"/>
      <w:marRight w:val="0"/>
      <w:marTop w:val="0"/>
      <w:marBottom w:val="0"/>
      <w:divBdr>
        <w:top w:val="none" w:sz="0" w:space="0" w:color="auto"/>
        <w:left w:val="none" w:sz="0" w:space="0" w:color="auto"/>
        <w:bottom w:val="none" w:sz="0" w:space="0" w:color="auto"/>
        <w:right w:val="none" w:sz="0" w:space="0" w:color="auto"/>
      </w:divBdr>
    </w:div>
    <w:div w:id="707605205">
      <w:marLeft w:val="480"/>
      <w:marRight w:val="0"/>
      <w:marTop w:val="0"/>
      <w:marBottom w:val="0"/>
      <w:divBdr>
        <w:top w:val="none" w:sz="0" w:space="0" w:color="auto"/>
        <w:left w:val="none" w:sz="0" w:space="0" w:color="auto"/>
        <w:bottom w:val="none" w:sz="0" w:space="0" w:color="auto"/>
        <w:right w:val="none" w:sz="0" w:space="0" w:color="auto"/>
      </w:divBdr>
    </w:div>
    <w:div w:id="722751163">
      <w:marLeft w:val="480"/>
      <w:marRight w:val="0"/>
      <w:marTop w:val="0"/>
      <w:marBottom w:val="0"/>
      <w:divBdr>
        <w:top w:val="none" w:sz="0" w:space="0" w:color="auto"/>
        <w:left w:val="none" w:sz="0" w:space="0" w:color="auto"/>
        <w:bottom w:val="none" w:sz="0" w:space="0" w:color="auto"/>
        <w:right w:val="none" w:sz="0" w:space="0" w:color="auto"/>
      </w:divBdr>
    </w:div>
    <w:div w:id="725757064">
      <w:marLeft w:val="480"/>
      <w:marRight w:val="0"/>
      <w:marTop w:val="0"/>
      <w:marBottom w:val="0"/>
      <w:divBdr>
        <w:top w:val="none" w:sz="0" w:space="0" w:color="auto"/>
        <w:left w:val="none" w:sz="0" w:space="0" w:color="auto"/>
        <w:bottom w:val="none" w:sz="0" w:space="0" w:color="auto"/>
        <w:right w:val="none" w:sz="0" w:space="0" w:color="auto"/>
      </w:divBdr>
    </w:div>
    <w:div w:id="729695583">
      <w:marLeft w:val="480"/>
      <w:marRight w:val="0"/>
      <w:marTop w:val="0"/>
      <w:marBottom w:val="0"/>
      <w:divBdr>
        <w:top w:val="none" w:sz="0" w:space="0" w:color="auto"/>
        <w:left w:val="none" w:sz="0" w:space="0" w:color="auto"/>
        <w:bottom w:val="none" w:sz="0" w:space="0" w:color="auto"/>
        <w:right w:val="none" w:sz="0" w:space="0" w:color="auto"/>
      </w:divBdr>
    </w:div>
    <w:div w:id="738141099">
      <w:marLeft w:val="480"/>
      <w:marRight w:val="0"/>
      <w:marTop w:val="0"/>
      <w:marBottom w:val="0"/>
      <w:divBdr>
        <w:top w:val="none" w:sz="0" w:space="0" w:color="auto"/>
        <w:left w:val="none" w:sz="0" w:space="0" w:color="auto"/>
        <w:bottom w:val="none" w:sz="0" w:space="0" w:color="auto"/>
        <w:right w:val="none" w:sz="0" w:space="0" w:color="auto"/>
      </w:divBdr>
    </w:div>
    <w:div w:id="741802159">
      <w:marLeft w:val="480"/>
      <w:marRight w:val="0"/>
      <w:marTop w:val="0"/>
      <w:marBottom w:val="0"/>
      <w:divBdr>
        <w:top w:val="none" w:sz="0" w:space="0" w:color="auto"/>
        <w:left w:val="none" w:sz="0" w:space="0" w:color="auto"/>
        <w:bottom w:val="none" w:sz="0" w:space="0" w:color="auto"/>
        <w:right w:val="none" w:sz="0" w:space="0" w:color="auto"/>
      </w:divBdr>
    </w:div>
    <w:div w:id="744113209">
      <w:marLeft w:val="480"/>
      <w:marRight w:val="0"/>
      <w:marTop w:val="0"/>
      <w:marBottom w:val="0"/>
      <w:divBdr>
        <w:top w:val="none" w:sz="0" w:space="0" w:color="auto"/>
        <w:left w:val="none" w:sz="0" w:space="0" w:color="auto"/>
        <w:bottom w:val="none" w:sz="0" w:space="0" w:color="auto"/>
        <w:right w:val="none" w:sz="0" w:space="0" w:color="auto"/>
      </w:divBdr>
    </w:div>
    <w:div w:id="767887799">
      <w:marLeft w:val="480"/>
      <w:marRight w:val="0"/>
      <w:marTop w:val="0"/>
      <w:marBottom w:val="0"/>
      <w:divBdr>
        <w:top w:val="none" w:sz="0" w:space="0" w:color="auto"/>
        <w:left w:val="none" w:sz="0" w:space="0" w:color="auto"/>
        <w:bottom w:val="none" w:sz="0" w:space="0" w:color="auto"/>
        <w:right w:val="none" w:sz="0" w:space="0" w:color="auto"/>
      </w:divBdr>
    </w:div>
    <w:div w:id="771511299">
      <w:marLeft w:val="480"/>
      <w:marRight w:val="0"/>
      <w:marTop w:val="0"/>
      <w:marBottom w:val="0"/>
      <w:divBdr>
        <w:top w:val="none" w:sz="0" w:space="0" w:color="auto"/>
        <w:left w:val="none" w:sz="0" w:space="0" w:color="auto"/>
        <w:bottom w:val="none" w:sz="0" w:space="0" w:color="auto"/>
        <w:right w:val="none" w:sz="0" w:space="0" w:color="auto"/>
      </w:divBdr>
    </w:div>
    <w:div w:id="778795924">
      <w:marLeft w:val="480"/>
      <w:marRight w:val="0"/>
      <w:marTop w:val="0"/>
      <w:marBottom w:val="0"/>
      <w:divBdr>
        <w:top w:val="none" w:sz="0" w:space="0" w:color="auto"/>
        <w:left w:val="none" w:sz="0" w:space="0" w:color="auto"/>
        <w:bottom w:val="none" w:sz="0" w:space="0" w:color="auto"/>
        <w:right w:val="none" w:sz="0" w:space="0" w:color="auto"/>
      </w:divBdr>
    </w:div>
    <w:div w:id="782042743">
      <w:marLeft w:val="480"/>
      <w:marRight w:val="0"/>
      <w:marTop w:val="0"/>
      <w:marBottom w:val="0"/>
      <w:divBdr>
        <w:top w:val="none" w:sz="0" w:space="0" w:color="auto"/>
        <w:left w:val="none" w:sz="0" w:space="0" w:color="auto"/>
        <w:bottom w:val="none" w:sz="0" w:space="0" w:color="auto"/>
        <w:right w:val="none" w:sz="0" w:space="0" w:color="auto"/>
      </w:divBdr>
    </w:div>
    <w:div w:id="782529636">
      <w:marLeft w:val="480"/>
      <w:marRight w:val="0"/>
      <w:marTop w:val="0"/>
      <w:marBottom w:val="0"/>
      <w:divBdr>
        <w:top w:val="none" w:sz="0" w:space="0" w:color="auto"/>
        <w:left w:val="none" w:sz="0" w:space="0" w:color="auto"/>
        <w:bottom w:val="none" w:sz="0" w:space="0" w:color="auto"/>
        <w:right w:val="none" w:sz="0" w:space="0" w:color="auto"/>
      </w:divBdr>
    </w:div>
    <w:div w:id="788738659">
      <w:marLeft w:val="480"/>
      <w:marRight w:val="0"/>
      <w:marTop w:val="0"/>
      <w:marBottom w:val="0"/>
      <w:divBdr>
        <w:top w:val="none" w:sz="0" w:space="0" w:color="auto"/>
        <w:left w:val="none" w:sz="0" w:space="0" w:color="auto"/>
        <w:bottom w:val="none" w:sz="0" w:space="0" w:color="auto"/>
        <w:right w:val="none" w:sz="0" w:space="0" w:color="auto"/>
      </w:divBdr>
    </w:div>
    <w:div w:id="803884784">
      <w:marLeft w:val="480"/>
      <w:marRight w:val="0"/>
      <w:marTop w:val="0"/>
      <w:marBottom w:val="0"/>
      <w:divBdr>
        <w:top w:val="none" w:sz="0" w:space="0" w:color="auto"/>
        <w:left w:val="none" w:sz="0" w:space="0" w:color="auto"/>
        <w:bottom w:val="none" w:sz="0" w:space="0" w:color="auto"/>
        <w:right w:val="none" w:sz="0" w:space="0" w:color="auto"/>
      </w:divBdr>
    </w:div>
    <w:div w:id="819464560">
      <w:marLeft w:val="480"/>
      <w:marRight w:val="0"/>
      <w:marTop w:val="0"/>
      <w:marBottom w:val="0"/>
      <w:divBdr>
        <w:top w:val="none" w:sz="0" w:space="0" w:color="auto"/>
        <w:left w:val="none" w:sz="0" w:space="0" w:color="auto"/>
        <w:bottom w:val="none" w:sz="0" w:space="0" w:color="auto"/>
        <w:right w:val="none" w:sz="0" w:space="0" w:color="auto"/>
      </w:divBdr>
    </w:div>
    <w:div w:id="827791307">
      <w:marLeft w:val="480"/>
      <w:marRight w:val="0"/>
      <w:marTop w:val="0"/>
      <w:marBottom w:val="0"/>
      <w:divBdr>
        <w:top w:val="none" w:sz="0" w:space="0" w:color="auto"/>
        <w:left w:val="none" w:sz="0" w:space="0" w:color="auto"/>
        <w:bottom w:val="none" w:sz="0" w:space="0" w:color="auto"/>
        <w:right w:val="none" w:sz="0" w:space="0" w:color="auto"/>
      </w:divBdr>
    </w:div>
    <w:div w:id="831221687">
      <w:marLeft w:val="480"/>
      <w:marRight w:val="0"/>
      <w:marTop w:val="0"/>
      <w:marBottom w:val="0"/>
      <w:divBdr>
        <w:top w:val="none" w:sz="0" w:space="0" w:color="auto"/>
        <w:left w:val="none" w:sz="0" w:space="0" w:color="auto"/>
        <w:bottom w:val="none" w:sz="0" w:space="0" w:color="auto"/>
        <w:right w:val="none" w:sz="0" w:space="0" w:color="auto"/>
      </w:divBdr>
    </w:div>
    <w:div w:id="869418825">
      <w:marLeft w:val="480"/>
      <w:marRight w:val="0"/>
      <w:marTop w:val="0"/>
      <w:marBottom w:val="0"/>
      <w:divBdr>
        <w:top w:val="none" w:sz="0" w:space="0" w:color="auto"/>
        <w:left w:val="none" w:sz="0" w:space="0" w:color="auto"/>
        <w:bottom w:val="none" w:sz="0" w:space="0" w:color="auto"/>
        <w:right w:val="none" w:sz="0" w:space="0" w:color="auto"/>
      </w:divBdr>
    </w:div>
    <w:div w:id="905576580">
      <w:marLeft w:val="480"/>
      <w:marRight w:val="0"/>
      <w:marTop w:val="0"/>
      <w:marBottom w:val="0"/>
      <w:divBdr>
        <w:top w:val="none" w:sz="0" w:space="0" w:color="auto"/>
        <w:left w:val="none" w:sz="0" w:space="0" w:color="auto"/>
        <w:bottom w:val="none" w:sz="0" w:space="0" w:color="auto"/>
        <w:right w:val="none" w:sz="0" w:space="0" w:color="auto"/>
      </w:divBdr>
    </w:div>
    <w:div w:id="910117536">
      <w:marLeft w:val="480"/>
      <w:marRight w:val="0"/>
      <w:marTop w:val="0"/>
      <w:marBottom w:val="0"/>
      <w:divBdr>
        <w:top w:val="none" w:sz="0" w:space="0" w:color="auto"/>
        <w:left w:val="none" w:sz="0" w:space="0" w:color="auto"/>
        <w:bottom w:val="none" w:sz="0" w:space="0" w:color="auto"/>
        <w:right w:val="none" w:sz="0" w:space="0" w:color="auto"/>
      </w:divBdr>
    </w:div>
    <w:div w:id="914823728">
      <w:marLeft w:val="480"/>
      <w:marRight w:val="0"/>
      <w:marTop w:val="0"/>
      <w:marBottom w:val="0"/>
      <w:divBdr>
        <w:top w:val="none" w:sz="0" w:space="0" w:color="auto"/>
        <w:left w:val="none" w:sz="0" w:space="0" w:color="auto"/>
        <w:bottom w:val="none" w:sz="0" w:space="0" w:color="auto"/>
        <w:right w:val="none" w:sz="0" w:space="0" w:color="auto"/>
      </w:divBdr>
    </w:div>
    <w:div w:id="925192770">
      <w:marLeft w:val="480"/>
      <w:marRight w:val="0"/>
      <w:marTop w:val="0"/>
      <w:marBottom w:val="0"/>
      <w:divBdr>
        <w:top w:val="none" w:sz="0" w:space="0" w:color="auto"/>
        <w:left w:val="none" w:sz="0" w:space="0" w:color="auto"/>
        <w:bottom w:val="none" w:sz="0" w:space="0" w:color="auto"/>
        <w:right w:val="none" w:sz="0" w:space="0" w:color="auto"/>
      </w:divBdr>
    </w:div>
    <w:div w:id="935864105">
      <w:marLeft w:val="480"/>
      <w:marRight w:val="0"/>
      <w:marTop w:val="0"/>
      <w:marBottom w:val="0"/>
      <w:divBdr>
        <w:top w:val="none" w:sz="0" w:space="0" w:color="auto"/>
        <w:left w:val="none" w:sz="0" w:space="0" w:color="auto"/>
        <w:bottom w:val="none" w:sz="0" w:space="0" w:color="auto"/>
        <w:right w:val="none" w:sz="0" w:space="0" w:color="auto"/>
      </w:divBdr>
    </w:div>
    <w:div w:id="941691372">
      <w:marLeft w:val="480"/>
      <w:marRight w:val="0"/>
      <w:marTop w:val="0"/>
      <w:marBottom w:val="0"/>
      <w:divBdr>
        <w:top w:val="none" w:sz="0" w:space="0" w:color="auto"/>
        <w:left w:val="none" w:sz="0" w:space="0" w:color="auto"/>
        <w:bottom w:val="none" w:sz="0" w:space="0" w:color="auto"/>
        <w:right w:val="none" w:sz="0" w:space="0" w:color="auto"/>
      </w:divBdr>
    </w:div>
    <w:div w:id="948128674">
      <w:marLeft w:val="480"/>
      <w:marRight w:val="0"/>
      <w:marTop w:val="0"/>
      <w:marBottom w:val="0"/>
      <w:divBdr>
        <w:top w:val="none" w:sz="0" w:space="0" w:color="auto"/>
        <w:left w:val="none" w:sz="0" w:space="0" w:color="auto"/>
        <w:bottom w:val="none" w:sz="0" w:space="0" w:color="auto"/>
        <w:right w:val="none" w:sz="0" w:space="0" w:color="auto"/>
      </w:divBdr>
    </w:div>
    <w:div w:id="949505183">
      <w:marLeft w:val="480"/>
      <w:marRight w:val="0"/>
      <w:marTop w:val="0"/>
      <w:marBottom w:val="0"/>
      <w:divBdr>
        <w:top w:val="none" w:sz="0" w:space="0" w:color="auto"/>
        <w:left w:val="none" w:sz="0" w:space="0" w:color="auto"/>
        <w:bottom w:val="none" w:sz="0" w:space="0" w:color="auto"/>
        <w:right w:val="none" w:sz="0" w:space="0" w:color="auto"/>
      </w:divBdr>
    </w:div>
    <w:div w:id="956840437">
      <w:marLeft w:val="480"/>
      <w:marRight w:val="0"/>
      <w:marTop w:val="0"/>
      <w:marBottom w:val="0"/>
      <w:divBdr>
        <w:top w:val="none" w:sz="0" w:space="0" w:color="auto"/>
        <w:left w:val="none" w:sz="0" w:space="0" w:color="auto"/>
        <w:bottom w:val="none" w:sz="0" w:space="0" w:color="auto"/>
        <w:right w:val="none" w:sz="0" w:space="0" w:color="auto"/>
      </w:divBdr>
    </w:div>
    <w:div w:id="984898506">
      <w:marLeft w:val="480"/>
      <w:marRight w:val="0"/>
      <w:marTop w:val="0"/>
      <w:marBottom w:val="0"/>
      <w:divBdr>
        <w:top w:val="none" w:sz="0" w:space="0" w:color="auto"/>
        <w:left w:val="none" w:sz="0" w:space="0" w:color="auto"/>
        <w:bottom w:val="none" w:sz="0" w:space="0" w:color="auto"/>
        <w:right w:val="none" w:sz="0" w:space="0" w:color="auto"/>
      </w:divBdr>
    </w:div>
    <w:div w:id="992683118">
      <w:marLeft w:val="480"/>
      <w:marRight w:val="0"/>
      <w:marTop w:val="0"/>
      <w:marBottom w:val="0"/>
      <w:divBdr>
        <w:top w:val="none" w:sz="0" w:space="0" w:color="auto"/>
        <w:left w:val="none" w:sz="0" w:space="0" w:color="auto"/>
        <w:bottom w:val="none" w:sz="0" w:space="0" w:color="auto"/>
        <w:right w:val="none" w:sz="0" w:space="0" w:color="auto"/>
      </w:divBdr>
    </w:div>
    <w:div w:id="1003892904">
      <w:marLeft w:val="480"/>
      <w:marRight w:val="0"/>
      <w:marTop w:val="0"/>
      <w:marBottom w:val="0"/>
      <w:divBdr>
        <w:top w:val="none" w:sz="0" w:space="0" w:color="auto"/>
        <w:left w:val="none" w:sz="0" w:space="0" w:color="auto"/>
        <w:bottom w:val="none" w:sz="0" w:space="0" w:color="auto"/>
        <w:right w:val="none" w:sz="0" w:space="0" w:color="auto"/>
      </w:divBdr>
    </w:div>
    <w:div w:id="1011834544">
      <w:marLeft w:val="480"/>
      <w:marRight w:val="0"/>
      <w:marTop w:val="0"/>
      <w:marBottom w:val="0"/>
      <w:divBdr>
        <w:top w:val="none" w:sz="0" w:space="0" w:color="auto"/>
        <w:left w:val="none" w:sz="0" w:space="0" w:color="auto"/>
        <w:bottom w:val="none" w:sz="0" w:space="0" w:color="auto"/>
        <w:right w:val="none" w:sz="0" w:space="0" w:color="auto"/>
      </w:divBdr>
    </w:div>
    <w:div w:id="1024676957">
      <w:marLeft w:val="480"/>
      <w:marRight w:val="0"/>
      <w:marTop w:val="0"/>
      <w:marBottom w:val="0"/>
      <w:divBdr>
        <w:top w:val="none" w:sz="0" w:space="0" w:color="auto"/>
        <w:left w:val="none" w:sz="0" w:space="0" w:color="auto"/>
        <w:bottom w:val="none" w:sz="0" w:space="0" w:color="auto"/>
        <w:right w:val="none" w:sz="0" w:space="0" w:color="auto"/>
      </w:divBdr>
    </w:div>
    <w:div w:id="1032727588">
      <w:marLeft w:val="480"/>
      <w:marRight w:val="0"/>
      <w:marTop w:val="0"/>
      <w:marBottom w:val="0"/>
      <w:divBdr>
        <w:top w:val="none" w:sz="0" w:space="0" w:color="auto"/>
        <w:left w:val="none" w:sz="0" w:space="0" w:color="auto"/>
        <w:bottom w:val="none" w:sz="0" w:space="0" w:color="auto"/>
        <w:right w:val="none" w:sz="0" w:space="0" w:color="auto"/>
      </w:divBdr>
    </w:div>
    <w:div w:id="1036539716">
      <w:marLeft w:val="480"/>
      <w:marRight w:val="0"/>
      <w:marTop w:val="0"/>
      <w:marBottom w:val="0"/>
      <w:divBdr>
        <w:top w:val="none" w:sz="0" w:space="0" w:color="auto"/>
        <w:left w:val="none" w:sz="0" w:space="0" w:color="auto"/>
        <w:bottom w:val="none" w:sz="0" w:space="0" w:color="auto"/>
        <w:right w:val="none" w:sz="0" w:space="0" w:color="auto"/>
      </w:divBdr>
    </w:div>
    <w:div w:id="1038974825">
      <w:marLeft w:val="480"/>
      <w:marRight w:val="0"/>
      <w:marTop w:val="0"/>
      <w:marBottom w:val="0"/>
      <w:divBdr>
        <w:top w:val="none" w:sz="0" w:space="0" w:color="auto"/>
        <w:left w:val="none" w:sz="0" w:space="0" w:color="auto"/>
        <w:bottom w:val="none" w:sz="0" w:space="0" w:color="auto"/>
        <w:right w:val="none" w:sz="0" w:space="0" w:color="auto"/>
      </w:divBdr>
    </w:div>
    <w:div w:id="1043754816">
      <w:marLeft w:val="480"/>
      <w:marRight w:val="0"/>
      <w:marTop w:val="0"/>
      <w:marBottom w:val="0"/>
      <w:divBdr>
        <w:top w:val="none" w:sz="0" w:space="0" w:color="auto"/>
        <w:left w:val="none" w:sz="0" w:space="0" w:color="auto"/>
        <w:bottom w:val="none" w:sz="0" w:space="0" w:color="auto"/>
        <w:right w:val="none" w:sz="0" w:space="0" w:color="auto"/>
      </w:divBdr>
    </w:div>
    <w:div w:id="1044869460">
      <w:marLeft w:val="480"/>
      <w:marRight w:val="0"/>
      <w:marTop w:val="0"/>
      <w:marBottom w:val="0"/>
      <w:divBdr>
        <w:top w:val="none" w:sz="0" w:space="0" w:color="auto"/>
        <w:left w:val="none" w:sz="0" w:space="0" w:color="auto"/>
        <w:bottom w:val="none" w:sz="0" w:space="0" w:color="auto"/>
        <w:right w:val="none" w:sz="0" w:space="0" w:color="auto"/>
      </w:divBdr>
    </w:div>
    <w:div w:id="1051156470">
      <w:marLeft w:val="480"/>
      <w:marRight w:val="0"/>
      <w:marTop w:val="0"/>
      <w:marBottom w:val="0"/>
      <w:divBdr>
        <w:top w:val="none" w:sz="0" w:space="0" w:color="auto"/>
        <w:left w:val="none" w:sz="0" w:space="0" w:color="auto"/>
        <w:bottom w:val="none" w:sz="0" w:space="0" w:color="auto"/>
        <w:right w:val="none" w:sz="0" w:space="0" w:color="auto"/>
      </w:divBdr>
    </w:div>
    <w:div w:id="1060710878">
      <w:marLeft w:val="480"/>
      <w:marRight w:val="0"/>
      <w:marTop w:val="0"/>
      <w:marBottom w:val="0"/>
      <w:divBdr>
        <w:top w:val="none" w:sz="0" w:space="0" w:color="auto"/>
        <w:left w:val="none" w:sz="0" w:space="0" w:color="auto"/>
        <w:bottom w:val="none" w:sz="0" w:space="0" w:color="auto"/>
        <w:right w:val="none" w:sz="0" w:space="0" w:color="auto"/>
      </w:divBdr>
    </w:div>
    <w:div w:id="1069112883">
      <w:marLeft w:val="480"/>
      <w:marRight w:val="0"/>
      <w:marTop w:val="0"/>
      <w:marBottom w:val="0"/>
      <w:divBdr>
        <w:top w:val="none" w:sz="0" w:space="0" w:color="auto"/>
        <w:left w:val="none" w:sz="0" w:space="0" w:color="auto"/>
        <w:bottom w:val="none" w:sz="0" w:space="0" w:color="auto"/>
        <w:right w:val="none" w:sz="0" w:space="0" w:color="auto"/>
      </w:divBdr>
    </w:div>
    <w:div w:id="1072502905">
      <w:marLeft w:val="480"/>
      <w:marRight w:val="0"/>
      <w:marTop w:val="0"/>
      <w:marBottom w:val="0"/>
      <w:divBdr>
        <w:top w:val="none" w:sz="0" w:space="0" w:color="auto"/>
        <w:left w:val="none" w:sz="0" w:space="0" w:color="auto"/>
        <w:bottom w:val="none" w:sz="0" w:space="0" w:color="auto"/>
        <w:right w:val="none" w:sz="0" w:space="0" w:color="auto"/>
      </w:divBdr>
    </w:div>
    <w:div w:id="1078211364">
      <w:marLeft w:val="480"/>
      <w:marRight w:val="0"/>
      <w:marTop w:val="0"/>
      <w:marBottom w:val="0"/>
      <w:divBdr>
        <w:top w:val="none" w:sz="0" w:space="0" w:color="auto"/>
        <w:left w:val="none" w:sz="0" w:space="0" w:color="auto"/>
        <w:bottom w:val="none" w:sz="0" w:space="0" w:color="auto"/>
        <w:right w:val="none" w:sz="0" w:space="0" w:color="auto"/>
      </w:divBdr>
    </w:div>
    <w:div w:id="1092043835">
      <w:marLeft w:val="480"/>
      <w:marRight w:val="0"/>
      <w:marTop w:val="0"/>
      <w:marBottom w:val="0"/>
      <w:divBdr>
        <w:top w:val="none" w:sz="0" w:space="0" w:color="auto"/>
        <w:left w:val="none" w:sz="0" w:space="0" w:color="auto"/>
        <w:bottom w:val="none" w:sz="0" w:space="0" w:color="auto"/>
        <w:right w:val="none" w:sz="0" w:space="0" w:color="auto"/>
      </w:divBdr>
    </w:div>
    <w:div w:id="1092047223">
      <w:marLeft w:val="480"/>
      <w:marRight w:val="0"/>
      <w:marTop w:val="0"/>
      <w:marBottom w:val="0"/>
      <w:divBdr>
        <w:top w:val="none" w:sz="0" w:space="0" w:color="auto"/>
        <w:left w:val="none" w:sz="0" w:space="0" w:color="auto"/>
        <w:bottom w:val="none" w:sz="0" w:space="0" w:color="auto"/>
        <w:right w:val="none" w:sz="0" w:space="0" w:color="auto"/>
      </w:divBdr>
    </w:div>
    <w:div w:id="1094201678">
      <w:marLeft w:val="480"/>
      <w:marRight w:val="0"/>
      <w:marTop w:val="0"/>
      <w:marBottom w:val="0"/>
      <w:divBdr>
        <w:top w:val="none" w:sz="0" w:space="0" w:color="auto"/>
        <w:left w:val="none" w:sz="0" w:space="0" w:color="auto"/>
        <w:bottom w:val="none" w:sz="0" w:space="0" w:color="auto"/>
        <w:right w:val="none" w:sz="0" w:space="0" w:color="auto"/>
      </w:divBdr>
    </w:div>
    <w:div w:id="1100561450">
      <w:marLeft w:val="480"/>
      <w:marRight w:val="0"/>
      <w:marTop w:val="0"/>
      <w:marBottom w:val="0"/>
      <w:divBdr>
        <w:top w:val="none" w:sz="0" w:space="0" w:color="auto"/>
        <w:left w:val="none" w:sz="0" w:space="0" w:color="auto"/>
        <w:bottom w:val="none" w:sz="0" w:space="0" w:color="auto"/>
        <w:right w:val="none" w:sz="0" w:space="0" w:color="auto"/>
      </w:divBdr>
    </w:div>
    <w:div w:id="1117679588">
      <w:marLeft w:val="480"/>
      <w:marRight w:val="0"/>
      <w:marTop w:val="0"/>
      <w:marBottom w:val="0"/>
      <w:divBdr>
        <w:top w:val="none" w:sz="0" w:space="0" w:color="auto"/>
        <w:left w:val="none" w:sz="0" w:space="0" w:color="auto"/>
        <w:bottom w:val="none" w:sz="0" w:space="0" w:color="auto"/>
        <w:right w:val="none" w:sz="0" w:space="0" w:color="auto"/>
      </w:divBdr>
    </w:div>
    <w:div w:id="1139688140">
      <w:marLeft w:val="480"/>
      <w:marRight w:val="0"/>
      <w:marTop w:val="0"/>
      <w:marBottom w:val="0"/>
      <w:divBdr>
        <w:top w:val="none" w:sz="0" w:space="0" w:color="auto"/>
        <w:left w:val="none" w:sz="0" w:space="0" w:color="auto"/>
        <w:bottom w:val="none" w:sz="0" w:space="0" w:color="auto"/>
        <w:right w:val="none" w:sz="0" w:space="0" w:color="auto"/>
      </w:divBdr>
    </w:div>
    <w:div w:id="1149396406">
      <w:marLeft w:val="480"/>
      <w:marRight w:val="0"/>
      <w:marTop w:val="0"/>
      <w:marBottom w:val="0"/>
      <w:divBdr>
        <w:top w:val="none" w:sz="0" w:space="0" w:color="auto"/>
        <w:left w:val="none" w:sz="0" w:space="0" w:color="auto"/>
        <w:bottom w:val="none" w:sz="0" w:space="0" w:color="auto"/>
        <w:right w:val="none" w:sz="0" w:space="0" w:color="auto"/>
      </w:divBdr>
    </w:div>
    <w:div w:id="1157916206">
      <w:marLeft w:val="480"/>
      <w:marRight w:val="0"/>
      <w:marTop w:val="0"/>
      <w:marBottom w:val="0"/>
      <w:divBdr>
        <w:top w:val="none" w:sz="0" w:space="0" w:color="auto"/>
        <w:left w:val="none" w:sz="0" w:space="0" w:color="auto"/>
        <w:bottom w:val="none" w:sz="0" w:space="0" w:color="auto"/>
        <w:right w:val="none" w:sz="0" w:space="0" w:color="auto"/>
      </w:divBdr>
    </w:div>
    <w:div w:id="1160537071">
      <w:marLeft w:val="480"/>
      <w:marRight w:val="0"/>
      <w:marTop w:val="0"/>
      <w:marBottom w:val="0"/>
      <w:divBdr>
        <w:top w:val="none" w:sz="0" w:space="0" w:color="auto"/>
        <w:left w:val="none" w:sz="0" w:space="0" w:color="auto"/>
        <w:bottom w:val="none" w:sz="0" w:space="0" w:color="auto"/>
        <w:right w:val="none" w:sz="0" w:space="0" w:color="auto"/>
      </w:divBdr>
    </w:div>
    <w:div w:id="1163856129">
      <w:marLeft w:val="480"/>
      <w:marRight w:val="0"/>
      <w:marTop w:val="0"/>
      <w:marBottom w:val="0"/>
      <w:divBdr>
        <w:top w:val="none" w:sz="0" w:space="0" w:color="auto"/>
        <w:left w:val="none" w:sz="0" w:space="0" w:color="auto"/>
        <w:bottom w:val="none" w:sz="0" w:space="0" w:color="auto"/>
        <w:right w:val="none" w:sz="0" w:space="0" w:color="auto"/>
      </w:divBdr>
    </w:div>
    <w:div w:id="1168400156">
      <w:marLeft w:val="480"/>
      <w:marRight w:val="0"/>
      <w:marTop w:val="0"/>
      <w:marBottom w:val="0"/>
      <w:divBdr>
        <w:top w:val="none" w:sz="0" w:space="0" w:color="auto"/>
        <w:left w:val="none" w:sz="0" w:space="0" w:color="auto"/>
        <w:bottom w:val="none" w:sz="0" w:space="0" w:color="auto"/>
        <w:right w:val="none" w:sz="0" w:space="0" w:color="auto"/>
      </w:divBdr>
    </w:div>
    <w:div w:id="1186600212">
      <w:marLeft w:val="480"/>
      <w:marRight w:val="0"/>
      <w:marTop w:val="0"/>
      <w:marBottom w:val="0"/>
      <w:divBdr>
        <w:top w:val="none" w:sz="0" w:space="0" w:color="auto"/>
        <w:left w:val="none" w:sz="0" w:space="0" w:color="auto"/>
        <w:bottom w:val="none" w:sz="0" w:space="0" w:color="auto"/>
        <w:right w:val="none" w:sz="0" w:space="0" w:color="auto"/>
      </w:divBdr>
    </w:div>
    <w:div w:id="1188443333">
      <w:marLeft w:val="480"/>
      <w:marRight w:val="0"/>
      <w:marTop w:val="0"/>
      <w:marBottom w:val="0"/>
      <w:divBdr>
        <w:top w:val="none" w:sz="0" w:space="0" w:color="auto"/>
        <w:left w:val="none" w:sz="0" w:space="0" w:color="auto"/>
        <w:bottom w:val="none" w:sz="0" w:space="0" w:color="auto"/>
        <w:right w:val="none" w:sz="0" w:space="0" w:color="auto"/>
      </w:divBdr>
    </w:div>
    <w:div w:id="1197081489">
      <w:marLeft w:val="480"/>
      <w:marRight w:val="0"/>
      <w:marTop w:val="0"/>
      <w:marBottom w:val="0"/>
      <w:divBdr>
        <w:top w:val="none" w:sz="0" w:space="0" w:color="auto"/>
        <w:left w:val="none" w:sz="0" w:space="0" w:color="auto"/>
        <w:bottom w:val="none" w:sz="0" w:space="0" w:color="auto"/>
        <w:right w:val="none" w:sz="0" w:space="0" w:color="auto"/>
      </w:divBdr>
    </w:div>
    <w:div w:id="1208838412">
      <w:marLeft w:val="480"/>
      <w:marRight w:val="0"/>
      <w:marTop w:val="0"/>
      <w:marBottom w:val="0"/>
      <w:divBdr>
        <w:top w:val="none" w:sz="0" w:space="0" w:color="auto"/>
        <w:left w:val="none" w:sz="0" w:space="0" w:color="auto"/>
        <w:bottom w:val="none" w:sz="0" w:space="0" w:color="auto"/>
        <w:right w:val="none" w:sz="0" w:space="0" w:color="auto"/>
      </w:divBdr>
    </w:div>
    <w:div w:id="1218054339">
      <w:marLeft w:val="480"/>
      <w:marRight w:val="0"/>
      <w:marTop w:val="0"/>
      <w:marBottom w:val="0"/>
      <w:divBdr>
        <w:top w:val="none" w:sz="0" w:space="0" w:color="auto"/>
        <w:left w:val="none" w:sz="0" w:space="0" w:color="auto"/>
        <w:bottom w:val="none" w:sz="0" w:space="0" w:color="auto"/>
        <w:right w:val="none" w:sz="0" w:space="0" w:color="auto"/>
      </w:divBdr>
    </w:div>
    <w:div w:id="1220018791">
      <w:marLeft w:val="480"/>
      <w:marRight w:val="0"/>
      <w:marTop w:val="0"/>
      <w:marBottom w:val="0"/>
      <w:divBdr>
        <w:top w:val="none" w:sz="0" w:space="0" w:color="auto"/>
        <w:left w:val="none" w:sz="0" w:space="0" w:color="auto"/>
        <w:bottom w:val="none" w:sz="0" w:space="0" w:color="auto"/>
        <w:right w:val="none" w:sz="0" w:space="0" w:color="auto"/>
      </w:divBdr>
    </w:div>
    <w:div w:id="1225137369">
      <w:marLeft w:val="480"/>
      <w:marRight w:val="0"/>
      <w:marTop w:val="0"/>
      <w:marBottom w:val="0"/>
      <w:divBdr>
        <w:top w:val="none" w:sz="0" w:space="0" w:color="auto"/>
        <w:left w:val="none" w:sz="0" w:space="0" w:color="auto"/>
        <w:bottom w:val="none" w:sz="0" w:space="0" w:color="auto"/>
        <w:right w:val="none" w:sz="0" w:space="0" w:color="auto"/>
      </w:divBdr>
    </w:div>
    <w:div w:id="1235703391">
      <w:marLeft w:val="480"/>
      <w:marRight w:val="0"/>
      <w:marTop w:val="0"/>
      <w:marBottom w:val="0"/>
      <w:divBdr>
        <w:top w:val="none" w:sz="0" w:space="0" w:color="auto"/>
        <w:left w:val="none" w:sz="0" w:space="0" w:color="auto"/>
        <w:bottom w:val="none" w:sz="0" w:space="0" w:color="auto"/>
        <w:right w:val="none" w:sz="0" w:space="0" w:color="auto"/>
      </w:divBdr>
    </w:div>
    <w:div w:id="1245797636">
      <w:marLeft w:val="480"/>
      <w:marRight w:val="0"/>
      <w:marTop w:val="0"/>
      <w:marBottom w:val="0"/>
      <w:divBdr>
        <w:top w:val="none" w:sz="0" w:space="0" w:color="auto"/>
        <w:left w:val="none" w:sz="0" w:space="0" w:color="auto"/>
        <w:bottom w:val="none" w:sz="0" w:space="0" w:color="auto"/>
        <w:right w:val="none" w:sz="0" w:space="0" w:color="auto"/>
      </w:divBdr>
    </w:div>
    <w:div w:id="1251309244">
      <w:marLeft w:val="480"/>
      <w:marRight w:val="0"/>
      <w:marTop w:val="0"/>
      <w:marBottom w:val="0"/>
      <w:divBdr>
        <w:top w:val="none" w:sz="0" w:space="0" w:color="auto"/>
        <w:left w:val="none" w:sz="0" w:space="0" w:color="auto"/>
        <w:bottom w:val="none" w:sz="0" w:space="0" w:color="auto"/>
        <w:right w:val="none" w:sz="0" w:space="0" w:color="auto"/>
      </w:divBdr>
    </w:div>
    <w:div w:id="1252424336">
      <w:marLeft w:val="480"/>
      <w:marRight w:val="0"/>
      <w:marTop w:val="0"/>
      <w:marBottom w:val="0"/>
      <w:divBdr>
        <w:top w:val="none" w:sz="0" w:space="0" w:color="auto"/>
        <w:left w:val="none" w:sz="0" w:space="0" w:color="auto"/>
        <w:bottom w:val="none" w:sz="0" w:space="0" w:color="auto"/>
        <w:right w:val="none" w:sz="0" w:space="0" w:color="auto"/>
      </w:divBdr>
    </w:div>
    <w:div w:id="1271352526">
      <w:marLeft w:val="480"/>
      <w:marRight w:val="0"/>
      <w:marTop w:val="0"/>
      <w:marBottom w:val="0"/>
      <w:divBdr>
        <w:top w:val="none" w:sz="0" w:space="0" w:color="auto"/>
        <w:left w:val="none" w:sz="0" w:space="0" w:color="auto"/>
        <w:bottom w:val="none" w:sz="0" w:space="0" w:color="auto"/>
        <w:right w:val="none" w:sz="0" w:space="0" w:color="auto"/>
      </w:divBdr>
    </w:div>
    <w:div w:id="1274434792">
      <w:marLeft w:val="480"/>
      <w:marRight w:val="0"/>
      <w:marTop w:val="0"/>
      <w:marBottom w:val="0"/>
      <w:divBdr>
        <w:top w:val="none" w:sz="0" w:space="0" w:color="auto"/>
        <w:left w:val="none" w:sz="0" w:space="0" w:color="auto"/>
        <w:bottom w:val="none" w:sz="0" w:space="0" w:color="auto"/>
        <w:right w:val="none" w:sz="0" w:space="0" w:color="auto"/>
      </w:divBdr>
    </w:div>
    <w:div w:id="1284188883">
      <w:marLeft w:val="480"/>
      <w:marRight w:val="0"/>
      <w:marTop w:val="0"/>
      <w:marBottom w:val="0"/>
      <w:divBdr>
        <w:top w:val="none" w:sz="0" w:space="0" w:color="auto"/>
        <w:left w:val="none" w:sz="0" w:space="0" w:color="auto"/>
        <w:bottom w:val="none" w:sz="0" w:space="0" w:color="auto"/>
        <w:right w:val="none" w:sz="0" w:space="0" w:color="auto"/>
      </w:divBdr>
    </w:div>
    <w:div w:id="1285119210">
      <w:marLeft w:val="480"/>
      <w:marRight w:val="0"/>
      <w:marTop w:val="0"/>
      <w:marBottom w:val="0"/>
      <w:divBdr>
        <w:top w:val="none" w:sz="0" w:space="0" w:color="auto"/>
        <w:left w:val="none" w:sz="0" w:space="0" w:color="auto"/>
        <w:bottom w:val="none" w:sz="0" w:space="0" w:color="auto"/>
        <w:right w:val="none" w:sz="0" w:space="0" w:color="auto"/>
      </w:divBdr>
    </w:div>
    <w:div w:id="1295718262">
      <w:marLeft w:val="480"/>
      <w:marRight w:val="0"/>
      <w:marTop w:val="0"/>
      <w:marBottom w:val="0"/>
      <w:divBdr>
        <w:top w:val="none" w:sz="0" w:space="0" w:color="auto"/>
        <w:left w:val="none" w:sz="0" w:space="0" w:color="auto"/>
        <w:bottom w:val="none" w:sz="0" w:space="0" w:color="auto"/>
        <w:right w:val="none" w:sz="0" w:space="0" w:color="auto"/>
      </w:divBdr>
    </w:div>
    <w:div w:id="1296447894">
      <w:marLeft w:val="480"/>
      <w:marRight w:val="0"/>
      <w:marTop w:val="0"/>
      <w:marBottom w:val="0"/>
      <w:divBdr>
        <w:top w:val="none" w:sz="0" w:space="0" w:color="auto"/>
        <w:left w:val="none" w:sz="0" w:space="0" w:color="auto"/>
        <w:bottom w:val="none" w:sz="0" w:space="0" w:color="auto"/>
        <w:right w:val="none" w:sz="0" w:space="0" w:color="auto"/>
      </w:divBdr>
    </w:div>
    <w:div w:id="1314290746">
      <w:marLeft w:val="480"/>
      <w:marRight w:val="0"/>
      <w:marTop w:val="0"/>
      <w:marBottom w:val="0"/>
      <w:divBdr>
        <w:top w:val="none" w:sz="0" w:space="0" w:color="auto"/>
        <w:left w:val="none" w:sz="0" w:space="0" w:color="auto"/>
        <w:bottom w:val="none" w:sz="0" w:space="0" w:color="auto"/>
        <w:right w:val="none" w:sz="0" w:space="0" w:color="auto"/>
      </w:divBdr>
    </w:div>
    <w:div w:id="1326862185">
      <w:marLeft w:val="480"/>
      <w:marRight w:val="0"/>
      <w:marTop w:val="0"/>
      <w:marBottom w:val="0"/>
      <w:divBdr>
        <w:top w:val="none" w:sz="0" w:space="0" w:color="auto"/>
        <w:left w:val="none" w:sz="0" w:space="0" w:color="auto"/>
        <w:bottom w:val="none" w:sz="0" w:space="0" w:color="auto"/>
        <w:right w:val="none" w:sz="0" w:space="0" w:color="auto"/>
      </w:divBdr>
    </w:div>
    <w:div w:id="1348484147">
      <w:marLeft w:val="480"/>
      <w:marRight w:val="0"/>
      <w:marTop w:val="0"/>
      <w:marBottom w:val="0"/>
      <w:divBdr>
        <w:top w:val="none" w:sz="0" w:space="0" w:color="auto"/>
        <w:left w:val="none" w:sz="0" w:space="0" w:color="auto"/>
        <w:bottom w:val="none" w:sz="0" w:space="0" w:color="auto"/>
        <w:right w:val="none" w:sz="0" w:space="0" w:color="auto"/>
      </w:divBdr>
    </w:div>
    <w:div w:id="1349675440">
      <w:marLeft w:val="480"/>
      <w:marRight w:val="0"/>
      <w:marTop w:val="0"/>
      <w:marBottom w:val="0"/>
      <w:divBdr>
        <w:top w:val="none" w:sz="0" w:space="0" w:color="auto"/>
        <w:left w:val="none" w:sz="0" w:space="0" w:color="auto"/>
        <w:bottom w:val="none" w:sz="0" w:space="0" w:color="auto"/>
        <w:right w:val="none" w:sz="0" w:space="0" w:color="auto"/>
      </w:divBdr>
    </w:div>
    <w:div w:id="1350718002">
      <w:marLeft w:val="480"/>
      <w:marRight w:val="0"/>
      <w:marTop w:val="0"/>
      <w:marBottom w:val="0"/>
      <w:divBdr>
        <w:top w:val="none" w:sz="0" w:space="0" w:color="auto"/>
        <w:left w:val="none" w:sz="0" w:space="0" w:color="auto"/>
        <w:bottom w:val="none" w:sz="0" w:space="0" w:color="auto"/>
        <w:right w:val="none" w:sz="0" w:space="0" w:color="auto"/>
      </w:divBdr>
    </w:div>
    <w:div w:id="1355307666">
      <w:marLeft w:val="480"/>
      <w:marRight w:val="0"/>
      <w:marTop w:val="0"/>
      <w:marBottom w:val="0"/>
      <w:divBdr>
        <w:top w:val="none" w:sz="0" w:space="0" w:color="auto"/>
        <w:left w:val="none" w:sz="0" w:space="0" w:color="auto"/>
        <w:bottom w:val="none" w:sz="0" w:space="0" w:color="auto"/>
        <w:right w:val="none" w:sz="0" w:space="0" w:color="auto"/>
      </w:divBdr>
    </w:div>
    <w:div w:id="1357586540">
      <w:marLeft w:val="480"/>
      <w:marRight w:val="0"/>
      <w:marTop w:val="0"/>
      <w:marBottom w:val="0"/>
      <w:divBdr>
        <w:top w:val="none" w:sz="0" w:space="0" w:color="auto"/>
        <w:left w:val="none" w:sz="0" w:space="0" w:color="auto"/>
        <w:bottom w:val="none" w:sz="0" w:space="0" w:color="auto"/>
        <w:right w:val="none" w:sz="0" w:space="0" w:color="auto"/>
      </w:divBdr>
    </w:div>
    <w:div w:id="1358430898">
      <w:marLeft w:val="480"/>
      <w:marRight w:val="0"/>
      <w:marTop w:val="0"/>
      <w:marBottom w:val="0"/>
      <w:divBdr>
        <w:top w:val="none" w:sz="0" w:space="0" w:color="auto"/>
        <w:left w:val="none" w:sz="0" w:space="0" w:color="auto"/>
        <w:bottom w:val="none" w:sz="0" w:space="0" w:color="auto"/>
        <w:right w:val="none" w:sz="0" w:space="0" w:color="auto"/>
      </w:divBdr>
    </w:div>
    <w:div w:id="1368599754">
      <w:marLeft w:val="480"/>
      <w:marRight w:val="0"/>
      <w:marTop w:val="0"/>
      <w:marBottom w:val="0"/>
      <w:divBdr>
        <w:top w:val="none" w:sz="0" w:space="0" w:color="auto"/>
        <w:left w:val="none" w:sz="0" w:space="0" w:color="auto"/>
        <w:bottom w:val="none" w:sz="0" w:space="0" w:color="auto"/>
        <w:right w:val="none" w:sz="0" w:space="0" w:color="auto"/>
      </w:divBdr>
    </w:div>
    <w:div w:id="1379473683">
      <w:marLeft w:val="480"/>
      <w:marRight w:val="0"/>
      <w:marTop w:val="0"/>
      <w:marBottom w:val="0"/>
      <w:divBdr>
        <w:top w:val="none" w:sz="0" w:space="0" w:color="auto"/>
        <w:left w:val="none" w:sz="0" w:space="0" w:color="auto"/>
        <w:bottom w:val="none" w:sz="0" w:space="0" w:color="auto"/>
        <w:right w:val="none" w:sz="0" w:space="0" w:color="auto"/>
      </w:divBdr>
    </w:div>
    <w:div w:id="1408571403">
      <w:marLeft w:val="480"/>
      <w:marRight w:val="0"/>
      <w:marTop w:val="0"/>
      <w:marBottom w:val="0"/>
      <w:divBdr>
        <w:top w:val="none" w:sz="0" w:space="0" w:color="auto"/>
        <w:left w:val="none" w:sz="0" w:space="0" w:color="auto"/>
        <w:bottom w:val="none" w:sz="0" w:space="0" w:color="auto"/>
        <w:right w:val="none" w:sz="0" w:space="0" w:color="auto"/>
      </w:divBdr>
    </w:div>
    <w:div w:id="1431005570">
      <w:marLeft w:val="480"/>
      <w:marRight w:val="0"/>
      <w:marTop w:val="0"/>
      <w:marBottom w:val="0"/>
      <w:divBdr>
        <w:top w:val="none" w:sz="0" w:space="0" w:color="auto"/>
        <w:left w:val="none" w:sz="0" w:space="0" w:color="auto"/>
        <w:bottom w:val="none" w:sz="0" w:space="0" w:color="auto"/>
        <w:right w:val="none" w:sz="0" w:space="0" w:color="auto"/>
      </w:divBdr>
    </w:div>
    <w:div w:id="1431395432">
      <w:marLeft w:val="480"/>
      <w:marRight w:val="0"/>
      <w:marTop w:val="0"/>
      <w:marBottom w:val="0"/>
      <w:divBdr>
        <w:top w:val="none" w:sz="0" w:space="0" w:color="auto"/>
        <w:left w:val="none" w:sz="0" w:space="0" w:color="auto"/>
        <w:bottom w:val="none" w:sz="0" w:space="0" w:color="auto"/>
        <w:right w:val="none" w:sz="0" w:space="0" w:color="auto"/>
      </w:divBdr>
    </w:div>
    <w:div w:id="1439905505">
      <w:marLeft w:val="480"/>
      <w:marRight w:val="0"/>
      <w:marTop w:val="0"/>
      <w:marBottom w:val="0"/>
      <w:divBdr>
        <w:top w:val="none" w:sz="0" w:space="0" w:color="auto"/>
        <w:left w:val="none" w:sz="0" w:space="0" w:color="auto"/>
        <w:bottom w:val="none" w:sz="0" w:space="0" w:color="auto"/>
        <w:right w:val="none" w:sz="0" w:space="0" w:color="auto"/>
      </w:divBdr>
    </w:div>
    <w:div w:id="1449812926">
      <w:marLeft w:val="480"/>
      <w:marRight w:val="0"/>
      <w:marTop w:val="0"/>
      <w:marBottom w:val="0"/>
      <w:divBdr>
        <w:top w:val="none" w:sz="0" w:space="0" w:color="auto"/>
        <w:left w:val="none" w:sz="0" w:space="0" w:color="auto"/>
        <w:bottom w:val="none" w:sz="0" w:space="0" w:color="auto"/>
        <w:right w:val="none" w:sz="0" w:space="0" w:color="auto"/>
      </w:divBdr>
    </w:div>
    <w:div w:id="1489243975">
      <w:marLeft w:val="480"/>
      <w:marRight w:val="0"/>
      <w:marTop w:val="0"/>
      <w:marBottom w:val="0"/>
      <w:divBdr>
        <w:top w:val="none" w:sz="0" w:space="0" w:color="auto"/>
        <w:left w:val="none" w:sz="0" w:space="0" w:color="auto"/>
        <w:bottom w:val="none" w:sz="0" w:space="0" w:color="auto"/>
        <w:right w:val="none" w:sz="0" w:space="0" w:color="auto"/>
      </w:divBdr>
    </w:div>
    <w:div w:id="1504934123">
      <w:marLeft w:val="480"/>
      <w:marRight w:val="0"/>
      <w:marTop w:val="0"/>
      <w:marBottom w:val="0"/>
      <w:divBdr>
        <w:top w:val="none" w:sz="0" w:space="0" w:color="auto"/>
        <w:left w:val="none" w:sz="0" w:space="0" w:color="auto"/>
        <w:bottom w:val="none" w:sz="0" w:space="0" w:color="auto"/>
        <w:right w:val="none" w:sz="0" w:space="0" w:color="auto"/>
      </w:divBdr>
    </w:div>
    <w:div w:id="1526401805">
      <w:marLeft w:val="480"/>
      <w:marRight w:val="0"/>
      <w:marTop w:val="0"/>
      <w:marBottom w:val="0"/>
      <w:divBdr>
        <w:top w:val="none" w:sz="0" w:space="0" w:color="auto"/>
        <w:left w:val="none" w:sz="0" w:space="0" w:color="auto"/>
        <w:bottom w:val="none" w:sz="0" w:space="0" w:color="auto"/>
        <w:right w:val="none" w:sz="0" w:space="0" w:color="auto"/>
      </w:divBdr>
    </w:div>
    <w:div w:id="1541941359">
      <w:marLeft w:val="480"/>
      <w:marRight w:val="0"/>
      <w:marTop w:val="0"/>
      <w:marBottom w:val="0"/>
      <w:divBdr>
        <w:top w:val="none" w:sz="0" w:space="0" w:color="auto"/>
        <w:left w:val="none" w:sz="0" w:space="0" w:color="auto"/>
        <w:bottom w:val="none" w:sz="0" w:space="0" w:color="auto"/>
        <w:right w:val="none" w:sz="0" w:space="0" w:color="auto"/>
      </w:divBdr>
    </w:div>
    <w:div w:id="1551261217">
      <w:marLeft w:val="480"/>
      <w:marRight w:val="0"/>
      <w:marTop w:val="0"/>
      <w:marBottom w:val="0"/>
      <w:divBdr>
        <w:top w:val="none" w:sz="0" w:space="0" w:color="auto"/>
        <w:left w:val="none" w:sz="0" w:space="0" w:color="auto"/>
        <w:bottom w:val="none" w:sz="0" w:space="0" w:color="auto"/>
        <w:right w:val="none" w:sz="0" w:space="0" w:color="auto"/>
      </w:divBdr>
    </w:div>
    <w:div w:id="1583415567">
      <w:marLeft w:val="480"/>
      <w:marRight w:val="0"/>
      <w:marTop w:val="0"/>
      <w:marBottom w:val="0"/>
      <w:divBdr>
        <w:top w:val="none" w:sz="0" w:space="0" w:color="auto"/>
        <w:left w:val="none" w:sz="0" w:space="0" w:color="auto"/>
        <w:bottom w:val="none" w:sz="0" w:space="0" w:color="auto"/>
        <w:right w:val="none" w:sz="0" w:space="0" w:color="auto"/>
      </w:divBdr>
    </w:div>
    <w:div w:id="1595091439">
      <w:marLeft w:val="480"/>
      <w:marRight w:val="0"/>
      <w:marTop w:val="0"/>
      <w:marBottom w:val="0"/>
      <w:divBdr>
        <w:top w:val="none" w:sz="0" w:space="0" w:color="auto"/>
        <w:left w:val="none" w:sz="0" w:space="0" w:color="auto"/>
        <w:bottom w:val="none" w:sz="0" w:space="0" w:color="auto"/>
        <w:right w:val="none" w:sz="0" w:space="0" w:color="auto"/>
      </w:divBdr>
    </w:div>
    <w:div w:id="1600601633">
      <w:marLeft w:val="480"/>
      <w:marRight w:val="0"/>
      <w:marTop w:val="0"/>
      <w:marBottom w:val="0"/>
      <w:divBdr>
        <w:top w:val="none" w:sz="0" w:space="0" w:color="auto"/>
        <w:left w:val="none" w:sz="0" w:space="0" w:color="auto"/>
        <w:bottom w:val="none" w:sz="0" w:space="0" w:color="auto"/>
        <w:right w:val="none" w:sz="0" w:space="0" w:color="auto"/>
      </w:divBdr>
    </w:div>
    <w:div w:id="1601793999">
      <w:marLeft w:val="480"/>
      <w:marRight w:val="0"/>
      <w:marTop w:val="0"/>
      <w:marBottom w:val="0"/>
      <w:divBdr>
        <w:top w:val="none" w:sz="0" w:space="0" w:color="auto"/>
        <w:left w:val="none" w:sz="0" w:space="0" w:color="auto"/>
        <w:bottom w:val="none" w:sz="0" w:space="0" w:color="auto"/>
        <w:right w:val="none" w:sz="0" w:space="0" w:color="auto"/>
      </w:divBdr>
    </w:div>
    <w:div w:id="1642417622">
      <w:marLeft w:val="480"/>
      <w:marRight w:val="0"/>
      <w:marTop w:val="0"/>
      <w:marBottom w:val="0"/>
      <w:divBdr>
        <w:top w:val="none" w:sz="0" w:space="0" w:color="auto"/>
        <w:left w:val="none" w:sz="0" w:space="0" w:color="auto"/>
        <w:bottom w:val="none" w:sz="0" w:space="0" w:color="auto"/>
        <w:right w:val="none" w:sz="0" w:space="0" w:color="auto"/>
      </w:divBdr>
    </w:div>
    <w:div w:id="1663393353">
      <w:marLeft w:val="480"/>
      <w:marRight w:val="0"/>
      <w:marTop w:val="0"/>
      <w:marBottom w:val="0"/>
      <w:divBdr>
        <w:top w:val="none" w:sz="0" w:space="0" w:color="auto"/>
        <w:left w:val="none" w:sz="0" w:space="0" w:color="auto"/>
        <w:bottom w:val="none" w:sz="0" w:space="0" w:color="auto"/>
        <w:right w:val="none" w:sz="0" w:space="0" w:color="auto"/>
      </w:divBdr>
    </w:div>
    <w:div w:id="1685477955">
      <w:marLeft w:val="480"/>
      <w:marRight w:val="0"/>
      <w:marTop w:val="0"/>
      <w:marBottom w:val="0"/>
      <w:divBdr>
        <w:top w:val="none" w:sz="0" w:space="0" w:color="auto"/>
        <w:left w:val="none" w:sz="0" w:space="0" w:color="auto"/>
        <w:bottom w:val="none" w:sz="0" w:space="0" w:color="auto"/>
        <w:right w:val="none" w:sz="0" w:space="0" w:color="auto"/>
      </w:divBdr>
    </w:div>
    <w:div w:id="1692486646">
      <w:marLeft w:val="480"/>
      <w:marRight w:val="0"/>
      <w:marTop w:val="0"/>
      <w:marBottom w:val="0"/>
      <w:divBdr>
        <w:top w:val="none" w:sz="0" w:space="0" w:color="auto"/>
        <w:left w:val="none" w:sz="0" w:space="0" w:color="auto"/>
        <w:bottom w:val="none" w:sz="0" w:space="0" w:color="auto"/>
        <w:right w:val="none" w:sz="0" w:space="0" w:color="auto"/>
      </w:divBdr>
    </w:div>
    <w:div w:id="1696685914">
      <w:marLeft w:val="480"/>
      <w:marRight w:val="0"/>
      <w:marTop w:val="0"/>
      <w:marBottom w:val="0"/>
      <w:divBdr>
        <w:top w:val="none" w:sz="0" w:space="0" w:color="auto"/>
        <w:left w:val="none" w:sz="0" w:space="0" w:color="auto"/>
        <w:bottom w:val="none" w:sz="0" w:space="0" w:color="auto"/>
        <w:right w:val="none" w:sz="0" w:space="0" w:color="auto"/>
      </w:divBdr>
    </w:div>
    <w:div w:id="1703482350">
      <w:marLeft w:val="480"/>
      <w:marRight w:val="0"/>
      <w:marTop w:val="0"/>
      <w:marBottom w:val="0"/>
      <w:divBdr>
        <w:top w:val="none" w:sz="0" w:space="0" w:color="auto"/>
        <w:left w:val="none" w:sz="0" w:space="0" w:color="auto"/>
        <w:bottom w:val="none" w:sz="0" w:space="0" w:color="auto"/>
        <w:right w:val="none" w:sz="0" w:space="0" w:color="auto"/>
      </w:divBdr>
    </w:div>
    <w:div w:id="1711538893">
      <w:marLeft w:val="480"/>
      <w:marRight w:val="0"/>
      <w:marTop w:val="0"/>
      <w:marBottom w:val="0"/>
      <w:divBdr>
        <w:top w:val="none" w:sz="0" w:space="0" w:color="auto"/>
        <w:left w:val="none" w:sz="0" w:space="0" w:color="auto"/>
        <w:bottom w:val="none" w:sz="0" w:space="0" w:color="auto"/>
        <w:right w:val="none" w:sz="0" w:space="0" w:color="auto"/>
      </w:divBdr>
    </w:div>
    <w:div w:id="1724713835">
      <w:marLeft w:val="480"/>
      <w:marRight w:val="0"/>
      <w:marTop w:val="0"/>
      <w:marBottom w:val="0"/>
      <w:divBdr>
        <w:top w:val="none" w:sz="0" w:space="0" w:color="auto"/>
        <w:left w:val="none" w:sz="0" w:space="0" w:color="auto"/>
        <w:bottom w:val="none" w:sz="0" w:space="0" w:color="auto"/>
        <w:right w:val="none" w:sz="0" w:space="0" w:color="auto"/>
      </w:divBdr>
    </w:div>
    <w:div w:id="1731613529">
      <w:marLeft w:val="480"/>
      <w:marRight w:val="0"/>
      <w:marTop w:val="0"/>
      <w:marBottom w:val="0"/>
      <w:divBdr>
        <w:top w:val="none" w:sz="0" w:space="0" w:color="auto"/>
        <w:left w:val="none" w:sz="0" w:space="0" w:color="auto"/>
        <w:bottom w:val="none" w:sz="0" w:space="0" w:color="auto"/>
        <w:right w:val="none" w:sz="0" w:space="0" w:color="auto"/>
      </w:divBdr>
    </w:div>
    <w:div w:id="1732577336">
      <w:marLeft w:val="480"/>
      <w:marRight w:val="0"/>
      <w:marTop w:val="0"/>
      <w:marBottom w:val="0"/>
      <w:divBdr>
        <w:top w:val="none" w:sz="0" w:space="0" w:color="auto"/>
        <w:left w:val="none" w:sz="0" w:space="0" w:color="auto"/>
        <w:bottom w:val="none" w:sz="0" w:space="0" w:color="auto"/>
        <w:right w:val="none" w:sz="0" w:space="0" w:color="auto"/>
      </w:divBdr>
    </w:div>
    <w:div w:id="1740010261">
      <w:marLeft w:val="480"/>
      <w:marRight w:val="0"/>
      <w:marTop w:val="0"/>
      <w:marBottom w:val="0"/>
      <w:divBdr>
        <w:top w:val="none" w:sz="0" w:space="0" w:color="auto"/>
        <w:left w:val="none" w:sz="0" w:space="0" w:color="auto"/>
        <w:bottom w:val="none" w:sz="0" w:space="0" w:color="auto"/>
        <w:right w:val="none" w:sz="0" w:space="0" w:color="auto"/>
      </w:divBdr>
    </w:div>
    <w:div w:id="1762021071">
      <w:marLeft w:val="480"/>
      <w:marRight w:val="0"/>
      <w:marTop w:val="0"/>
      <w:marBottom w:val="0"/>
      <w:divBdr>
        <w:top w:val="none" w:sz="0" w:space="0" w:color="auto"/>
        <w:left w:val="none" w:sz="0" w:space="0" w:color="auto"/>
        <w:bottom w:val="none" w:sz="0" w:space="0" w:color="auto"/>
        <w:right w:val="none" w:sz="0" w:space="0" w:color="auto"/>
      </w:divBdr>
    </w:div>
    <w:div w:id="1765766522">
      <w:marLeft w:val="480"/>
      <w:marRight w:val="0"/>
      <w:marTop w:val="0"/>
      <w:marBottom w:val="0"/>
      <w:divBdr>
        <w:top w:val="none" w:sz="0" w:space="0" w:color="auto"/>
        <w:left w:val="none" w:sz="0" w:space="0" w:color="auto"/>
        <w:bottom w:val="none" w:sz="0" w:space="0" w:color="auto"/>
        <w:right w:val="none" w:sz="0" w:space="0" w:color="auto"/>
      </w:divBdr>
    </w:div>
    <w:div w:id="1773747379">
      <w:marLeft w:val="480"/>
      <w:marRight w:val="0"/>
      <w:marTop w:val="0"/>
      <w:marBottom w:val="0"/>
      <w:divBdr>
        <w:top w:val="none" w:sz="0" w:space="0" w:color="auto"/>
        <w:left w:val="none" w:sz="0" w:space="0" w:color="auto"/>
        <w:bottom w:val="none" w:sz="0" w:space="0" w:color="auto"/>
        <w:right w:val="none" w:sz="0" w:space="0" w:color="auto"/>
      </w:divBdr>
    </w:div>
    <w:div w:id="1783305812">
      <w:marLeft w:val="480"/>
      <w:marRight w:val="0"/>
      <w:marTop w:val="0"/>
      <w:marBottom w:val="0"/>
      <w:divBdr>
        <w:top w:val="none" w:sz="0" w:space="0" w:color="auto"/>
        <w:left w:val="none" w:sz="0" w:space="0" w:color="auto"/>
        <w:bottom w:val="none" w:sz="0" w:space="0" w:color="auto"/>
        <w:right w:val="none" w:sz="0" w:space="0" w:color="auto"/>
      </w:divBdr>
    </w:div>
    <w:div w:id="1792285881">
      <w:marLeft w:val="480"/>
      <w:marRight w:val="0"/>
      <w:marTop w:val="0"/>
      <w:marBottom w:val="0"/>
      <w:divBdr>
        <w:top w:val="none" w:sz="0" w:space="0" w:color="auto"/>
        <w:left w:val="none" w:sz="0" w:space="0" w:color="auto"/>
        <w:bottom w:val="none" w:sz="0" w:space="0" w:color="auto"/>
        <w:right w:val="none" w:sz="0" w:space="0" w:color="auto"/>
      </w:divBdr>
    </w:div>
    <w:div w:id="1806393293">
      <w:marLeft w:val="480"/>
      <w:marRight w:val="0"/>
      <w:marTop w:val="0"/>
      <w:marBottom w:val="0"/>
      <w:divBdr>
        <w:top w:val="none" w:sz="0" w:space="0" w:color="auto"/>
        <w:left w:val="none" w:sz="0" w:space="0" w:color="auto"/>
        <w:bottom w:val="none" w:sz="0" w:space="0" w:color="auto"/>
        <w:right w:val="none" w:sz="0" w:space="0" w:color="auto"/>
      </w:divBdr>
    </w:div>
    <w:div w:id="1806504207">
      <w:marLeft w:val="480"/>
      <w:marRight w:val="0"/>
      <w:marTop w:val="0"/>
      <w:marBottom w:val="0"/>
      <w:divBdr>
        <w:top w:val="none" w:sz="0" w:space="0" w:color="auto"/>
        <w:left w:val="none" w:sz="0" w:space="0" w:color="auto"/>
        <w:bottom w:val="none" w:sz="0" w:space="0" w:color="auto"/>
        <w:right w:val="none" w:sz="0" w:space="0" w:color="auto"/>
      </w:divBdr>
    </w:div>
    <w:div w:id="1822885778">
      <w:marLeft w:val="480"/>
      <w:marRight w:val="0"/>
      <w:marTop w:val="0"/>
      <w:marBottom w:val="0"/>
      <w:divBdr>
        <w:top w:val="none" w:sz="0" w:space="0" w:color="auto"/>
        <w:left w:val="none" w:sz="0" w:space="0" w:color="auto"/>
        <w:bottom w:val="none" w:sz="0" w:space="0" w:color="auto"/>
        <w:right w:val="none" w:sz="0" w:space="0" w:color="auto"/>
      </w:divBdr>
    </w:div>
    <w:div w:id="1831867867">
      <w:marLeft w:val="480"/>
      <w:marRight w:val="0"/>
      <w:marTop w:val="0"/>
      <w:marBottom w:val="0"/>
      <w:divBdr>
        <w:top w:val="none" w:sz="0" w:space="0" w:color="auto"/>
        <w:left w:val="none" w:sz="0" w:space="0" w:color="auto"/>
        <w:bottom w:val="none" w:sz="0" w:space="0" w:color="auto"/>
        <w:right w:val="none" w:sz="0" w:space="0" w:color="auto"/>
      </w:divBdr>
    </w:div>
    <w:div w:id="1832988202">
      <w:marLeft w:val="480"/>
      <w:marRight w:val="0"/>
      <w:marTop w:val="0"/>
      <w:marBottom w:val="0"/>
      <w:divBdr>
        <w:top w:val="none" w:sz="0" w:space="0" w:color="auto"/>
        <w:left w:val="none" w:sz="0" w:space="0" w:color="auto"/>
        <w:bottom w:val="none" w:sz="0" w:space="0" w:color="auto"/>
        <w:right w:val="none" w:sz="0" w:space="0" w:color="auto"/>
      </w:divBdr>
    </w:div>
    <w:div w:id="1833645900">
      <w:marLeft w:val="480"/>
      <w:marRight w:val="0"/>
      <w:marTop w:val="0"/>
      <w:marBottom w:val="0"/>
      <w:divBdr>
        <w:top w:val="none" w:sz="0" w:space="0" w:color="auto"/>
        <w:left w:val="none" w:sz="0" w:space="0" w:color="auto"/>
        <w:bottom w:val="none" w:sz="0" w:space="0" w:color="auto"/>
        <w:right w:val="none" w:sz="0" w:space="0" w:color="auto"/>
      </w:divBdr>
    </w:div>
    <w:div w:id="1838760916">
      <w:marLeft w:val="480"/>
      <w:marRight w:val="0"/>
      <w:marTop w:val="0"/>
      <w:marBottom w:val="0"/>
      <w:divBdr>
        <w:top w:val="none" w:sz="0" w:space="0" w:color="auto"/>
        <w:left w:val="none" w:sz="0" w:space="0" w:color="auto"/>
        <w:bottom w:val="none" w:sz="0" w:space="0" w:color="auto"/>
        <w:right w:val="none" w:sz="0" w:space="0" w:color="auto"/>
      </w:divBdr>
    </w:div>
    <w:div w:id="1842888232">
      <w:marLeft w:val="480"/>
      <w:marRight w:val="0"/>
      <w:marTop w:val="0"/>
      <w:marBottom w:val="0"/>
      <w:divBdr>
        <w:top w:val="none" w:sz="0" w:space="0" w:color="auto"/>
        <w:left w:val="none" w:sz="0" w:space="0" w:color="auto"/>
        <w:bottom w:val="none" w:sz="0" w:space="0" w:color="auto"/>
        <w:right w:val="none" w:sz="0" w:space="0" w:color="auto"/>
      </w:divBdr>
    </w:div>
    <w:div w:id="1862159436">
      <w:marLeft w:val="480"/>
      <w:marRight w:val="0"/>
      <w:marTop w:val="0"/>
      <w:marBottom w:val="0"/>
      <w:divBdr>
        <w:top w:val="none" w:sz="0" w:space="0" w:color="auto"/>
        <w:left w:val="none" w:sz="0" w:space="0" w:color="auto"/>
        <w:bottom w:val="none" w:sz="0" w:space="0" w:color="auto"/>
        <w:right w:val="none" w:sz="0" w:space="0" w:color="auto"/>
      </w:divBdr>
    </w:div>
    <w:div w:id="1869102467">
      <w:marLeft w:val="480"/>
      <w:marRight w:val="0"/>
      <w:marTop w:val="0"/>
      <w:marBottom w:val="0"/>
      <w:divBdr>
        <w:top w:val="none" w:sz="0" w:space="0" w:color="auto"/>
        <w:left w:val="none" w:sz="0" w:space="0" w:color="auto"/>
        <w:bottom w:val="none" w:sz="0" w:space="0" w:color="auto"/>
        <w:right w:val="none" w:sz="0" w:space="0" w:color="auto"/>
      </w:divBdr>
    </w:div>
    <w:div w:id="1899584628">
      <w:marLeft w:val="480"/>
      <w:marRight w:val="0"/>
      <w:marTop w:val="0"/>
      <w:marBottom w:val="0"/>
      <w:divBdr>
        <w:top w:val="none" w:sz="0" w:space="0" w:color="auto"/>
        <w:left w:val="none" w:sz="0" w:space="0" w:color="auto"/>
        <w:bottom w:val="none" w:sz="0" w:space="0" w:color="auto"/>
        <w:right w:val="none" w:sz="0" w:space="0" w:color="auto"/>
      </w:divBdr>
    </w:div>
    <w:div w:id="1987929057">
      <w:marLeft w:val="480"/>
      <w:marRight w:val="0"/>
      <w:marTop w:val="0"/>
      <w:marBottom w:val="0"/>
      <w:divBdr>
        <w:top w:val="none" w:sz="0" w:space="0" w:color="auto"/>
        <w:left w:val="none" w:sz="0" w:space="0" w:color="auto"/>
        <w:bottom w:val="none" w:sz="0" w:space="0" w:color="auto"/>
        <w:right w:val="none" w:sz="0" w:space="0" w:color="auto"/>
      </w:divBdr>
    </w:div>
    <w:div w:id="1996373769">
      <w:marLeft w:val="480"/>
      <w:marRight w:val="0"/>
      <w:marTop w:val="0"/>
      <w:marBottom w:val="0"/>
      <w:divBdr>
        <w:top w:val="none" w:sz="0" w:space="0" w:color="auto"/>
        <w:left w:val="none" w:sz="0" w:space="0" w:color="auto"/>
        <w:bottom w:val="none" w:sz="0" w:space="0" w:color="auto"/>
        <w:right w:val="none" w:sz="0" w:space="0" w:color="auto"/>
      </w:divBdr>
    </w:div>
    <w:div w:id="2018262997">
      <w:marLeft w:val="480"/>
      <w:marRight w:val="0"/>
      <w:marTop w:val="0"/>
      <w:marBottom w:val="0"/>
      <w:divBdr>
        <w:top w:val="none" w:sz="0" w:space="0" w:color="auto"/>
        <w:left w:val="none" w:sz="0" w:space="0" w:color="auto"/>
        <w:bottom w:val="none" w:sz="0" w:space="0" w:color="auto"/>
        <w:right w:val="none" w:sz="0" w:space="0" w:color="auto"/>
      </w:divBdr>
    </w:div>
    <w:div w:id="2026782068">
      <w:marLeft w:val="480"/>
      <w:marRight w:val="0"/>
      <w:marTop w:val="0"/>
      <w:marBottom w:val="0"/>
      <w:divBdr>
        <w:top w:val="none" w:sz="0" w:space="0" w:color="auto"/>
        <w:left w:val="none" w:sz="0" w:space="0" w:color="auto"/>
        <w:bottom w:val="none" w:sz="0" w:space="0" w:color="auto"/>
        <w:right w:val="none" w:sz="0" w:space="0" w:color="auto"/>
      </w:divBdr>
    </w:div>
    <w:div w:id="2027291378">
      <w:marLeft w:val="480"/>
      <w:marRight w:val="0"/>
      <w:marTop w:val="0"/>
      <w:marBottom w:val="0"/>
      <w:divBdr>
        <w:top w:val="none" w:sz="0" w:space="0" w:color="auto"/>
        <w:left w:val="none" w:sz="0" w:space="0" w:color="auto"/>
        <w:bottom w:val="none" w:sz="0" w:space="0" w:color="auto"/>
        <w:right w:val="none" w:sz="0" w:space="0" w:color="auto"/>
      </w:divBdr>
    </w:div>
    <w:div w:id="2031758068">
      <w:marLeft w:val="480"/>
      <w:marRight w:val="0"/>
      <w:marTop w:val="0"/>
      <w:marBottom w:val="0"/>
      <w:divBdr>
        <w:top w:val="none" w:sz="0" w:space="0" w:color="auto"/>
        <w:left w:val="none" w:sz="0" w:space="0" w:color="auto"/>
        <w:bottom w:val="none" w:sz="0" w:space="0" w:color="auto"/>
        <w:right w:val="none" w:sz="0" w:space="0" w:color="auto"/>
      </w:divBdr>
    </w:div>
    <w:div w:id="2043894941">
      <w:marLeft w:val="480"/>
      <w:marRight w:val="0"/>
      <w:marTop w:val="0"/>
      <w:marBottom w:val="0"/>
      <w:divBdr>
        <w:top w:val="none" w:sz="0" w:space="0" w:color="auto"/>
        <w:left w:val="none" w:sz="0" w:space="0" w:color="auto"/>
        <w:bottom w:val="none" w:sz="0" w:space="0" w:color="auto"/>
        <w:right w:val="none" w:sz="0" w:space="0" w:color="auto"/>
      </w:divBdr>
    </w:div>
    <w:div w:id="2053966410">
      <w:marLeft w:val="480"/>
      <w:marRight w:val="0"/>
      <w:marTop w:val="0"/>
      <w:marBottom w:val="0"/>
      <w:divBdr>
        <w:top w:val="none" w:sz="0" w:space="0" w:color="auto"/>
        <w:left w:val="none" w:sz="0" w:space="0" w:color="auto"/>
        <w:bottom w:val="none" w:sz="0" w:space="0" w:color="auto"/>
        <w:right w:val="none" w:sz="0" w:space="0" w:color="auto"/>
      </w:divBdr>
    </w:div>
    <w:div w:id="2067873725">
      <w:marLeft w:val="480"/>
      <w:marRight w:val="0"/>
      <w:marTop w:val="0"/>
      <w:marBottom w:val="0"/>
      <w:divBdr>
        <w:top w:val="none" w:sz="0" w:space="0" w:color="auto"/>
        <w:left w:val="none" w:sz="0" w:space="0" w:color="auto"/>
        <w:bottom w:val="none" w:sz="0" w:space="0" w:color="auto"/>
        <w:right w:val="none" w:sz="0" w:space="0" w:color="auto"/>
      </w:divBdr>
    </w:div>
    <w:div w:id="2071801462">
      <w:marLeft w:val="480"/>
      <w:marRight w:val="0"/>
      <w:marTop w:val="0"/>
      <w:marBottom w:val="0"/>
      <w:divBdr>
        <w:top w:val="none" w:sz="0" w:space="0" w:color="auto"/>
        <w:left w:val="none" w:sz="0" w:space="0" w:color="auto"/>
        <w:bottom w:val="none" w:sz="0" w:space="0" w:color="auto"/>
        <w:right w:val="none" w:sz="0" w:space="0" w:color="auto"/>
      </w:divBdr>
    </w:div>
    <w:div w:id="2072607683">
      <w:marLeft w:val="480"/>
      <w:marRight w:val="0"/>
      <w:marTop w:val="0"/>
      <w:marBottom w:val="0"/>
      <w:divBdr>
        <w:top w:val="none" w:sz="0" w:space="0" w:color="auto"/>
        <w:left w:val="none" w:sz="0" w:space="0" w:color="auto"/>
        <w:bottom w:val="none" w:sz="0" w:space="0" w:color="auto"/>
        <w:right w:val="none" w:sz="0" w:space="0" w:color="auto"/>
      </w:divBdr>
    </w:div>
    <w:div w:id="2082824236">
      <w:marLeft w:val="480"/>
      <w:marRight w:val="0"/>
      <w:marTop w:val="0"/>
      <w:marBottom w:val="0"/>
      <w:divBdr>
        <w:top w:val="none" w:sz="0" w:space="0" w:color="auto"/>
        <w:left w:val="none" w:sz="0" w:space="0" w:color="auto"/>
        <w:bottom w:val="none" w:sz="0" w:space="0" w:color="auto"/>
        <w:right w:val="none" w:sz="0" w:space="0" w:color="auto"/>
      </w:divBdr>
    </w:div>
    <w:div w:id="2104957263">
      <w:marLeft w:val="480"/>
      <w:marRight w:val="0"/>
      <w:marTop w:val="0"/>
      <w:marBottom w:val="0"/>
      <w:divBdr>
        <w:top w:val="none" w:sz="0" w:space="0" w:color="auto"/>
        <w:left w:val="none" w:sz="0" w:space="0" w:color="auto"/>
        <w:bottom w:val="none" w:sz="0" w:space="0" w:color="auto"/>
        <w:right w:val="none" w:sz="0" w:space="0" w:color="auto"/>
      </w:divBdr>
    </w:div>
    <w:div w:id="2132358134">
      <w:marLeft w:val="480"/>
      <w:marRight w:val="0"/>
      <w:marTop w:val="0"/>
      <w:marBottom w:val="0"/>
      <w:divBdr>
        <w:top w:val="none" w:sz="0" w:space="0" w:color="auto"/>
        <w:left w:val="none" w:sz="0" w:space="0" w:color="auto"/>
        <w:bottom w:val="none" w:sz="0" w:space="0" w:color="auto"/>
        <w:right w:val="none" w:sz="0" w:space="0" w:color="auto"/>
      </w:divBdr>
    </w:div>
    <w:div w:id="213733352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Nikit357/ComboBatch" TargetMode="External"/><Relationship Id="rId7" Type="http://schemas.openxmlformats.org/officeDocument/2006/relationships/endnotes" Target="endnotes.xml"/><Relationship Id="rId12" Type="http://schemas.openxmlformats.org/officeDocument/2006/relationships/hyperlink" Target="https://github.com/Nikit357/FL_harmonization/tree/main/harmonization-metrics" TargetMode="Externa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Nikit357/FL_harmoniz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ikit357/FL_harmonization/tree/main/harmonization-script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Nikit357/Shambhala2_faste" TargetMode="External"/><Relationship Id="rId28" Type="http://schemas.openxmlformats.org/officeDocument/2006/relationships/theme" Target="theme/theme1.xml"/><Relationship Id="rId10" Type="http://schemas.openxmlformats.org/officeDocument/2006/relationships/hyperlink" Target="https://github.com/Nikit357/Shambhala2_fast" TargetMode="External"/><Relationship Id="rId19" Type="http://schemas.openxmlformats.org/officeDocument/2006/relationships/hyperlink" Target="https://github.com/Nikit357/FL_harmonization/tree/main/harmonization-scripts" TargetMode="External"/><Relationship Id="rId4" Type="http://schemas.openxmlformats.org/officeDocument/2006/relationships/settings" Target="settings.xml"/><Relationship Id="rId9" Type="http://schemas.openxmlformats.org/officeDocument/2006/relationships/hyperlink" Target="https://github.com/Nikit357/ComboBatch" TargetMode="External"/><Relationship Id="rId14" Type="http://schemas.openxmlformats.org/officeDocument/2006/relationships/image" Target="media/image3.png"/><Relationship Id="rId22" Type="http://schemas.openxmlformats.org/officeDocument/2006/relationships/hyperlink" Target="https://github.com/Nikit357/FL_harmonization/Extended_metrics_comparison.md"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968CC5-D4A0-F643-94D0-773C05004BDC}"/>
      </w:docPartPr>
      <w:docPartBody>
        <w:p w:rsidR="00093EBA" w:rsidRDefault="002441CB">
          <w:r w:rsidRPr="006B4FE5">
            <w:rPr>
              <w:rStyle w:val="PlaceholderText"/>
            </w:rPr>
            <w:t>Click or tap here to enter text.</w:t>
          </w:r>
        </w:p>
      </w:docPartBody>
    </w:docPart>
    <w:docPart>
      <w:docPartPr>
        <w:name w:val="F03267E68887724F8937D916E9381AB1"/>
        <w:category>
          <w:name w:val="General"/>
          <w:gallery w:val="placeholder"/>
        </w:category>
        <w:types>
          <w:type w:val="bbPlcHdr"/>
        </w:types>
        <w:behaviors>
          <w:behavior w:val="content"/>
        </w:behaviors>
        <w:guid w:val="{55F296BF-35B9-0841-9C82-A25A27C6B254}"/>
      </w:docPartPr>
      <w:docPartBody>
        <w:p w:rsidR="00557C35" w:rsidRDefault="007A2F70" w:rsidP="007A2F70">
          <w:pPr>
            <w:pStyle w:val="F03267E68887724F8937D916E9381AB1"/>
          </w:pPr>
          <w:r w:rsidRPr="006B4FE5">
            <w:rPr>
              <w:rStyle w:val="PlaceholderText"/>
            </w:rPr>
            <w:t>Click or tap here to enter text.</w:t>
          </w:r>
        </w:p>
      </w:docPartBody>
    </w:docPart>
    <w:docPart>
      <w:docPartPr>
        <w:name w:val="62AA10EB4C83C245BB51F90C63169E62"/>
        <w:category>
          <w:name w:val="General"/>
          <w:gallery w:val="placeholder"/>
        </w:category>
        <w:types>
          <w:type w:val="bbPlcHdr"/>
        </w:types>
        <w:behaviors>
          <w:behavior w:val="content"/>
        </w:behaviors>
        <w:guid w:val="{3E727D71-E69B-6047-99F8-E837FF5DD374}"/>
      </w:docPartPr>
      <w:docPartBody>
        <w:p w:rsidR="00DA0F10" w:rsidRDefault="00492B00" w:rsidP="00492B00">
          <w:pPr>
            <w:pStyle w:val="62AA10EB4C83C245BB51F90C63169E62"/>
          </w:pPr>
          <w:r w:rsidRPr="006B4FE5">
            <w:rPr>
              <w:rStyle w:val="PlaceholderText"/>
            </w:rPr>
            <w:t>Click or tap here to enter text.</w:t>
          </w:r>
        </w:p>
      </w:docPartBody>
    </w:docPart>
    <w:docPart>
      <w:docPartPr>
        <w:name w:val="94F6BE1B57EEEA4493E2AB5F7B686ED0"/>
        <w:category>
          <w:name w:val="General"/>
          <w:gallery w:val="placeholder"/>
        </w:category>
        <w:types>
          <w:type w:val="bbPlcHdr"/>
        </w:types>
        <w:behaviors>
          <w:behavior w:val="content"/>
        </w:behaviors>
        <w:guid w:val="{2CDC4D97-878A-DF49-BC55-0CA9749A3115}"/>
      </w:docPartPr>
      <w:docPartBody>
        <w:p w:rsidR="00DA0F10" w:rsidRDefault="00492B00" w:rsidP="00492B00">
          <w:pPr>
            <w:pStyle w:val="94F6BE1B57EEEA4493E2AB5F7B686ED0"/>
          </w:pPr>
          <w:r w:rsidRPr="006B4FE5">
            <w:rPr>
              <w:rStyle w:val="PlaceholderText"/>
            </w:rPr>
            <w:t>Click or tap here to enter text.</w:t>
          </w:r>
        </w:p>
      </w:docPartBody>
    </w:docPart>
    <w:docPart>
      <w:docPartPr>
        <w:name w:val="C1CA7CEACA45884C8373BADD3C89359B"/>
        <w:category>
          <w:name w:val="General"/>
          <w:gallery w:val="placeholder"/>
        </w:category>
        <w:types>
          <w:type w:val="bbPlcHdr"/>
        </w:types>
        <w:behaviors>
          <w:behavior w:val="content"/>
        </w:behaviors>
        <w:guid w:val="{BDF0AEF8-662B-D84B-85DC-5E037EDBA74B}"/>
      </w:docPartPr>
      <w:docPartBody>
        <w:p w:rsidR="00DA0F10" w:rsidRDefault="00492B00" w:rsidP="00492B00">
          <w:pPr>
            <w:pStyle w:val="C1CA7CEACA45884C8373BADD3C89359B"/>
          </w:pPr>
          <w:r w:rsidRPr="006B4FE5">
            <w:rPr>
              <w:rStyle w:val="PlaceholderText"/>
            </w:rPr>
            <w:t>Click or tap here to enter text.</w:t>
          </w:r>
        </w:p>
      </w:docPartBody>
    </w:docPart>
    <w:docPart>
      <w:docPartPr>
        <w:name w:val="62F6C7EB6380BC49A19BC7687155344F"/>
        <w:category>
          <w:name w:val="General"/>
          <w:gallery w:val="placeholder"/>
        </w:category>
        <w:types>
          <w:type w:val="bbPlcHdr"/>
        </w:types>
        <w:behaviors>
          <w:behavior w:val="content"/>
        </w:behaviors>
        <w:guid w:val="{69648EEF-2CAA-DD42-8AD6-6CCA69840C2F}"/>
      </w:docPartPr>
      <w:docPartBody>
        <w:p w:rsidR="00A1548B" w:rsidRDefault="00A7407D" w:rsidP="00A7407D">
          <w:pPr>
            <w:pStyle w:val="62F6C7EB6380BC49A19BC7687155344F"/>
          </w:pPr>
          <w:r w:rsidRPr="006B4FE5">
            <w:rPr>
              <w:rStyle w:val="PlaceholderText"/>
            </w:rPr>
            <w:t>Click or tap here to enter text.</w:t>
          </w:r>
        </w:p>
      </w:docPartBody>
    </w:docPart>
    <w:docPart>
      <w:docPartPr>
        <w:name w:val="3D3CA9C50717DA45BDB2ABE43F317F24"/>
        <w:category>
          <w:name w:val="General"/>
          <w:gallery w:val="placeholder"/>
        </w:category>
        <w:types>
          <w:type w:val="bbPlcHdr"/>
        </w:types>
        <w:behaviors>
          <w:behavior w:val="content"/>
        </w:behaviors>
        <w:guid w:val="{E973531E-9A06-4741-A621-CA571847B047}"/>
      </w:docPartPr>
      <w:docPartBody>
        <w:p w:rsidR="00846F81" w:rsidRDefault="00167A15" w:rsidP="00167A15">
          <w:pPr>
            <w:pStyle w:val="3D3CA9C50717DA45BDB2ABE43F317F24"/>
          </w:pPr>
          <w:r w:rsidRPr="006B4FE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CB"/>
    <w:rsid w:val="00084CF1"/>
    <w:rsid w:val="00093EBA"/>
    <w:rsid w:val="000D2A12"/>
    <w:rsid w:val="000D3DF0"/>
    <w:rsid w:val="00101F6B"/>
    <w:rsid w:val="001063A3"/>
    <w:rsid w:val="0011310E"/>
    <w:rsid w:val="0015758B"/>
    <w:rsid w:val="0015758F"/>
    <w:rsid w:val="00167A15"/>
    <w:rsid w:val="001A5A28"/>
    <w:rsid w:val="001B1731"/>
    <w:rsid w:val="002363DA"/>
    <w:rsid w:val="00237C02"/>
    <w:rsid w:val="002441CB"/>
    <w:rsid w:val="00293D70"/>
    <w:rsid w:val="00344D17"/>
    <w:rsid w:val="003E0D5C"/>
    <w:rsid w:val="0043046B"/>
    <w:rsid w:val="0043372B"/>
    <w:rsid w:val="004762EB"/>
    <w:rsid w:val="00492B00"/>
    <w:rsid w:val="004B6E38"/>
    <w:rsid w:val="005311A6"/>
    <w:rsid w:val="00557C35"/>
    <w:rsid w:val="00591158"/>
    <w:rsid w:val="005E0848"/>
    <w:rsid w:val="00651B7C"/>
    <w:rsid w:val="00681880"/>
    <w:rsid w:val="00684295"/>
    <w:rsid w:val="00693D55"/>
    <w:rsid w:val="00701082"/>
    <w:rsid w:val="00767718"/>
    <w:rsid w:val="007A2F70"/>
    <w:rsid w:val="00846F81"/>
    <w:rsid w:val="008563ED"/>
    <w:rsid w:val="00926DAE"/>
    <w:rsid w:val="0094700C"/>
    <w:rsid w:val="00964A01"/>
    <w:rsid w:val="009F35B6"/>
    <w:rsid w:val="00A0059D"/>
    <w:rsid w:val="00A1548B"/>
    <w:rsid w:val="00A53422"/>
    <w:rsid w:val="00A7407D"/>
    <w:rsid w:val="00AD7446"/>
    <w:rsid w:val="00B2703D"/>
    <w:rsid w:val="00B54379"/>
    <w:rsid w:val="00B647E5"/>
    <w:rsid w:val="00B84715"/>
    <w:rsid w:val="00BC6612"/>
    <w:rsid w:val="00BD6D6E"/>
    <w:rsid w:val="00BD7294"/>
    <w:rsid w:val="00BF5C40"/>
    <w:rsid w:val="00C04049"/>
    <w:rsid w:val="00C123A8"/>
    <w:rsid w:val="00C259FA"/>
    <w:rsid w:val="00C87E94"/>
    <w:rsid w:val="00C93888"/>
    <w:rsid w:val="00CB0034"/>
    <w:rsid w:val="00D159D7"/>
    <w:rsid w:val="00D922A8"/>
    <w:rsid w:val="00DA0F10"/>
    <w:rsid w:val="00DD5EE5"/>
    <w:rsid w:val="00DE13E3"/>
    <w:rsid w:val="00E02332"/>
    <w:rsid w:val="00E13A0F"/>
    <w:rsid w:val="00E32DAB"/>
    <w:rsid w:val="00E96D7D"/>
    <w:rsid w:val="00EB6E56"/>
    <w:rsid w:val="00F37B90"/>
    <w:rsid w:val="00F570A3"/>
    <w:rsid w:val="00F94431"/>
    <w:rsid w:val="00FA2895"/>
    <w:rsid w:val="00FE3EB9"/>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1226592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7A15"/>
    <w:rPr>
      <w:color w:val="666666"/>
    </w:rPr>
  </w:style>
  <w:style w:type="paragraph" w:customStyle="1" w:styleId="F03267E68887724F8937D916E9381AB1">
    <w:name w:val="F03267E68887724F8937D916E9381AB1"/>
    <w:rsid w:val="007A2F70"/>
  </w:style>
  <w:style w:type="paragraph" w:customStyle="1" w:styleId="62AA10EB4C83C245BB51F90C63169E62">
    <w:name w:val="62AA10EB4C83C245BB51F90C63169E62"/>
    <w:rsid w:val="00492B00"/>
  </w:style>
  <w:style w:type="paragraph" w:customStyle="1" w:styleId="94F6BE1B57EEEA4493E2AB5F7B686ED0">
    <w:name w:val="94F6BE1B57EEEA4493E2AB5F7B686ED0"/>
    <w:rsid w:val="00492B00"/>
  </w:style>
  <w:style w:type="paragraph" w:customStyle="1" w:styleId="C1CA7CEACA45884C8373BADD3C89359B">
    <w:name w:val="C1CA7CEACA45884C8373BADD3C89359B"/>
    <w:rsid w:val="00492B00"/>
  </w:style>
  <w:style w:type="paragraph" w:customStyle="1" w:styleId="62F6C7EB6380BC49A19BC7687155344F">
    <w:name w:val="62F6C7EB6380BC49A19BC7687155344F"/>
    <w:rsid w:val="00A7407D"/>
  </w:style>
  <w:style w:type="paragraph" w:customStyle="1" w:styleId="3D3CA9C50717DA45BDB2ABE43F317F24">
    <w:name w:val="3D3CA9C50717DA45BDB2ABE43F317F24"/>
    <w:rsid w:val="00167A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30A727-5EC3-F840-816A-2D01B113322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5164237830"/>
    <we:property name="MENDELEY_CITATIONS" value="[{&quot;citationID&quot;:&quot;MENDELEY_CITATION_8245a87b-4b7f-478e-9464-d2307e804e36&quot;,&quot;properties&quot;:{&quot;noteIndex&quot;:0},&quot;isEdited&quot;:false,&quot;manualOverride&quot;:{&quot;isManuallyOverridden&quot;:false,&quot;citeprocText&quot;:&quot;(1)&quot;,&quot;manualOverrideText&quot;:&quot;&quot;},&quot;citationTag&quot;:&quot;MENDELEY_CITATION_v3_eyJjaXRhdGlvbklEIjoiTUVOREVMRVlfQ0lUQVRJT05fODI0NWE4N2ItNGI3Zi00NzhlLTk0NjQtZDIzMDdlODA0ZTM2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6155b67d-45d7-4d4f-ad3f-86dd1a038edc&quot;,&quot;properties&quot;:{&quot;noteIndex&quot;:0},&quot;isEdited&quot;:false,&quot;manualOverride&quot;:{&quot;isManuallyOverridden&quot;:false,&quot;citeprocText&quot;:&quot;(2)&quot;,&quot;manualOverrideText&quot;:&quot;&quot;},&quot;citationTag&quot;:&quot;MENDELEY_CITATION_v3_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&quot;,&quot;citationItems&quot;:[{&quot;id&quot;:&quot;231daea4-214c-35a9-a84d-0792f9b8a109&quot;,&quot;itemData&quot;:{&quot;type&quot;:&quot;article-journal&quot;,&quot;id&quot;:&quot;231daea4-214c-35a9-a84d-0792f9b8a109&quot;,&quot;title&quot;:&quot;Confounding factors and biases abound when predicting molecular biomarkers from histological images&quot;,&quot;author&quot;:[{&quot;family&quot;:&quot;Dawood&quot;,&quot;given&quot;:&quot;Muhammad&quot;,&quot;parse-names&quot;:false,&quot;dropping-particle&quot;:&quot;&quot;,&quot;non-dropping-particle&quot;:&quot;&quot;},{&quot;family&quot;:&quot;Branson&quot;,&quot;given&quot;:&quot;Kim&quot;,&quot;parse-names&quot;:false,&quot;dropping-particle&quot;:&quot;&quot;,&quot;non-dropping-particle&quot;:&quot;&quot;},{&quot;family&quot;:&quot;Tejpar&quot;,&quot;given&quot;:&quot;Sabine&quot;,&quot;parse-names&quot;:false,&quot;dropping-particle&quot;:&quot;&quot;,&quot;non-dropping-particle&quot;:&quot;&quot;},{&quot;family&quot;:&quot;Rajpoot&quot;,&quot;given&quot;:&quot;Nasir&quot;,&quot;parse-names&quot;:false,&quot;dropping-particle&quot;:&quot;&quot;,&quot;non-dropping-particle&quot;:&quot;&quot;},{&quot;family&quot;:&quot;Minhas&quot;,&quot;given&quot;:&quot;Fayyaz ul Amir Afsar&quot;,&quot;parse-names&quot;:false,&quot;dropping-particle&quot;:&quot;&quot;,&quot;non-dropping-particle&quot;:&quot;&quot;}],&quot;container-title&quot;:&quot;Nature Biomedical Engineering 2026&quot;,&quot;accessed&quot;:{&quot;date-parts&quot;:[[2026,7,19]]},&quot;DOI&quot;:&quot;10.1038/s41551-026-01616-8&quot;,&quot;ISSN&quot;:&quot;2157-846X&quot;,&quot;PMID&quot;:&quot;41772176&quot;,&quot;URL&quot;:&quot;https://www.nature.com/articles/s41551-026-01616-8&quot;,&quot;issued&quot;:{&quot;date-parts&quot;:[[2026,3,2]]},&quot;page&quot;:&quot;1-15&quot;,&quot;abstract&quot;:&quot;Deep learning models that infer clinically relevant biomarker status from tissue images are being explored as rapid and low-cost alternatives to molecular testing. Here we show, through statistical analysis across multiple cancer types, datasets and modelling approaches, that the datasets used to train these models contain strong dependencies between biomarkers and clinicopathological features, which prevent models from isolating the effect of a single biomarker and lead them to learn confounded signals. Consequently, their prediction accuracy varies substantially with the status of codependent biomarkers and clinicopathological variables, and for several biomarkers, the gain over what a pathologist can already infer from routine histopathological features, such as grade, remains modest. These findings indicate that current approaches are not yet suitable as substitutes for molecular testing but can support triage or complementary decision-making with caution. Unconfounded biomarker prediction will require models that learn causal rather than correlational relationships between biomarkers and tissue morphology. This study shows that biomarker prediction accuracy from whole-slide images can reflect confounding by codependent biomarkers and correlated variables, suggesting that models may not learn the intended biology and may face challenges in clinical translation.&quot;,&quot;publisher&quot;:&quot;Nature Publishing Group&quot;,&quot;container-title-short&quot;:&quot;&quot;},&quot;isTemporary&quot;:false}]},{&quot;citationID&quot;:&quot;MENDELEY_CITATION_422cc204-53f3-4303-9a4e-ba9d93608947&quot;,&quot;properties&quot;:{&quot;noteIndex&quot;:0},&quot;isEdited&quot;:false,&quot;manualOverride&quot;:{&quot;isManuallyOverridden&quot;:false,&quot;citeprocText&quot;:&quot;(3, 4)&quot;,&quot;manualOverrideText&quot;:&quot;&quot;},&quot;citationTag&quot;:&quot;MENDELEY_CITATION_v3_eyJjaXRhdGlvbklEIjoiTUVOREVMRVlfQ0lUQVRJT05fNDIyY2MyMDQtNTNmMy00MzAzLTlhNGUtYmE5ZDkzNjA4OTQ3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quot;,&quot;citationItems&quot;:[{&quot;id&quot;:&quot;0e710c72-1fa1-30cf-81a0-455f06aa4e5f&quot;,&quot;itemData&quot;:{&quot;type&quot;:&quot;article-journal&quot;,&quot;id&quot;:&quot;0e710c72-1fa1-30cf-81a0-455f06aa4e5f&quot;,&quot;title&quot;:&quot;Uniform genomic data analysis in the NCI Genomic Data Commons&quot;,&quot;author&quot;:[{&quot;family&quot;:&quot;Zhang&quot;,&quot;given&quot;:&quot;Zhenyu&quot;,&quot;parse-names&quot;:false,&quot;dropping-particle&quot;:&quot;&quot;,&quot;non-dropping-particle&quot;:&quot;&quot;},{&quot;family&quot;:&quot;Hernandez&quot;,&quot;given&quot;:&quot;Kyle&quot;,&quot;parse-names&quot;:false,&quot;dropping-particle&quot;:&quot;&quot;,&quot;non-dropping-particle&quot;:&quot;&quot;},{&quot;family&quot;:&quot;Savage&quot;,&quot;given&quot;:&quot;Jeremiah&quot;,&quot;parse-names&quot;:false,&quot;dropping-particle&quot;:&quot;&quot;,&quot;non-dropping-particle&quot;:&quot;&quot;},{&quot;family&quot;:&quot;Li&quot;,&quot;given&quot;:&quot;Shenglai&quot;,&quot;parse-names&quot;:false,&quot;dropping-particle&quot;:&quot;&quot;,&quot;non-dropping-particle&quot;:&quot;&quot;},{&quot;family&quot;:&quot;Miller&quot;,&quot;given&quot;:&quot;Dan&quot;,&quot;parse-names&quot;:false,&quot;dropping-particle&quot;:&quot;&quot;,&quot;non-dropping-particle&quot;:&quot;&quot;},{&quot;family&quot;:&quot;Agrawal&quot;,&quot;given&quot;:&quot;Stuti&quot;,&quot;parse-names&quot;:false,&quot;dropping-particle&quot;:&quot;&quot;,&quot;non-dropping-particle&quot;:&quot;&quot;},{&quot;family&quot;:&quot;Ortuno&quot;,&quot;given&quot;:&quot;Francisco&quot;,&quot;parse-names&quot;:false,&quot;dropping-particle&quot;:&quot;&quot;,&quot;non-dropping-particle&quot;:&quot;&quot;},{&quot;family&quot;:&quot;Staudt&quot;,&quot;given&quot;:&quot;Louis M.&quot;,&quot;parse-names&quot;:false,&quot;dropping-particle&quot;:&quot;&quot;,&quot;non-dropping-particle&quot;:&quot;&quot;},{&quot;family&quot;:&quot;Heath&quot;,&quot;given&quot;:&quot;Allison&quot;,&quot;parse-names&quot;:false,&quot;dropping-particle&quot;:&quot;&quot;,&quot;non-dropping-particle&quot;:&quot;&quot;},{&quot;family&quot;:&quot;Grossman&quot;,&quot;given&quot;:&quot;Robert L.&quot;,&quot;parse-names&quot;:false,&quot;dropping-particle&quot;:&quot;&quot;,&quot;non-dropping-particle&quot;:&quot;&quot;}],&quot;container-title&quot;:&quot;Nature Communications&quot;,&quot;container-title-short&quot;:&quot;Nat. Commun.&quot;,&quot;accessed&quot;:{&quot;date-parts&quot;:[[2026,7,19]]},&quot;DOI&quot;:&quot;10.1038/S41467-021-21254-9&quot;,&quot;ISSN&quot;:&quot;20411723&quot;,&quot;PMID&quot;:&quot;33619257&quot;,&quot;URL&quot;:&quot;https://pmc.ncbi.nlm.nih.gov/articles/PMC7900240/&quot;,&quot;issued&quot;:{&quot;date-parts&quot;:[[2021,12,1]]},&quot;page&quot;:&quot;1226&quot;,&quot;abstract&quot;:&quot;The goal of the National Cancer Institute’s (NCI’s) Genomic Data Commons (GDC) is to provide the cancer research community with a data repository of uniformly processed genomic and associated clinical data that enables data sharing and collaborative analysis in the support of precision medicine. The initial GDC dataset include genomic, epigenomic, proteomic, clinical and other data from the NCI TCGA and TARGET programs. Data production for the GDC started in June, 2015 using an OpenStack-based private cloud. By June of 2016, the GDC had analyzed more than 50,000 raw sequencing data inputs, as well as multiple other data types. Using the latest human genome reference build GRCh38, the GDC generated a variety of data types from aligned reads to somatic mutations, gene expression, miRNA expression, DNA methylation status, and copy number variation. In this paper, we describe the pipelines and workflows used to process and harmonize the data in the GDC. The generated data, as well as the original input files from TCGA and TARGET, are available for download and exploratory analysis at the GDC Data Portal and Legacy Archive (https://gdc.cancer.gov/).&quot;,&quot;publisher&quot;:&quot;Nature Research&quot;,&quot;issue&quot;:&quot;1&quot;,&quot;volume&quot;:&quot;12&quot;},&quot;isTemporary&quot;:false},{&quot;id&quot;:&quot;1e9eb532-574e-39a1-8470-9a9ef498030d&quot;,&quot;itemData&quot;:{&quot;type&quot;:&quot;article-journal&quot;,&quot;id&quot;:&quot;1e9eb532-574e-39a1-8470-9a9ef498030d&quot;,&quot;title&quot;:&quot;OncoDB 2.0: a comprehensive platform for integrated pan-cancer omics analysis&quot;,&quot;author&quot;:[{&quot;family&quot;:&quot;Cho&quot;,&quot;given&quot;:&quot;Minsu&quot;,&quot;parse-names&quot;:false,&quot;dropping-particle&quot;:&quot;&quot;,&quot;non-dropping-particle&quot;:&quot;&quot;},{&quot;family&quot;:&quot;Tang&quot;,&quot;given&quot;:&quot;Gongyu&quot;,&quot;parse-names&quot;:false,&quot;dropping-particle&quot;:&quot;&quot;,&quot;non-dropping-particle&quot;:&quot;&quot;},{&quot;family&quot;:&quot;Rogers&quot;,&quot;given&quot;:&quot;Charles S.&quot;,&quot;parse-names&quot;:false,&quot;dropping-particle&quot;:&quot;&quot;,&quot;non-dropping-particle&quot;:&quot;&quot;},{&quot;family&quot;:&quot;Dove&quot;,&quot;given&quot;:&quot;Makayla&quot;,&quot;parse-names&quot;:false,&quot;dropping-particle&quot;:&quot;&quot;,&quot;non-dropping-particle&quot;:&quot;&quot;},{&quot;family&quot;:&quot;Liu&quot;,&quot;given&quot;:&quot;Xinyi&quot;,&quot;parse-names&quot;:false,&quot;dropping-particle&quot;:&quot;&quot;,&quot;non-dropping-particle&quot;:&quot;&quot;},{&quot;family&quot;:&quot;Li&quot;,&quot;given&quot;:&quot;Yuanxiang&quot;,&quot;parse-names&quot;:false,&quot;dropping-particle&quot;:&quot;&quot;,&quot;non-dropping-particle&quot;:&quot;&quot;},{&quot;family&quot;:&quot;Wang&quot;,&quot;given&quot;:&quot;Xiaowei&quot;,&quot;parse-names&quot;:false,&quot;dropping-particle&quot;:&quot;&quot;,&quot;non-dropping-particle&quot;:&quot;&quot;}],&quot;container-title&quot;:&quot;Nucleic Acids Research&quot;,&quot;container-title-short&quot;:&quot;Nucleic Acids Res.&quot;,&quot;accessed&quot;:{&quot;date-parts&quot;:[[2026,7,19]]},&quot;DOI&quot;:&quot;10.1093/NAR/GKAF952&quot;,&quot;ISSN&quot;:&quot;13624962&quot;,&quot;PMID&quot;:&quot;40995640&quot;,&quot;URL&quot;:&quot;https://dx.doi.org/10.1093/nar/gkaf952&quot;,&quot;issued&quot;:{&quot;date-parts&quot;:[[2026,1,6]]},&quot;page&quot;:&quot;D1537-D1544&quot;,&quot;abstract&quot;:&quot;OncoDB was initially developed to advance cancer research by integrating RNA expression profiles, DNA methylation patterns, clinical annotations, and oncoviral signatures derived from the Cancer Genome Atlas (TCGA) and Genotype-Tissue Expression datasets. We now present OncoDB 2.0, an extensively expanded platform that offers a more comprehensive and integrated view of cancer omics. The updated version includes an atlas of somatic mutations discovered from combined DNA and RNA sequencing, enabling in-depth investigation of mutation patterns across tumor types and their association with clinical features. Furthermore, we have integrated proteomic data from the Clinical Proteomic Tumor Analysis Consortium (CPTAC) and chromatin accessibility data from TCGA, offering new dimensions for oncogene regulation studies. OncoDB 2.0 also introduces advanced multi-omics analysis modules that facilitate the combined exploration of RNA expression, DNA methylation, and somatic mutations, allowing researchers to examine complex cross-omic relationships with greater depth and flexibility. Together, these enhancements make OncoDB 2.0 a robust and invaluable tool for the cancer research community. OncoDB 2.0 is freely available at https://oncodb.org.&quot;,&quot;publisher&quot;:&quot;Oxford Academic&quot;,&quot;issue&quot;:&quot;D1&quot;,&quot;volume&quot;:&quot;54&quot;},&quot;isTemporary&quot;:false}]},{&quot;citationID&quot;:&quot;MENDELEY_CITATION_be8cf412-7ce0-4a56-9361-9ee356fc4dfb&quot;,&quot;properties&quot;:{&quot;noteIndex&quot;:0},&quot;isEdited&quot;:false,&quot;manualOverride&quot;:{&quot;isManuallyOverridden&quot;:false,&quot;citeprocText&quot;:&quot;(5, 6)&quot;,&quot;manualOverrideText&quot;:&quot;&quot;},&quot;citationTag&quot;:&quot;MENDELEY_CITATION_v3_eyJjaXRhdGlvbklEIjoiTUVOREVMRVlfQ0lUQVRJT05fYmU4Y2Y0MTItN2NlMC00YTU2LTkzNjEtOWVlMzU2ZmM0ZGZi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quot;,&quot;citationItems&quot;:[{&quot;id&quot;:&quot;c4b2d84d-6e57-3fa4-8f08-c74d86811b91&quot;,&quot;itemData&quot;:{&quot;type&quot;:&quot;article-journal&quot;,&quot;id&quot;:&quot;c4b2d84d-6e57-3fa4-8f08-c74d86811b91&quot;,&quot;title&quot;:&quot;CancerSCEM 2.0: an updated data resource of single-cell expression map across various human cancers&quot;,&quot;author&quot;:[{&quot;family&quot;:&quot;Zeng&quot;,&quot;given&quot;:&quot;Jingyao&quot;,&quot;parse-names&quot;:false,&quot;dropping-particle&quot;:&quot;&quot;,&quot;non-dropping-particle&quot;:&quot;&quot;},{&quot;family&quot;:&quot;Nie&quot;,&quot;given&quot;:&quot;Zhi&quot;,&quot;parse-names&quot;:false,&quot;dropping-particle&quot;:&quot;&quot;,&quot;non-dropping-particle&quot;:&quot;&quot;},{&quot;family&quot;:&quot;Shang&quot;,&quot;given&quot;:&quot;Yunfei&quot;,&quot;parse-names&quot;:false,&quot;dropping-particle&quot;:&quot;&quot;,&quot;non-dropping-particle&quot;:&quot;&quot;},{&quot;family&quot;:&quot;Mai&quot;,&quot;given&quot;:&quot;Jialin&quot;,&quot;parse-names&quot;:false,&quot;dropping-particle&quot;:&quot;&quot;,&quot;non-dropping-particle&quot;:&quot;&quot;},{&quot;family&quot;:&quot;Zhang&quot;,&quot;given&quot;:&quot;Yadong&quot;,&quot;parse-names&quot;:false,&quot;dropping-particle&quot;:&quot;&quot;,&quot;non-dropping-particle&quot;:&quot;&quot;},{&quot;family&quot;:&quot;Yang&quot;,&quot;given&quot;:&quot;Yuntian&quot;,&quot;parse-names&quot;:false,&quot;dropping-particle&quot;:&quot;&quot;,&quot;non-dropping-particle&quot;:&quot;&quot;},{&quot;family&quot;:&quot;Xu&quot;,&quot;given&quot;:&quot;Chenle&quot;,&quot;parse-names&quot;:false,&quot;dropping-particle&quot;:&quot;&quot;,&quot;non-dropping-particle&quot;:&quot;&quot;},{&quot;family&quot;:&quot;Zhao&quot;,&quot;given&quot;:&quot;Jing&quot;,&quot;parse-names&quot;:false,&quot;dropping-particle&quot;:&quot;&quot;,&quot;non-dropping-particle&quot;:&quot;&quot;},{&quot;family&quot;:&quot;Fan&quot;,&quot;given&quot;:&quot;Zhuojing&quot;,&quot;parse-names&quot;:false,&quot;dropping-particle&quot;:&quot;&quot;,&quot;non-dropping-particle&quot;:&quot;&quot;},{&quot;family&quot;:&quot;Xiao&quot;,&quot;given&quot;:&quot;Jingfa&quot;,&quot;parse-names&quot;:false,&quot;dropping-particle&quot;:&quot;&quot;,&quot;non-dropping-particle&quot;:&quot;&quot;}],&quot;container-title&quot;:&quot;Nucleic Acids Research&quot;,&quot;container-title-short&quot;:&quot;Nucleic Acids Res.&quot;,&quot;accessed&quot;:{&quot;date-parts&quot;:[[2026,7,19]]},&quot;DOI&quot;:&quot;10.1093/NAR/GKAE954&quot;,&quot;ISSN&quot;:&quot;0305-1048&quot;,&quot;PMID&quot;:&quot;39460627&quot;,&quot;URL&quot;:&quot;https://dx.doi.org/10.1093/nar/gkae954&quot;,&quot;issued&quot;:{&quot;date-parts&quot;:[[2025,1,6]]},&quot;page&quot;:&quot;D1278-D1286&quot;,&quot;abstract&quot;:&quot;The field of single-cell RNA sequencing (scRNA-seq) has advanced rapidly in the past decade, generating significant amounts of valuable data for researchers to study complex tumor profiles. This data is crucial for gaining innovative insights into cancer biology. CancerSCEM (https://ngdc.cncb.ac.cn/cancerscem) is a public resource that integrates, analyzes and visualizes scRNA-seq data related to cancer, and it provides invaluable support to numerous cancer-related studies. With CancerSCEM 2.0, scRNA-seq data have increased from 208 to 1466 datasets, covering tumor, matching-normal and peripheral blood samples across 127 research projects and 74 cancer types. The new version of this resource enhances transcriptome analysis by adding copy number variation evaluation, transcription factor enrichment, pseudotime trajectory construction, and diverse biological feature scoring. It also introduces a new cancer metabolic map at the single-cell level, providing an intuitive understanding of metabolic regulation across different cancer types. CancerSCEM 2.0 has a more interactive analysis platform, including four modules and 14 analytical functions, allowing researchers to perform cancer scRNA-seq data analyses in various dimensions. These enhancements are expected to expand the usability of CancerSCEM 2.0 to a broader range of cancer research and clinical applications, potentially revolutionizing our understanding of cancer mechanisms and treatments.&quot;,&quot;publisher&quot;:&quot;Oxford Academic&quot;,&quot;issue&quot;:&quot;D1&quot;,&quot;volume&quot;:&quot;53&quot;},&quot;isTemporary&quot;:false},{&quot;id&quot;:&quot;4f78d6dd-fa8d-398e-855f-b5268dbed4ea&quot;,&quot;itemData&quot;:{&quot;type&quot;:&quot;article-journal&quot;,&quot;id&quot;:&quot;4f78d6dd-fa8d-398e-855f-b5268dbed4ea&quot;,&quot;title&quot;:&quot;Deciphering cancer therapy resistance via patient-level single-cell transcriptomics with CellResDB&quot;,&quot;author&quot;:[{&quot;family&quot;:&quot;Liu&quot;,&quot;given&quot;:&quot;Tianyuan&quot;,&quot;parse-names&quot;:false,&quot;dropping-particle&quot;:&quot;&quot;,&quot;non-dropping-particle&quot;:&quot;&quot;},{&quot;family&quot;:&quot;Qiao&quot;,&quot;given&quot;:&quot;Huiyuan&quot;,&quot;parse-names&quot;:false,&quot;dropping-particle&quot;:&quot;&quot;,&quot;non-dropping-particle&quot;:&quot;&quot;},{&quot;family&quot;:&quot;Ren&quot;,&quot;given&quot;:&quot;Liping&quot;,&quot;parse-names&quot;:false,&quot;dropping-particle&quot;:&quot;&quot;,&quot;non-dropping-particle&quot;:&quot;&quot;},{&quot;family&quot;:&quot;Ye&quot;,&quot;given&quot;:&quot;Xiucai&quot;,&quot;parse-names&quot;:false,&quot;dropping-particle&quot;:&quot;&quot;,&quot;non-dropping-particle&quot;:&quot;&quot;},{&quot;family&quot;:&quot;Zou&quot;,&quot;given&quot;:&quot;Quan&quot;,&quot;parse-names&quot;:false,&quot;dropping-particle&quot;:&quot;&quot;,&quot;non-dropping-particle&quot;:&quot;&quot;},{&quot;family&quot;:&quot;Zhang&quot;,&quot;given&quot;:&quot;Yang&quot;,&quot;parse-names&quot;:false,&quot;dropping-particle&quot;:&quot;&quot;,&quot;non-dropping-particle&quot;:&quot;&quot;}],&quot;container-title&quot;:&quot;Communications Biology&quot;,&quot;container-title-short&quot;:&quot;Commun. Biol.&quot;,&quot;accessed&quot;:{&quot;date-parts&quot;:[[2026,7,19]]},&quot;DOI&quot;:&quot;10.1038/S42003-025-08457-2&quot;,&quot;ISSN&quot;:&quot;23993642&quot;,&quot;PMID&quot;:&quot;40664938&quot;,&quot;URL&quot;:&quot;https://pmc.ncbi.nlm.nih.gov/articles/PMC12264041/&quot;,&quot;issued&quot;:{&quot;date-parts&quot;:[[2025,12,1]]},&quot;page&quot;:&quot;1049&quot;,&quot;abstract&quot;:&quot;Cancer therapy resistance remains a major challenge, with limited resources available for systematically studying its underlying mechanisms at the patient level. The existing databases are either restricted to bulk RNA-seq data, lack single-cell resolution, or provide limited clinical annotations, making them insufficient for in-depth exploration of the tumor microenvironment (TME) dynamics in therapy resistance. To bridge this gap, we present CellResDB, a patient-derived platform comprising nearly 4.7 million cells from 1391 patient samples across 24 cancer types. CellResDB provides comprehensive annotations of TME features linked to therapy resistance. To enhance accessibility, we include an intelligent robot, CellResDB-Robot, which facilitates intuitive data retrieval and analysis. In summary, CellResDB represents a valuable resource for cancer therapy and provides an experimental protocol for applying large language models (LLMs) within the biomedical database. CellResDB is freely available at https://cellknowledge.com.cn/cellresponse. (Figure presented.)&quot;,&quot;publisher&quot;:&quot;Nature Research&quot;,&quot;issue&quot;:&quot;1&quot;,&quot;volume&quot;:&quot;8&quot;},&quot;isTemporary&quot;:false}]},{&quot;citationID&quot;:&quot;MENDELEY_CITATION_3b7c9c5a-a28b-4dbd-8227-659fff495c94&quot;,&quot;properties&quot;:{&quot;noteIndex&quot;:0},&quot;isEdited&quot;:false,&quot;manualOverride&quot;:{&quot;isManuallyOverridden&quot;:false,&quot;citeprocText&quot;:&quot;(7)&quot;,&quot;manualOverrideText&quot;:&quot;&quot;},&quot;citationTag&quot;:&quot;MENDELEY_CITATION_v3_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&quot;,&quot;citationItems&quot;:[{&quot;id&quot;:&quot;17ca6e6f-afea-3af1-b09e-dc0a4e386af8&quot;,&quot;itemData&quot;:{&quot;type&quot;:&quot;article-journal&quot;,&quot;id&quot;:&quot;17ca6e6f-afea-3af1-b09e-dc0a4e386af8&quot;,&quot;title&quot;:&quot;The Role of Microarray in Modern Sequencing: Statistical Approach Matters in a Comparison Between Microarray and RNA-Seq&quot;,&quot;author&quot;:[{&quot;family&quot;:&quot;Raplee&quot;,&quot;given&quot;:&quot;Isaac D.&quot;,&quot;parse-names&quot;:false,&quot;dropping-particle&quot;:&quot;&quot;,&quot;non-dropping-particle&quot;:&quot;&quot;},{&quot;family&quot;:&quot;Borkar&quot;,&quot;given&quot;:&quot;Samiksha A.&quot;,&quot;parse-names&quot;:false,&quot;dropping-particle&quot;:&quot;&quot;,&quot;non-dropping-particle&quot;:&quot;&quot;},{&quot;family&quot;:&quot;Yin&quot;,&quot;given&quot;:&quot;Li&quot;,&quot;parse-names&quot;:false,&quot;dropping-particle&quot;:&quot;&quot;,&quot;non-dropping-particle&quot;:&quot;&quot;},{&quot;family&quot;:&quot;Venturi&quot;,&quot;given&quot;:&quot;Guglielmo M.&quot;,&quot;parse-names&quot;:false,&quot;dropping-particle&quot;:&quot;&quot;,&quot;non-dropping-particle&quot;:&quot;&quot;},{&quot;family&quot;:&quot;Shen&quot;,&quot;given&quot;:&quot;Jerry&quot;,&quot;parse-names&quot;:false,&quot;dropping-particle&quot;:&quot;&quot;,&quot;non-dropping-particle&quot;:&quot;&quot;},{&quot;family&quot;:&quot;Chang&quot;,&quot;given&quot;:&quot;Kai Fen&quot;,&quot;parse-names&quot;:false,&quot;dropping-particle&quot;:&quot;&quot;,&quot;non-dropping-particle&quot;:&quot;&quot;},{&quot;family&quot;:&quot;Nepal&quot;,&quot;given&quot;:&quot;Upasana&quot;,&quot;parse-names&quot;:false,&quot;dropping-particle&quot;:&quot;&quot;,&quot;non-dropping-particle&quot;:&quot;&quot;},{&quot;family&quot;:&quot;Sleasman&quot;,&quot;given&quot;:&quot;John W.&quot;,&quot;parse-names&quot;:false,&quot;dropping-particle&quot;:&quot;&quot;,&quot;non-dropping-particle&quot;:&quot;&quot;},{&quot;family&quot;:&quot;Goodenow&quot;,&quot;given&quot;:&quot;Maureen M.&quot;,&quot;parse-names&quot;:false,&quot;dropping-particle&quot;:&quot;&quot;,&quot;non-dropping-particle&quot;:&quot;&quot;}],&quot;container-title&quot;:&quot;BioTech&quot;,&quot;accessed&quot;:{&quot;date-parts&quot;:[[2026,7,19]]},&quot;DOI&quot;:&quot;10.3390/BIOTECH14030055/S1&quot;,&quot;ISSN&quot;:&quot;26736284&quot;,&quot;URL&quot;:&quot;https://www.mdpi.com/2673-6284/14/3/55/htm&quot;,&quot;issued&quot;:{&quot;date-parts&quot;:[[2025,9,1]]},&quot;page&quot;:&quot;55&quot;,&quot;abstract&quot;:&quot;Gene expression analysis is crucial in understanding cellular processes, development, health, and disease. With RNA-seq outpacing microarray as the chosen platform for gene expression, is there space for array data in future profiling? This study involved 35 participants from the Adolescent Medicine Trials Network for HIV/AIDS Intervention protocol. RNA was isolated from whole blood samples and analyzed using both microarray and RNA-seq technologies. Data processing included quality control, normalization, and statistical analysis using non-parametric Mann–Whitney U tests. Differential expression analysis and pathway analysis were conducted to compare the outputs of the two platforms. The study found a high correlation in gene expression profiles between microarray and RNA-seq, with a median Pearson correlation coefficient of 0.76. RNA-seq identified 2395 differentially expressed genes (DEGs), while microarray identified 427 DEGs, with 223 DEGs shared between the two platforms. Pathway analysis revealed 205 perturbed pathways by RNA-seq and 47 by microarray, with 30 pathways shared. Both microarray and RNA-seq technologies provide highly concordant results when analyzed with consistent non-parametric statistical methods. The findings emphasize that both methods are reliable for gene expression analysis and can be used complementarily to enhance the robustness of biological insights.&quot;,&quot;publisher&quot;:&quot;Multidisciplinary Digital Publishing Institute (MDPI)&quot;,&quot;issue&quot;:&quot;3&quot;,&quot;volume&quot;:&quot;14&quot;,&quot;container-title-short&quot;:&quot;&quot;},&quot;isTemporary&quot;:false}]},{&quot;citationID&quot;:&quot;MENDELEY_CITATION_2ab4957e-4f57-42e3-b21e-e949788b0cb6&quot;,&quot;properties&quot;:{&quot;noteIndex&quot;:0},&quot;isEdited&quot;:false,&quot;manualOverride&quot;:{&quot;isManuallyOverridden&quot;:false,&quot;citeprocText&quot;:&quot;(8)&quot;,&quot;manualOverrideText&quot;:&quot;&quot;},&quot;citationTag&quot;:&quot;MENDELEY_CITATION_v3_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&quot;,&quot;citationItems&quot;:[{&quot;id&quot;:&quot;2d53ade0-f7dd-3968-8791-59e4ca34418d&quot;,&quot;itemData&quot;:{&quot;type&quot;:&quot;article-journal&quot;,&quot;id&quot;:&quot;2d53ade0-f7dd-3968-8791-59e4ca34418d&quot;,&quot;title&quot;:&quot;Large scale, robust, and accurate whole transcriptome profiling from clinical formalin-fixed paraffin-embedded samples&quot;,&quot;author&quot;:[{&quot;family&quot;:&quot;Newton&quot;,&quot;given&quot;:&quot;Yulia&quot;,&quot;parse-names&quot;:false,&quot;dropping-particle&quot;:&quot;&quot;,&quot;non-dropping-particle&quot;:&quot;&quot;},{&quot;family&quot;:&quot;Sedgewick&quot;,&quot;given&quot;:&quot;Andrew J.&quot;,&quot;parse-names&quot;:false,&quot;dropping-particle&quot;:&quot;&quot;,&quot;non-dropping-particle&quot;:&quot;&quot;},{&quot;family&quot;:&quot;Cisneros&quot;,&quot;given&quot;:&quot;Luis&quot;,&quot;parse-names&quot;:false,&quot;dropping-particle&quot;:&quot;&quot;,&quot;non-dropping-particle&quot;:&quot;&quot;},{&quot;family&quot;:&quot;Golovato&quot;,&quot;given&quot;:&quot;Justin&quot;,&quot;parse-names&quot;:false,&quot;dropping-particle&quot;:&quot;&quot;,&quot;non-dropping-particle&quot;:&quot;&quot;},{&quot;family&quot;:&quot;Johnson&quot;,&quot;given&quot;:&quot;Mark&quot;,&quot;parse-names&quot;:false,&quot;dropping-particle&quot;:&quot;&quot;,&quot;non-dropping-particle&quot;:&quot;&quot;},{&quot;family&quot;:&quot;Szeto&quot;,&quot;given&quot;:&quot;Christopher W.&quot;,&quot;parse-names&quot;:false,&quot;dropping-particle&quot;:&quot;&quot;,&quot;non-dropping-particle&quot;:&quot;&quot;},{&quot;family&quot;:&quot;Rabizadeh&quot;,&quot;given&quot;:&quot;Shahrooz&quot;,&quot;parse-names&quot;:false,&quot;dropping-particle&quot;:&quot;&quot;,&quot;non-dropping-particle&quot;:&quot;&quot;},{&quot;family&quot;:&quot;Sanborn&quot;,&quot;given&quot;:&quot;J. Zachary&quot;,&quot;parse-names&quot;:false,&quot;dropping-particle&quot;:&quot;&quot;,&quot;non-dropping-particle&quot;:&quot;&quot;},{&quot;family&quot;:&quot;Benz&quot;,&quot;given&quot;:&quot;Stephen Charles&quot;,&quot;parse-names&quot;:false,&quot;dropping-particle&quot;:&quot;&quot;,&quot;non-dropping-particle&quot;:&quot;&quot;},{&quot;family&quot;:&quot;Vaske&quot;,&quot;given&quot;:&quot;Charles&quot;,&quot;parse-names&quot;:false,&quot;dropping-particle&quot;:&quot;&quot;,&quot;non-dropping-particle&quot;:&quot;&quot;}],&quot;container-title&quot;:&quot;Scientific Reports 2020 10:1&quot;,&quot;accessed&quot;:{&quot;date-parts&quot;:[[2026,7,19]]},&quot;DOI&quot;:&quot;10.1038/s41598-020-74483-1&quot;,&quot;ISBN&quot;:&quot;0123456789&quot;,&quot;ISSN&quot;:&quot;2045-2322&quot;,&quot;PMID&quot;:&quot;33077815&quot;,&quot;URL&quot;:&quot;https://www.nature.com/articles/s41598-020-74483-1&quot;,&quot;issued&quot;:{&quot;date-parts&quot;:[[2020,10,19]]},&quot;page&quot;:&quot;17597-&quot;,&quot;abstract&quot;:&quot;Transcriptome profiling can provide information of great value in clinical decision-making, yet RNA from readily available formalin-fixed paraffin-embedded (FFPE) tissue is often too degraded for quality sequencing. To assess the clinical utility of FFPE-derived RNA, we performed ribo-deplete RNA extractions on &amp;gt; 3200 FFPE slide samples; 25 of these had direct FFPE vs. fresh frozen (FF) replicates, 57 were sequenced in 2 different labs, 87 underwent multiple library analyses, and 16 had direct microdissected vs. macrodissected replicates. Poly-A versus ribo-depletion RNA extraction methods were compared using transcriptomes of TCGA cohort and 3116 FFPE samples. Compared to FF, FFPE transcripts coding for nuclear/cytoplasmic proteins involved in DNA packaging, replication, and protein synthesis were detected at lower rates and zinc finger family transcripts were of poorer quality. The greatest difference in extraction methods was in histone transcripts which typically lack poly-A tails. Encouragingly, the overall sequencing success rate was 81%. Exome coverage was highly concordant in direct FFPE and FF replicates, with 98% agreement in coding exon coverage and a median correlation of whole transcriptome profiles of 0.95. We provide strong rationale for clinical use of FFPE-derived RNA based on the robustness, reproducibility, and consistency of whole transcriptome profiling.&quot;,&quot;publisher&quot;:&quot;Nature Publishing Group&quot;,&quot;issue&quot;:&quot;1&quot;,&quot;volume&quot;:&quot;10&quot;,&quot;container-title-short&quot;:&quot;&quot;},&quot;isTemporary&quot;:false}]},{&quot;citationID&quot;:&quot;MENDELEY_CITATION_36f0b0a8-8a65-41aa-8dc4-aa3c9f6af959&quot;,&quot;properties&quot;:{&quot;noteIndex&quot;:0},&quot;isEdited&quot;:false,&quot;manualOverride&quot;:{&quot;isManuallyOverridden&quot;:false,&quot;citeprocText&quot;:&quot;(1)&quot;,&quot;manualOverrideText&quot;:&quot;&quot;},&quot;citationTag&quot;:&quot;MENDELEY_CITATION_v3_eyJjaXRhdGlvbklEIjoiTUVOREVMRVlfQ0lUQVRJT05fMzZmMGIwYTgtOGE2NS00MWFhLThkYzQtYWEzYzlmNmFmOTU5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aab6be4b-99a7-4048-9f71-7ce632c277f3&quot;,&quot;properties&quot;:{&quot;noteIndex&quot;:0},&quot;isEdited&quot;:false,&quot;manualOverride&quot;:{&quot;isManuallyOverridden&quot;:false,&quot;citeprocText&quot;:&quot;(1)&quot;,&quot;manualOverrideText&quot;:&quot;&quot;},&quot;citationTag&quot;:&quot;MENDELEY_CITATION_v3_eyJjaXRhdGlvbklEIjoiTUVOREVMRVlfQ0lUQVRJT05fYWFiNmJlNGItOTlhNy00MDQ4LTlmNzEtN2NlNjMyYzI3N2Yz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eb167147-60e2-44d7-b47e-4756f592994b&quot;,&quot;properties&quot;:{&quot;noteIndex&quot;:0},&quot;isEdited&quot;:false,&quot;manualOverride&quot;:{&quot;isManuallyOverridden&quot;:false,&quot;citeprocText&quot;:&quot;(9–11)&quot;,&quot;manualOverrideText&quot;:&quot;&quot;},&quot;citationTag&quot;:&quot;MENDELEY_CITATION_v3_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ywyNl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LHsiaWQiOiI5ZDk4MjU2OC1mYjJlLTNhZDQtYjg2Yi0wNTYzNDczNTU4ZjciLCJpdGVtRGF0YSI6eyJ0eXBlIjoiYXJ0aWNsZS1qb3VybmFsIiwiaWQiOiI5ZDk4MjU2OC1mYjJlLTNhZDQtYjg2Yi0wNTYzNDczNTU4ZjciLCJ0aXRsZSI6IlBsYXNtYSBleG9zb21lcyBzdGltdWxhdGUgYnJlYXN0IGNhbmNlciBtZXRhc3Rhc2lzIHRocm91Z2ggc3VyZmFjZSBpbnRlcmFjdGlvbnMgYW5kIGFjdGl2YXRpb24gb2YgRkFLIHNpZ25hbGluZ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HaWwtSGVubiIsImdpdmVuIjoiSGF2YSIsInBhcnNlLW5hbWVzIjpmYWxzZSwiZHJvcHBpbmctcGFydGljbGUiOiIiLCJub24tZHJvcHBpbmctcGFydGljbGUiOiIifSx7ImZhbWlseSI6Ik1hbGVrIiwiZ2l2ZW4iOiJBbmFzdGFzaWEiLCJwYXJzZS1uYW1lcyI6ZmFsc2UsImRyb3BwaW5nLXBhcnRpY2xlIjoiIiwibm9uLWRyb3BwaW5nLXBhcnRpY2xlIjoiIn1dLCJjb250YWluZXItdGl0bGUiOiJCcmVhc3QgQ2FuY2VyIFJlc2VhcmNoIGFuZCBUcmVhdG1lbnQgMjAxOCAxNzQ6MSIsImFjY2Vzc2VkIjp7ImRhdGUtcGFydHMiOltbMjAyNiw3LDI2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1dfQ==&quot;,&quot;citationItems&quot;:[{&quot;id&quot;:&quot;ebf4be17-141b-3d34-b930-3478d2110884&quot;,&quot;itemData&quot;:{&quot;type&quot;:&quot;article-journal&quot;,&quot;id&quot;:&quot;ebf4be17-141b-3d34-b930-3478d2110884&quot;,&quot;title&quot;:&quot;A review on trends in development and translation of omics signatures in cancer&quot;,&quot;author&quot;:[{&quot;family&quot;:&quot;Ma&quot;,&quot;given&quot;:&quot;Wei&quot;,&quot;parse-names&quot;:false,&quot;dropping-particle&quot;:&quot;&quot;,&quot;non-dropping-particle&quot;:&quot;&quot;},{&quot;family&quot;:&quot;Tang&quot;,&quot;given&quot;:&quot;Wenshu&quot;,&quot;parse-names&quot;:false,&quot;dropping-particle&quot;:&quot;&quot;,&quot;non-dropping-particle&quot;:&quot;&quot;},{&quot;family&quot;:&quot;Kwok&quot;,&quot;given&quot;:&quot;Jamie S.L.&quot;,&quot;parse-names&quot;:false,&quot;dropping-particle&quot;:&quot;&quot;,&quot;non-dropping-particle&quot;:&quot;&quot;},{&quot;family&quot;:&quot;Tong&quot;,&quot;given&quot;:&quot;Amy H.Y.&quot;,&quot;parse-names&quot;:false,&quot;dropping-particle&quot;:&quot;&quot;,&quot;non-dropping-particle&quot;:&quot;&quot;},{&quot;family&quot;:&quot;Lo&quot;,&quot;given&quot;:&quot;Cario W.S.&quot;,&quot;parse-names&quot;:false,&quot;dropping-particle&quot;:&quot;&quot;,&quot;non-dropping-particle&quot;:&quot;&quot;},{&quot;family&quot;:&quot;Chu&quot;,&quot;given&quot;:&quot;Annie T.W.&quot;,&quot;parse-names&quot;:false,&quot;dropping-particle&quot;:&quot;&quot;,&quot;non-dropping-particle&quot;:&quot;&quot;},{&quot;family&quot;:&quot;Chung&quot;,&quot;given&quot;:&quot;Brian H.Y.&quot;,&quot;parse-names&quot;:false,&quot;dropping-particle&quot;:&quot;&quot;,&quot;non-dropping-particle&quot;:&quot;&quot;}],&quot;container-title&quot;:&quot;Computational and Structural Biotechnology Journal&quot;,&quot;container-title-short&quot;:&quot;Comput. Struct. Biotechnol. J.&quot;,&quot;accessed&quot;:{&quot;date-parts&quot;:[[2026,7,19]]},&quot;DOI&quot;:&quot;10.1016/J.CSBJ.2024.01.024;WEBSITE:WEBSITE:SPJ-SITE;ISSUE:ISSUE:DOI&quot;,&quot;ISSN&quot;:&quot;20010370&quot;,&quot;URL&quot;:&quot;/doi/pdf/10.1016/j.csbj.2024.01.024?download=true&quot;,&quot;issued&quot;:{&quot;date-parts&quot;:[[2024,12,1]]},&quot;page&quot;:&quot;954-971&quot;,&quot;abstract&quot;:&quot;The field of cancer genomics and transcriptomics has evolved from targeted profiling to swift sequencing of individual tumor genome and transcriptome. The steady growth in genome, epigenome, and transcriptome datasets on a genome-wide scale has significantly increased our capability in capturing signatures that represent both the intrinsic and extrinsic biological features of tumors. These biological differences can help in precise molecular subtyping of cancer, predicting tumor progression, metastatic potential, and resistance to therapeutic agents. In this review, we summarized the current development of genomic, methylomic, transcriptomic, proteomic and metabolic signatures in the field of cancer research and highlighted their potentials in clinical applications to improve diagnosis, prognosis, and treatment decision in cancer patients.&quot;,&quot;publisher&quot;:&quot;Elsevier B.V.&quot;,&quot;volume&quot;:&quot;23&quot;},&quot;isTemporary&quot;:false},{&quot;id&quot;:&quot;c149aeda-62d9-3881-bb1c-02ca95a96ceb&quot;,&quot;itemData&quot;:{&quot;type&quot;:&quot;article-journal&quot;,&quot;id&quot;:&quot;c149aeda-62d9-3881-bb1c-02ca95a96ceb&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7,26]]},&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id&quot;:&quot;9d982568-fb2e-3ad4-b86b-0563473558f7&quot;,&quot;itemData&quot;:{&quot;type&quot;:&quot;article-journal&quot;,&quot;id&quot;:&quot;9d982568-fb2e-3ad4-b86b-0563473558f7&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7,26]]},&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citationID&quot;:&quot;MENDELEY_CITATION_a6d95b00-83e5-46e0-824b-09e9fb76a122&quot;,&quot;properties&quot;:{&quot;noteIndex&quot;:0},&quot;isEdited&quot;:false,&quot;manualOverride&quot;:{&quot;isManuallyOverridden&quot;:false,&quot;citeprocText&quot;:&quot;(12)&quot;,&quot;manualOverrideText&quot;:&quot;&quot;},&quot;citationTag&quot;:&quot;MENDELEY_CITATION_v3_eyJjaXRhdGlvbklEIjoiTUVOREVMRVlfQ0lUQVRJT05fYTZkOTViMDAtODNlNS00NmUwLTgyNGItMDllOWZiNzZhMTI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quot;,&quot;citationItems&quot;:[{&quot;id&quot;:&quot;425082de-07b0-38fa-b77d-4aaecaab64fb&quot;,&quot;itemData&quot;:{&quot;type&quot;:&quot;article-journal&quot;,&quot;id&quot;:&quot;425082de-07b0-38fa-b77d-4aaecaab64fb&quot;,&quot;title&quot;:&quot;Follicular lymphoma comprises germinal center–like and memory-like molecular subtypes with prognostic significance&quot;,&quot;author&quot;:[{&quot;family&quot;:&quot;Laurent&quot;,&quot;given&quot;:&quot;Camille&quot;,&quot;parse-names&quot;:false,&quot;dropping-particle&quot;:&quot;&quot;,&quot;non-dropping-particle&quot;:&quot;&quot;},{&quot;family&quot;:&quot;Trisal&quot;,&quot;given&quot;:&quot;Preeti&quot;,&quot;parse-names&quot;:false,&quot;dropping-particle&quot;:&quot;&quot;,&quot;non-dropping-particle&quot;:&quot;&quot;},{&quot;family&quot;:&quot;Tesson&quot;,&quot;given&quot;:&quot;Bruno&quot;,&quot;parse-names&quot;:false,&quot;dropping-particle&quot;:&quot;&quot;,&quot;non-dropping-particle&quot;:&quot;&quot;},{&quot;family&quot;:&quot;Seth&quot;,&quot;given&quot;:&quot;Sahil&quot;,&quot;parse-names&quot;:false,&quot;dropping-particle&quot;:&quot;&quot;,&quot;non-dropping-particle&quot;:&quot;&quot;},{&quot;family&quot;:&quot;Beyou&quot;,&quot;given&quot;:&quot;Alicia&quot;,&quot;parse-names&quot;:false,&quot;dropping-particle&quot;:&quot;&quot;,&quot;non-dropping-particle&quot;:&quot;&quot;},{&quot;family&quot;:&quot;Roulland&quot;,&quot;given&quot;:&quot;Sandrine&quot;,&quot;parse-names&quot;:false,&quot;dropping-particle&quot;:&quot;&quot;,&quot;non-dropping-particle&quot;:&quot;&quot;},{&quot;family&quot;:&quot;Lesne&quot;,&quot;given&quot;:&quot;Bastien&quot;,&quot;parse-names&quot;:false,&quot;dropping-particle&quot;:&quot;&quot;,&quot;non-dropping-particle&quot;:&quot;&quot;},{&quot;family&quot;:&quot;Acker&quot;,&quot;given&quot;:&quot;Nathalie&quot;,&quot;parse-names&quot;:false,&quot;dropping-particle&quot;:&quot;&quot;,&quot;non-dropping-particle&quot;:&quot;Van&quot;},{&quot;family&quot;:&quot;Cerapio&quot;,&quot;given&quot;:&quot;Juan Pablo&quot;,&quot;parse-names&quot;:false,&quot;dropping-particle&quot;:&quot;&quot;,&quot;non-dropping-particle&quot;:&quot;&quot;},{&quot;family&quot;:&quot;Chartier&quot;,&quot;given&quot;:&quot;Loïc&quot;,&quot;parse-names&quot;:false,&quot;dropping-particle&quot;:&quot;&quot;,&quot;non-dropping-particle&quot;:&quot;&quot;},{&quot;family&quot;:&quot;Guille&quot;,&quot;given&quot;:&quot;Arnaud&quot;,&quot;parse-names&quot;:false,&quot;dropping-particle&quot;:&quot;&quot;,&quot;non-dropping-particle&quot;:&quot;&quot;},{&quot;family&quot;:&quot;Stokes&quot;,&quot;given&quot;:&quot;Matthew E.&quot;,&quot;parse-names&quot;:false,&quot;dropping-particle&quot;:&quot;&quot;,&quot;non-dropping-particle&quot;:&quot;&quot;},{&quot;family&quot;:&quot;Huang&quot;,&quot;given&quot;:&quot;C. Chris&quot;,&quot;parse-names&quot;:false,&quot;dropping-particle&quot;:&quot;&quot;,&quot;non-dropping-particle&quot;:&quot;&quot;},{&quot;family&quot;:&quot;Huet&quot;,&quot;given&quot;:&quot;Sarah&quot;,&quot;parse-names&quot;:false,&quot;dropping-particle&quot;:&quot;&quot;,&quot;non-dropping-particle&quot;:&quot;&quot;},{&quot;family&quot;:&quot;Gandhi&quot;,&quot;given&quot;:&quot;Anita K.&quot;,&quot;parse-names&quot;:false,&quot;dropping-particle&quot;:&quot;&quot;,&quot;non-dropping-particle&quot;:&quot;&quot;},{&quot;family&quot;:&quot;Morschhauser&quot;,&quot;given&quot;:&quot;Franck&quot;,&quot;parse-names&quot;:false,&quot;dropping-particle&quot;:&quot;&quot;,&quot;non-dropping-particle&quot;:&quot;&quot;},{&quot;family&quot;:&quot;Xerri&quot;,&quot;given&quot;:&quot;Luc&quot;,&quot;parse-names&quot;:false,&quot;dropping-particle&quot;:&quot;&quot;,&quot;non-dropping-particle&quot;:&quot;&quot;}],&quot;container-title&quot;:&quot;Blood&quot;,&quot;container-title-short&quot;:&quot;Blood&quot;,&quot;accessed&quot;:{&quot;date-parts&quot;:[[2026,7,19]]},&quot;DOI&quot;:&quot;10.1182/BLOOD.2024024496&quot;,&quot;ISSN&quot;:&quot;0006-4971&quot;,&quot;PMID&quot;:&quot;39374535&quot;,&quot;URL&quot;:&quot;https://dx.doi.org/10.1182/blood.2024024496&quot;,&quot;issued&quot;:{&quot;date-parts&quot;:[[2024,12,12]]},&quot;page&quot;:&quot;2503-2516&quot;,&quot;abstract&quot;:&quot;A robust prognostic and biological classification for newly diagnosed follicular lymphoma (FL) using molecular profiling remains challenging. FL tumors from patients treated in the RELEVANCE trial with rituximab-chemotherapy (R-chemo) or rituximab-lenalidomide (R2) were analyzed using RNA sequencing, DNA sequencing, immunohistochemistry (IHC), and/or fluorescence in situ hybridization. Unsupervised gene clustering identified 2 gene expression signatures (GSs) enriched in normal memory (MEM) B cells and germinal center (GC) B-cell signals, respectively. These 2 GSs were combined into a 20-gene predictor (FL20) to classify patients into MEM-like (n = 160) or GC-like (n = 164) subtypes, which also displayed different mutational profiles. In the R-chemo arm, patients with MEM-like FL had significantly shorter progression-free survival (PFS) than patients with GC-like FL (hazard ratio [HR], 2.13; P =. 0023). In the R2 arm, both subtypes had comparable PFS, demonstrating that R2 has a benefit over R-chemo for patients with MEM-like FL (HR, 0.54; P =. 011). The prognostic value of FL20 was validated in an independent FL cohort with R-chemo treatment (GSE119214 [n = 137]). An IHC algorithm (FLcm) that used FOXP1, LMO2, CD22, and MUM1 antibodies was developed with significant prognostic correlation with FL20. These data indicate that FL tumors can be classified into MEM-like and GC-like subtypes that are biologically distinct and clinically different in their risk profile. The FLcm assay can be used in routine clinical practice to identify patients with MEM-like FL who might benefit from therapies other than R-chemo, such as the R2 combination. This trial was registered at www.clinicaltrials.gov as #NCT01476787 and #NCT01650701.&quot;,&quot;publisher&quot;:&quot;American Society of Hematology&quot;,&quot;issue&quot;:&quot;24&quot;,&quot;volume&quot;:&quot;144&quot;},&quot;isTemporary&quot;:false}]},{&quot;citationID&quot;:&quot;MENDELEY_CITATION_cb44d8f9-6b3d-429f-898e-48b3dedf8ec7&quot;,&quot;properties&quot;:{&quot;noteIndex&quot;:0},&quot;isEdited&quot;:false,&quot;manualOverride&quot;:{&quot;isManuallyOverridden&quot;:false,&quot;citeprocText&quot;:&quot;(13)&quot;,&quot;manualOverrideText&quot;:&quot;&quot;},&quot;citationTag&quot;:&quot;MENDELEY_CITATION_v3_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&quot;,&quot;citationItems&quot;:[{&quot;id&quot;:&quot;c1a44bf5-979e-32ee-bd65-2d8fe74b565f&quot;,&quot;itemData&quot;:{&quot;type&quot;:&quot;article-journal&quot;,&quot;id&quot;:&quot;c1a44bf5-979e-32ee-bd65-2d8fe74b565f&quot;,&quot;title&quot;:&quot;A guide to transcriptomic deconvolution in cancer&quot;,&quot;author&quot;:[{&quot;family&quot;:&quot;Dai&quot;,&quot;given&quot;:&quot;Yaoyi&quot;,&quot;parse-names&quot;:false,&quot;dropping-particle&quot;:&quot;&quot;,&quot;non-dropping-particle&quot;:&quot;&quot;},{&quot;family&quot;:&quot;Guo&quot;,&quot;given&quot;:&quot;Shuai&quot;,&quot;parse-names&quot;:false,&quot;dropping-particle&quot;:&quot;&quot;,&quot;non-dropping-particle&quot;:&quot;&quot;},{&quot;family&quot;:&quot;Pan&quot;,&quot;given&quot;:&quot;Yidan&quot;,&quot;parse-names&quot;:false,&quot;dropping-particle&quot;:&quot;&quot;,&quot;non-dropping-particle&quot;:&quot;&quot;},{&quot;family&quot;:&quot;Castignani&quot;,&quot;given&quot;:&quot;Carla&quot;,&quot;parse-names&quot;:false,&quot;dropping-particle&quot;:&quot;&quot;,&quot;non-dropping-particle&quot;:&quot;&quot;},{&quot;family&quot;:&quot;Montierth&quot;,&quot;given&quot;:&quot;Matthew D.&quot;,&quot;parse-names&quot;:false,&quot;dropping-particle&quot;:&quot;&quot;,&quot;non-dropping-particle&quot;:&quot;&quot;},{&quot;family&quot;:&quot;Loo&quot;,&quot;given&quot;:&quot;Peter&quot;,&quot;parse-names&quot;:false,&quot;dropping-particle&quot;:&quot;&quot;,&quot;non-dropping-particle&quot;:&quot;Van&quot;},{&quot;family&quot;:&quot;Wang&quot;,&quot;given&quot;:&quot;Wenyi&quot;,&quot;parse-names&quot;:false,&quot;dropping-particle&quot;:&quot;&quot;,&quot;non-dropping-particle&quot;:&quot;&quot;}],&quot;container-title&quot;:&quot;Nature reviews. Cancer&quot;,&quot;container-title-short&quot;:&quot;Nat. Rev. Cancer&quot;,&quot;accessed&quot;:{&quot;date-parts&quot;:[[2026,7,19]]},&quot;DOI&quot;:&quot;10.1038/S41568-025-00886-9&quot;,&quot;ISSN&quot;:&quot;14741768&quot;,&quot;PMID&quot;:&quot;41331516&quot;,&quot;URL&quot;:&quot;https://pmc.ncbi.nlm.nih.gov/articles/PMC7618897/&quot;,&quot;issued&quot;:{&quot;date-parts&quot;:[[2025,2,1]]},&quot;page&quot;:&quot;84&quot;,&quot;abstract&quot;:&quot;Cancer tissues are heterogeneous mixtures of tumour, stromal and immune cells, where each component comprises multiple distinct cell types and/or states. Mapping this heterogeneity and understanding the unique contributions of each cell type to the tumour transcriptome is crucial for advancing cancer biology, yet high-throughput expression profiles from tumour tissues only represent combined signals from all cellular sources. Computational deconvolution of these mixed signals has emerged as a powerful approach to dissect both cellular composition and cell-type-specific expression patterns. Here, we provide a comprehensive guide to transcriptomic deconvolution, specifically tailored for cancer researchers, presenting a systematic framework for selecting and applying deconvolution methods, considering the unique complexities of tumour tissues, data availability and method assumptions. We detail 43 deconvolution methods and outline how different approaches serve distinctive applications in cancer research: from understanding tumour-immune surveillance to identifying cancer subtypes, discovering prognostic biomarkers and characterizing spatial tumour architecture. By examining the capabilities and limitations of these methods, we highlight emerging trends and future directions, particularly in addressing tumour cell plasticity and dynamic cell states.&quot;,&quot;publisher&quot;:&quot;Nature Research&quot;,&quot;issue&quot;:&quot;2&quot;,&quot;volume&quot;:&quot;26&quot;},&quot;isTemporary&quot;:false}]},{&quot;citationID&quot;:&quot;MENDELEY_CITATION_c1e4f6b1-508e-4a08-a334-2b224f85b37b&quot;,&quot;properties&quot;:{&quot;noteIndex&quot;:0},&quot;isEdited&quot;:false,&quot;manualOverride&quot;:{&quot;isManuallyOverridden&quot;:false,&quot;citeprocText&quot;:&quot;(14)&quot;,&quot;manualOverrideText&quot;:&quot;&quot;},&quot;citationTag&quot;:&quot;MENDELEY_CITATION_v3_eyJjaXRhdGlvbklEIjoiTUVOREVMRVlfQ0lUQVRJT05fYzFlNGY2YjEtNTA4ZS00YTA4LWEzMzQtMmIyMjRmODViMzdi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quot;,&quot;citationItems&quot;:[{&quot;id&quot;:&quot;cb88c1c8-1278-36d7-8014-406742b02651&quot;,&quot;itemData&quot;:{&quot;type&quot;:&quot;article-journal&quot;,&quot;id&quot;:&quot;cb88c1c8-1278-36d7-8014-406742b02651&quot;,&quot;title&quot;:&quot;Procrustes is a machine-learning approach that removes cross-platform batch effects from clinical RNA sequencing data&quot;,&quot;author&quot;:[{&quot;family&quot;:&quot;Kotlov&quot;,&quot;given&quot;:&quot;Nikita&quot;,&quot;parse-names&quot;:false,&quot;dropping-particle&quot;:&quot;&quot;,&quot;non-dropping-particle&quot;:&quot;&quot;},{&quot;family&quot;:&quot;Shaposhnikov&quot;,&quot;given&quot;:&quot;Kirill&quot;,&quot;parse-names&quot;:false,&quot;dropping-particle&quot;:&quot;&quot;,&quot;non-dropping-particle&quot;:&quot;&quot;},{&quot;family&quot;:&quot;Tazearslan&quot;,&quot;given&quot;:&quot;Cagdas&quot;,&quot;parse-names&quot;:false,&quot;dropping-particle&quot;:&quot;&quot;,&quot;non-dropping-particle&quot;:&quot;&quot;},{&quot;family&quot;:&quot;Chasse&quot;,&quot;given&quot;:&quot;Madison&quot;,&quot;parse-names&quot;:false,&quot;dropping-particle&quot;:&quot;&quot;,&quot;non-dropping-particle&quot;:&quot;&quot;},{&quot;family&quot;:&quot;Baisangurov&quot;,&quot;given&quot;:&quot;Artur&quot;,&quot;parse-names&quot;:false,&quot;dropping-particle&quot;:&quot;&quot;,&quot;non-dropping-particle&quot;:&quot;&quot;},{&quot;family&quot;:&quot;Podsvirova&quot;,&quot;given&quot;:&quot;Svetlana&quot;,&quot;parse-names&quot;:false,&quot;dropping-particle&quot;:&quot;&quot;,&quot;non-dropping-particle&quot;:&quot;&quot;},{&quot;family&quot;:&quot;Fernandez&quot;,&quot;given&quot;:&quot;Dawn&quot;,&quot;parse-names&quot;:false,&quot;dropping-particle&quot;:&quot;&quot;,&quot;non-dropping-particle&quot;:&quot;&quot;},{&quot;family&quot;:&quot;Abdou&quot;,&quot;given&quot;:&quot;Mary&quot;,&quot;parse-names&quot;:false,&quot;dropping-particle&quot;:&quot;&quot;,&quot;non-dropping-particle&quot;:&quot;&quot;},{&quot;family&quot;:&quot;Kaneunyenye&quot;,&quot;given&quot;:&quot;Leznath&quot;,&quot;parse-names&quot;:false,&quot;dropping-particle&quot;:&quot;&quot;,&quot;non-dropping-particle&quot;:&quot;&quot;},{&quot;family&quot;:&quot;Morgan&quot;,&quot;given&quot;:&quot;Kelley&quot;,&quot;parse-names&quot;:false,&quot;dropping-particle&quot;:&quot;&quot;,&quot;non-dropping-particle&quot;:&quot;&quot;},{&quot;family&quot;:&quot;Cheremushkin&quot;,&quot;given&quot;:&quot;Ilya&quot;,&quot;parse-names&quot;:false,&quot;dropping-particle&quot;:&quot;&quot;,&quot;non-dropping-particle&quot;:&quot;&quot;},{&quot;family&quot;:&quot;Zemskiy&quot;,&quot;given&quot;:&quot;Pavel&quot;,&quot;parse-names&quot;:false,&quot;dropping-particle&quot;:&quot;&quot;,&quot;non-dropping-particle&quot;:&quot;&quot;},{&quot;family&quot;:&quot;Chelushkin&quot;,&quot;given&quot;:&quot;Maxim&quot;,&quot;parse-names&quot;:false,&quot;dropping-particle&quot;:&quot;&quot;,&quot;non-dropping-particle&quot;:&quot;&quot;},{&quot;family&quot;:&quot;Sorokina&quot;,&quot;given&quot;:&quot;Maria&quot;,&quot;parse-names&quot;:false,&quot;dropping-particle&quot;:&quot;&quot;,&quot;non-dropping-particle&quot;:&quot;&quot;},{&quot;family&quot;:&quot;Belova&quot;,&quot;given&quot;:&quot;Ekaterina&quot;,&quot;parse-names&quot;:false,&quot;dropping-particle&quot;:&quot;&quot;,&quot;non-dropping-particle&quot;:&quot;&quot;},{&quot;family&quot;:&quot;Khorkova&quot;,&quot;given&quot;:&quot;Svetlana&quot;,&quot;parse-names&quot;:false,&quot;dropping-particle&quot;:&quot;&quot;,&quot;non-dropping-particle&quot;:&quot;&quot;},{&quot;family&quot;:&quot;Lozinsky&quot;,&quot;given&quot;:&quot;Yaroslav&quot;,&quot;parse-names&quot;:false,&quot;dropping-particle&quot;:&quot;&quot;,&quot;non-dropping-particle&quot;:&quot;&quot;},{&quot;family&quot;:&quot;Nuzhdina&quot;,&quot;given&quot;:&quot;Katerina&quot;,&quot;parse-names&quot;:false,&quot;dropping-particle&quot;:&quot;&quot;,&quot;non-dropping-particle&quot;:&quot;&quot;},{&quot;family&quot;:&quot;Vasileva&quot;,&quot;given&quot;:&quot;Elena&quot;,&quot;parse-names&quot;:false,&quot;dropping-particle&quot;:&quot;&quot;,&quot;non-dropping-particle&quot;:&quot;&quot;},{&quot;family&quot;:&quot;Kravchenko&quot;,&quot;given&quot;:&quot;Dmitry&quot;,&quot;parse-names&quot;:false,&quot;dropping-particle&quot;:&quot;&quot;,&quot;non-dropping-particle&quot;:&quot;&quot;},{&quot;family&quot;:&quot;Suryamohan&quot;,&quot;given&quot;:&quot;Kushal&quot;,&quot;parse-names&quot;:false,&quot;dropping-particle&quot;:&quot;&quot;,&quot;non-dropping-particle&quot;:&quot;&quot;},{&quot;family&quot;:&quot;Nomie&quot;,&quot;given&quot;:&quot;Krystle&quot;,&quot;parse-names&quot;:false,&quot;dropping-particle&quot;:&quot;&quot;,&quot;non-dropping-particle&quot;:&quot;&quot;},{&quot;family&quot;:&quot;Curran&quot;,&quot;given&quot;:&quot;John&quot;,&quot;parse-names&quot;:false,&quot;dropping-particle&quot;:&quot;&quot;,&quot;non-dropping-particle&quot;:&quot;&quot;},{&quot;family&quot;:&quot;Fowler&quot;,&quot;given&quot;:&quot;Natha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Biology 2024 7:1&quot;,&quot;accessed&quot;:{&quot;date-parts&quot;:[[2026,7,19]]},&quot;DOI&quot;:&quot;10.1038/s42003-024-06020-z&quot;,&quot;ISSN&quot;:&quot;2399-3642&quot;,&quot;PMID&quot;:&quot;38555407&quot;,&quot;URL&quot;:&quot;https://www.nature.com/articles/s42003-024-06020-z&quot;,&quot;issued&quot;:{&quot;date-parts&quot;:[[2024,3,30]]},&quot;page&quot;:&quot;392-&quot;,&quot;abstract&quot;:&quot;With the increased use of gene expression profiling for personalized oncology, optimized RNA sequencing (RNA-seq) protocols and algorithms are necessary to provide comparable expression measurements between exome capture (EC)-based and poly-A RNA-seq. Here, we developed and optimized an EC-based protocol for processing formalin-fixed, paraffin-embedded samples and a machine-learning algorithm, Procrustes, to overcome batch effects across RNA-seq data obtained using different sample preparation protocols like EC-based or poly-A RNA-seq protocols. Applying Procrustes to samples processed using EC and poly-A RNA-seq protocols showed the expression of 61% of genes (N = 20,062) to correlate across both protocols (concordance correlation coefficient &amp;gt; 0.8, versus 26% before transformation by Procrustes), including 84% of cancer-specific and cancer microenvironment-related genes (versus 36% before applying Procrustes; N = 1,438). Benchmarking analyses also showed Procrustes to outperform other batch correction methods. Finally, we showed that Procrustes can project RNA-seq data for a single sample to a larger cohort of RNA-seq data. Future application of Procrustes will enable direct gene expression analysis for single tumor samples to support gene expression-based treatment decisions. Procrustes is a machine-learning algorithm that can overcome batch effects across RNA-seq data obtained by different sample preparation methods, like exome capture-based or poly-A RNA-seq protocols.&quot;,&quot;publisher&quot;:&quot;Nature Publishing Group&quot;,&quot;issue&quot;:&quot;1&quot;,&quot;volume&quot;:&quot;7&quot;,&quot;container-title-short&quot;:&quot;&quot;},&quot;isTemporary&quot;:false}]},{&quot;citationID&quot;:&quot;MENDELEY_CITATION_02852fad-a18c-405c-9c07-f9ca309fb897&quot;,&quot;properties&quot;:{&quot;noteIndex&quot;:0},&quot;isEdited&quot;:false,&quot;manualOverride&quot;:{&quot;isManuallyOverridden&quot;:false,&quot;citeprocText&quot;:&quot;(15)&quot;,&quot;manualOverrideText&quot;:&quot;&quot;},&quot;citationTag&quot;:&quot;MENDELEY_CITATION_v3_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&quot;,&quot;citationItems&quot;:[{&quot;id&quot;:&quot;70f69f49-5e57-352c-aec2-f1f863478b89&quot;,&quot;itemData&quot;:{&quot;type&quot;:&quot;webpage&quot;,&quot;id&quot;:&quot;70f69f49-5e57-352c-aec2-f1f863478b89&quot;,&quot;title&quot;:&quot;GitHub - sebriois/biomart: Python biomart API · GitHub&quot;,&quot;accessed&quot;:{&quot;date-parts&quot;:[[2026,7,19]]},&quot;URL&quot;:&quot;https://github.com/sebriois/biomart&quot;,&quot;container-title-short&quot;:&quot;&quot;},&quot;isTemporary&quot;:false}]},{&quot;citationID&quot;:&quot;MENDELEY_CITATION_0fd6af02-e4a3-4e1e-be68-dd392c139faf&quot;,&quot;properties&quot;:{&quot;noteIndex&quot;:0},&quot;isEdited&quot;:false,&quot;manualOverride&quot;:{&quot;isManuallyOverridden&quot;:false,&quot;citeprocText&quot;:&quot;(16)&quot;,&quot;manualOverrideText&quot;:&quot;&quot;},&quot;citationTag&quot;:&quot;MENDELEY_CITATION_v3_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&quot;,&quot;citationItems&quot;:[{&quot;id&quot;:&quot;fdf8aba0-6a65-3dee-8123-e1d859bbab67&quot;,&quot;itemData&quot;:{&quot;type&quot;:&quot;webpage&quot;,&quot;id&quot;:&quot;fdf8aba0-6a65-3dee-8123-e1d859bbab67&quot;,&quot;title&quot;:&quot;GitHub - kubernetes-sigs/karpenter: Karpenter is a Kubernetes Node Autoscaler built for flexibility, performance, and simplicity. · GitHub&quot;,&quot;accessed&quot;:{&quot;date-parts&quot;:[[2026,7,19]]},&quot;URL&quot;:&quot;https://github.com/kubernetes-sigs/karpenter&quot;,&quot;container-title-short&quot;:&quot;&quot;},&quot;isTemporary&quot;:false}]},{&quot;citationID&quot;:&quot;MENDELEY_CITATION_8c7b6fe2-d5e1-4250-a98a-78d38ae3ae91&quot;,&quot;properties&quot;:{&quot;noteIndex&quot;:0},&quot;isEdited&quot;:false,&quot;manualOverride&quot;:{&quot;isManuallyOverridden&quot;:false,&quot;citeprocText&quot;:&quot;(17)&quot;,&quot;manualOverrideText&quot;:&quot;&quot;},&quot;citationTag&quot;:&quot;MENDELEY_CITATION_v3_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&quot;,&quot;citationItems&quot;:[{&quot;id&quot;:&quot;362aaccc-8bd5-3d79-befd-adca8eda6d2f&quot;,&quot;itemData&quot;:{&quot;type&quot;:&quot;article-journal&quot;,&quot;id&quot;:&quot;362aaccc-8bd5-3d79-befd-adca8eda6d2f&quot;,&quot;title&quot;:&quot;Bioinformatics perspectives on transcriptomics: A comprehensive review of bulk and single‐cell RNA sequencing analyses&quot;,&quot;author&quot;:[{&quot;family&quot;:&quot;Tzec-Interián&quot;,&quot;given&quot;:&quot;Jorge A.&quot;,&quot;parse-names&quot;:false,&quot;dropping-particle&quot;:&quot;&quot;,&quot;non-dropping-particle&quot;:&quot;&quot;},{&quot;family&quot;:&quot;González-Padilla&quot;,&quot;given&quot;:&quot;Daianna&quot;,&quot;parse-names&quot;:false,&quot;dropping-particle&quot;:&quot;&quot;,&quot;non-dropping-particle&quot;:&quot;&quot;},{&quot;family&quot;:&quot;Góngora-Castillo&quot;,&quot;given&quot;:&quot;Elsa B.&quot;,&quot;parse-names&quot;:false,&quot;dropping-particle&quot;:&quot;&quot;,&quot;non-dropping-particle&quot;:&quot;&quot;}],&quot;container-title&quot;:&quot;Quantitative Biology&quot;,&quot;accessed&quot;:{&quot;date-parts&quot;:[[2026,7,19]]},&quot;DOI&quot;:&quot;10.1002/QUB2.78&quot;,&quot;ISSN&quot;:&quot;20954697&quot;,&quot;PMID&quot;:&quot;41675508&quot;,&quot;URL&quot;:&quot;https://pmc.ncbi.nlm.nih.gov/articles/PMC12806032/&quot;,&quot;issued&quot;:{&quot;date-parts&quot;:[[2025,6,1]]},&quot;page&quot;:&quot;e78&quot;,&quot;abstract&quot;:&quot;The transcriptome, the complete set of RNA molecules within a cell, plays a critical role in regulating physiological processes. The advent of RNA sequencing (RNA-seq) facilitated by Next Generation Sequencing (NGS) technologies, has revolutionized transcriptome research, providing unique insights into gene expression dynamics. This powerful strategy can be applied at both bulk tissue and single-cell levels. Bulk RNA-seq provides a gene expression profile within a tissue sample. Conversely, single-cell RNA sequencing (scRNA-seq) offers resolution at the cellular level, allowing the uncovering of cellular heterogeneity, identification of rare cell types, and distinction between distinct cell populations. As computational tools, machine learning techniques, and NGS sequencing platforms continue to evolve, the field of transcriptome research is poised for significant advancements. Therefore, to fully harness this potential, a comprehensive understanding of bulk RNA-seq and scRNA-seq technologies, including their advantages, limitations, and computational considerations, is crucial. This review provides a systematic comparison of the computational processes involved in both RNA-seq and scRNA-seq, highlighting their fundamental principles, applications, strengths, and limitations, while outlining future directions in transcriptome research.&quot;,&quot;publisher&quot;:&quot;John Wiley and Sons Inc&quot;,&quot;issue&quot;:&quot;2&quot;,&quot;volume&quot;:&quot;13&quot;,&quot;container-title-short&quot;:&quot;&quot;},&quot;isTemporary&quot;:false}]},{&quot;citationID&quot;:&quot;MENDELEY_CITATION_008c8135-123d-42ff-a5d2-3f5b70009b5e&quot;,&quot;properties&quot;:{&quot;noteIndex&quot;:0},&quot;isEdited&quot;:false,&quot;manualOverride&quot;:{&quot;isManuallyOverridden&quot;:false,&quot;citeprocText&quot;:&quot;(18)&quot;,&quot;manualOverrideText&quot;:&quot;&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Tag&quot;:&quot;MENDELEY_CITATION_v3_eyJjaXRhdGlvbklEIjoiTUVOREVMRVlfQ0lUQVRJT05fMDA4YzgxMzUtMTIzZC00MmZmLWE1ZDItM2Y1YjcwMDA5YjVl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quot;},{&quot;citationID&quot;:&quot;MENDELEY_CITATION_ca5d9c25-7ca1-4c07-9723-c248201b9f49&quot;,&quot;properties&quot;:{&quot;noteIndex&quot;:0},&quot;isEdited&quot;:false,&quot;manualOverride&quot;:{&quot;isManuallyOverridden&quot;:false,&quot;citeprocText&quot;:&quot;(19)&quot;,&quot;manualOverrideText&quot;:&quot;&quot;},&quot;citationItems&quot;:[{&quot;id&quot;:&quot;774a1823-6202-3314-86f1-7a04e77350e4&quot;,&quot;itemData&quot;:{&quot;type&quot;:&quot;article-journal&quot;,&quot;id&quot;:&quot;774a1823-6202-3314-86f1-7a04e77350e4&quot;,&quot;title&quot;:&quot;Matrix Completion and Low-Rank SVD via Fast Alternating Least Squares&quot;,&quot;author&quot;:[{&quot;family&quot;:&quot;Hastie&quot;,&quot;given&quot;:&quot;Trevor&quot;,&quot;parse-names&quot;:false,&quot;dropping-particle&quot;:&quot;&quot;,&quot;non-dropping-particle&quot;:&quot;&quot;},{&quot;family&quot;:&quot;Mazumder&quot;,&quot;given&quot;:&quot;Rahul&quot;,&quot;parse-names&quot;:false,&quot;dropping-particle&quot;:&quot;&quot;,&quot;non-dropping-particle&quot;:&quot;&quot;},{&quot;family&quot;:&quot;Lee&quot;,&quot;given&quot;:&quot;Jason D.&quot;,&quot;parse-names&quot;:false,&quot;dropping-particle&quot;:&quot;&quot;,&quot;non-dropping-particle&quot;:&quot;&quot;},{&quot;family&quot;:&quot;Zadeh&quot;,&quot;given&quot;:&quot;Reza&quot;,&quot;parse-names&quot;:false,&quot;dropping-particle&quot;:&quot;&quot;,&quot;non-dropping-particle&quot;:&quot;&quot;}],&quot;container-title&quot;:&quot;Journal of machine learning research : JMLR&quot;,&quot;container-title-short&quot;:&quot;J. Mach. Learn. Res.&quot;,&quot;accessed&quot;:{&quot;date-parts&quot;:[[2026,7,19]]},&quot;ISSN&quot;:&quot;15337928&quot;,&quot;PMID&quot;:&quot;31130828&quot;,&quot;URL&quot;:&quot;https://pmc.ncbi.nlm.nih.gov/articles/PMC6530939/&quot;,&quot;issued&quot;:{&quot;date-parts&quot;:[[2015,12,1]]},&quot;page&quot;:&quot;3367&quot;,&quot;abstract&quot;:&quot;The matrix-completion problem has attracted a lot of attention, largely as a result of the celebrated Netix competition. Two popular approaches for solving the problem are nuclear-norm-regularized matrix approximation (Candès and Tao, 2009; Mazumder et al., 2010), and maximum-margin matrix factorization (Srebro et al., 2005). These two procedures are in some cases solving equivalent problems, but with quite different algorithms. In this article we bring the two approaches together, leading to an efficient algorithm for large matrix factorization and completion that outperforms both of these. We develop a software package softImpute in R for implementing our approaches, and a distributed version for very large matrices using the Spark cluster programming environment.&quot;,&quot;publisher&quot;:&quot;Microtome Publishing&quot;,&quot;volume&quot;:&quot;16&quot;},&quot;isTemporary&quot;:false}],&quot;citationTag&quot;:&quot;MENDELEY_CITATION_v3_eyJjaXRhdGlvbklEIjoiTUVOREVMRVlfQ0lUQVRJT05fY2E1ZDljMjUtN2NhMS00YzA3LTk3MjMtYzI0ODIwMWI5ZjQ5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quot;},{&quot;citationID&quot;:&quot;MENDELEY_CITATION_0c37498d-0fa3-4882-bad5-a51e9777b320&quot;,&quot;properties&quot;:{&quot;noteIndex&quot;:0},&quot;isEdited&quot;:false,&quot;manualOverride&quot;:{&quot;isManuallyOverridden&quot;:false,&quot;citeprocText&quot;:&quot;(20)&quot;,&quot;manualOverrideText&quot;:&quot;&quot;},&quot;citationItems&quot;:[{&quot;id&quot;:&quot;c26cb762-a684-3531-92ed-76ffd5dbec0c&quot;,&quot;itemData&quot;:{&quot;type&quot;:&quot;article-journal&quot;,&quot;id&quot;:&quot;c26cb762-a684-3531-92ed-76ffd5dbec0c&quot;,&quot;title&quot;:&quot;Data Normalization Using Median &amp; Median Absolute Deviation(MMAD) based Z-Score for Robust Predictions vs.Min–Max Normalization&quot;,&quot;author&quot;:[{&quot;family&quot;:&quot;Kappal&quot;,&quot;given&quot;:&quot;Sunil&quot;,&quot;parse-names&quot;:false,&quot;dropping-particle&quot;:&quot;&quot;,&quot;non-dropping-particle&quot;:&quot;&quot;},{&quot;family&quot;:&quot;https://independent.academia.edu/SunilKappal&quot;,&quot;given&quot;:&quot;&quot;,&quot;parse-names&quot;:false,&quot;dropping-particle&quot;:&quot;&quot;,&quot;non-dropping-particle&quot;:&quot;&quot;}],&quot;container-title&quot;:&quot;London Journal of Research in Science: Natural and Formal&quot;,&quot;accessed&quot;:{&quot;date-parts&quot;:[[2026,7,20]]},&quot;DOI&quot;:&quot;10.13140/RG.2.2.32799.82088&quot;,&quot;URL&quot;:&quot;https://www.academia.edu/41642470/Data_Normalization_Using_Median_and_Median_Absolute_Deviation_MMAD_based_Z_Score_for_Robust_Predictions_vs_Min_Max_Normalization&quot;,&quot;issued&quot;:{&quot;date-parts&quot;:[[2019,1,1]]},&quot;container-title-short&quot;:&quot;&quot;},&quot;isTemporary&quot;:false}],&quot;citationTag&quot;:&quot;MENDELEY_CITATION_v3_eyJjaXRhdGlvbklEIjoiTUVOREVMRVlfQ0lUQVRJT05fMGMzNzQ5OGQtMGZhMy00ODgyLWJhZDUtYTUxZTk3NzdiMzIw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quot;},{&quot;citationID&quot;:&quot;MENDELEY_CITATION_b4a48360-616a-4be0-a018-84a7b998194f&quot;,&quot;properties&quot;:{&quot;noteIndex&quot;:0},&quot;isEdited&quot;:false,&quot;manualOverride&quot;:{&quot;isManuallyOverridden&quot;:false,&quot;citeprocText&quot;:&quot;(21)&quot;,&quot;manualOverrideText&quot;:&quot;&quot;},&quot;citationItems&quot;:[{&quot;id&quot;:&quot;efc72aef-988f-3bd1-8776-59192116c998&quot;,&quot;itemData&quot;:{&quot;type&quot;:&quot;article-journal&quot;,&quot;id&quot;:&quot;efc72aef-988f-3bd1-8776-59192116c998&quot;,&quot;title&quot;:&quot;limma powers differential expression analyses for RNA-sequencing and microarray studies&quot;,&quot;author&quot;:[{&quot;family&quot;:&quot;Ritchie&quot;,&quot;given&quot;:&quot;Matthew E.&quot;,&quot;parse-names&quot;:false,&quot;dropping-particle&quot;:&quot;&quot;,&quot;non-dropping-particle&quot;:&quot;&quot;},{&quot;family&quot;:&quot;Phipson&quot;,&quot;given&quot;:&quot;Belinda&quot;,&quot;parse-names&quot;:false,&quot;dropping-particle&quot;:&quot;&quot;,&quot;non-dropping-particle&quot;:&quot;&quot;},{&quot;family&quot;:&quot;Wu&quot;,&quot;given&quot;:&quot;Di&quot;,&quot;parse-names&quot;:false,&quot;dropping-particle&quot;:&quot;&quot;,&quot;non-dropping-particle&quot;:&quot;&quot;},{&quot;family&quot;:&quot;Hu&quot;,&quot;given&quot;:&quot;Yifang&quot;,&quot;parse-names&quot;:false,&quot;dropping-particle&quot;:&quot;&quot;,&quot;non-dropping-particle&quot;:&quot;&quot;},{&quot;family&quot;:&quot;Law&quot;,&quot;given&quot;:&quot;Charity W.&quot;,&quot;parse-names&quot;:false,&quot;dropping-particle&quot;:&quot;&quot;,&quot;non-dropping-particle&quot;:&quot;&quot;},{&quot;family&quot;:&quot;Shi&quot;,&quot;given&quot;:&quot;Wei&quot;,&quot;parse-names&quot;:false,&quot;dropping-particle&quot;:&quot;&quot;,&quot;non-dropping-particle&quot;:&quot;&quot;},{&quot;family&quot;:&quot;Smyth&quot;,&quot;given&quot;:&quot;Gordon K.&quot;,&quot;parse-names&quot;:false,&quot;dropping-particle&quot;:&quot;&quot;,&quot;non-dropping-particle&quot;:&quot;&quot;}],&quot;container-title&quot;:&quot;Nucleic Acids Research&quot;,&quot;container-title-short&quot;:&quot;Nucleic Acids Res.&quot;,&quot;accessed&quot;:{&quot;date-parts&quot;:[[2026,7,19]]},&quot;DOI&quot;:&quot;10.1093/NAR/GKV007&quot;,&quot;ISSN&quot;:&quot;0305-1048&quot;,&quot;PMID&quot;:&quot;25605792&quot;,&quot;URL&quot;:&quot;https://dx.doi.org/10.1093/nar/gkv007&quot;,&quot;issued&quot;:{&quot;date-parts&quot;:[[2015,4,20]]},&quot;page&quot;:&quot;e47-e47&quot;,&quot;abstract&quot;:&quot;limma is an R/Bioconductor software package that provides an integrated solution for analysing data from gene expression experiments. It contains rich features for handling complex experimental designs and for information borrowing to overcome the problem of small sample sizes. Over the past decade, limma has been a popular choice for gene discovery through differential expression analyses of microarray and high-throughput PCR data. The package contains particularly strong facilities for reading, normalizing and exploring such data. Recently, the capabilities of limma have been significantly expanded in two important directions. First, the package can now perform both differential expression and differential splicing analyses of RNA sequencing (RNA-seq) data. All the downstream analysis tools previously restricted to microarray data are now available for RNA-seq as well. These capabilities allow users to analyse both RNA-seq and microarray data with very similar pipelines. Second, the package is now able to go past the traditional gene-wise expression analyses in a variety of ways, analysing expression profiles in terms of co-regulated sets of genes or in terms of higher-order expression signatures. This provides enhanced possibilities for biological interpretation of gene expression differences. This article reviews the philosophy and design of the limma package, summarizing both new and historical features, with an emphasis on recent enhancements and features that have not been previously described.&quot;,&quot;publisher&quot;:&quot;Oxford Academic&quot;,&quot;issue&quot;:&quot;7&quot;,&quot;volume&quot;:&quot;43&quot;},&quot;isTemporary&quot;:false}],&quot;citationTag&quot;:&quot;MENDELEY_CITATION_v3_eyJjaXRhdGlvbklEIjoiTUVOREVMRVlfQ0lUQVRJT05fYjRhNDgzNjAtNjE2YS00YmUwLWEwMTgtODRhN2I5OTgxOTRm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quot;},{&quot;citationID&quot;:&quot;MENDELEY_CITATION_b3a7dcab-edc4-48a1-970b-cdbcf98e633e&quot;,&quot;properties&quot;:{&quot;noteIndex&quot;:0},&quot;isEdited&quot;:false,&quot;manualOverride&quot;:{&quot;isManuallyOverridden&quot;:false,&quot;citeprocText&quot;:&quot;(22)&quot;,&quot;manualOverrideText&quot;:&quot;&quot;},&quot;citationItems&quot;:[{&quot;id&quot;:&quot;e94d6b2e-f549-3820-9cc4-3ae33fa47d3c&quot;,&quot;itemData&quot;:{&quot;type&quot;:&quot;article-journal&quot;,&quot;id&quot;:&quot;e94d6b2e-f549-3820-9cc4-3ae33fa47d3c&quot;,&quot;title&quot;:&quot;Capturing Heterogeneity in Gene Expression Studies by Surrogate Variable Analysis&quot;,&quot;author&quot;:[{&quot;family&quot;:&quot;Leek&quot;,&quot;given&quot;:&quot;Jeffrey T.&quot;,&quot;parse-names&quot;:false,&quot;dropping-particle&quot;:&quot;&quot;,&quot;non-dropping-particle&quot;:&quot;&quot;},{&quot;family&quot;:&quot;Storey&quot;,&quot;given&quot;:&quot;John D.&quot;,&quot;parse-names&quot;:false,&quot;dropping-particle&quot;:&quot;&quot;,&quot;non-dropping-particle&quot;:&quot;&quot;}],&quot;container-title&quot;:&quot;PLOS Genetics&quot;,&quot;container-title-short&quot;:&quot;PLoS Genet.&quot;,&quot;accessed&quot;:{&quot;date-parts&quot;:[[2026,7,20]]},&quot;DOI&quot;:&quot;10.1371/JOURNAL.PGEN.0030161&quot;,&quot;ISSN&quot;:&quot;1553-7404&quot;,&quot;PMID&quot;:&quot;17907809&quot;,&quot;URL&quot;:&quot;https://journals.plos.org/plosgenetics/article?id=10.1371/journal.pgen.0030161&quot;,&quot;issued&quot;:{&quot;date-parts&quot;:[[2007,9]]},&quot;page&quot;:&quot;e161&quot;,&quot;abstract&quot;:&quot;It has unambiguously been shown that genetic, environmental, demographic, and technical factors may have substantial effects on gene expression levels. In addition to the measured variable(s) of interest, there will tend to be sources of signal due to factors that are unknown, unmeasured, or too complicated to capture through simple models. We show that failing to incorporate these sources of heterogeneity into an analysis can have widespread and detrimental effects on the study. Not only can this reduce power or induce unwanted dependence across genes, but it can also introduce sources of spurious signal to many genes. This phenomenon is true even for well-designed, randomized studies. We introduce “surrogate variable analysis” (SVA) to overcome the problems caused by heterogeneity in expression studies. SVA can be applied in conjunction with standard analysis techniques to accurately capture the relationship between expression and any modeled variables of interest. We apply SVA to disease class, time course, and genetics of gene expression studies. We show that SVA increases the biological accuracy and reproducibility of analyses in genome-wide expression studies.&quot;,&quot;publisher&quot;:&quot;Public Library of Science&quot;,&quot;issue&quot;:&quot;9&quot;,&quot;volume&quot;:&quot;3&quot;},&quot;isTemporary&quot;:false}],&quot;citationTag&quot;:&quot;MENDELEY_CITATION_v3_eyJjaXRhdGlvbklEIjoiTUVOREVMRVlfQ0lUQVRJT05fYjNhN2RjYWItZWRjNC00OGExLTk3MGItY2RiY2Y5OGU2MzNl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quot;},{&quot;citationID&quot;:&quot;MENDELEY_CITATION_39313a25-796f-4972-ba36-3b17049b9f5d&quot;,&quot;properties&quot;:{&quot;noteIndex&quot;:0},&quot;isEdited&quot;:false,&quot;manualOverride&quot;:{&quot;isManuallyOverridden&quot;:false,&quot;citeprocText&quot;:&quot;(23)&quot;,&quot;manualOverrideText&quot;:&quot;&quot;},&quot;citationItems&quot;:[{&quot;id&quot;:&quot;1a7a513f-0671-3072-a825-0d1d456dd87a&quot;,&quot;itemData&quot;:{&quot;type&quot;:&quot;article-journal&quot;,&quot;id&quot;:&quot;1a7a513f-0671-3072-a825-0d1d456dd87a&quot;,&quot;title&quot;:&quot;Adjusting batch effects in microarray expression data using empirical Bayes methods&quot;,&quot;author&quot;:[{&quot;family&quot;:&quot;Johnson&quot;,&quot;given&quot;:&quot;W. Evan&quot;,&quot;parse-names&quot;:false,&quot;dropping-particle&quot;:&quot;&quot;,&quot;non-dropping-particle&quot;:&quot;&quot;},{&quot;family&quot;:&quot;Li&quot;,&quot;given&quot;:&quot;Cheng&quot;,&quot;parse-names&quot;:false,&quot;dropping-particle&quot;:&quot;&quot;,&quot;non-dropping-particle&quot;:&quot;&quot;},{&quot;family&quot;:&quot;Rabinovic&quot;,&quot;given&quot;:&quot;Ariel&quot;,&quot;parse-names&quot;:false,&quot;dropping-particle&quot;:&quot;&quot;,&quot;non-dropping-particle&quot;:&quot;&quot;}],&quot;container-title&quot;:&quot;Biostatistics (Oxford, England)&quot;,&quot;container-title-short&quot;:&quot;Biostatistics&quot;,&quot;accessed&quot;:{&quot;date-parts&quot;:[[2026,7,20]]},&quot;DOI&quot;:&quot;10.1093/BIOSTATISTICS/KXJ037&quot;,&quot;ISSN&quot;:&quot;1465-4644&quot;,&quot;PMID&quot;:&quot;16632515&quot;,&quot;URL&quot;:&quot;https://pubmed.ncbi.nlm.nih.gov/16632515/&quot;,&quot;issued&quot;:{&quot;date-parts&quot;:[[2007,1]]},&quot;page&quot;:&quot;118-127&quot;,&quot;abstract&quot;:&quot;Non-biological experimental variation or \&quot;batch effects\&quot;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 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quot;,&quot;publisher&quot;:&quot;Biostatistics&quot;,&quot;issue&quot;:&quot;1&quot;,&quot;volume&quot;:&quot;8&quot;},&quot;isTemporary&quot;:false}],&quot;citationTag&quot;:&quot;MENDELEY_CITATION_v3_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&quot;},{&quot;citationID&quot;:&quot;MENDELEY_CITATION_f66cfbe9-3b25-4dbe-b079-b333515b7975&quot;,&quot;properties&quot;:{&quot;noteIndex&quot;:0},&quot;isEdited&quot;:false,&quot;manualOverride&quot;:{&quot;isManuallyOverridden&quot;:false,&quot;citeprocText&quot;:&quot;(24)&quot;,&quot;manualOverrideText&quot;:&quot;&quot;},&quot;citationItems&quot;:[{&quot;id&quot;:&quot;9c1107d0-c8a3-3a3d-a8b4-28851e63e195&quot;,&quot;itemData&quot;:{&quot;type&quot;:&quot;article-journal&quot;,&quot;id&quot;:&quot;9c1107d0-c8a3-3a3d-a8b4-28851e63e195&quot;,&quot;title&quot;:&quot;ComBat-seq: batch effect adjustment for RNA-seq count data&quot;,&quot;author&quot;:[{&quot;family&quot;:&quot;Zhang&quot;,&quot;given&quot;:&quot;Yuqing&quot;,&quot;parse-names&quot;:false,&quot;dropping-particle&quot;:&quot;&quot;,&quot;non-dropping-particle&quot;:&quot;&quot;},{&quot;family&quot;:&quot;Parmigiani&quot;,&quot;given&quot;:&quot;Giovanni&quot;,&quot;parse-names&quot;:false,&quot;dropping-particle&quot;:&quot;&quot;,&quot;non-dropping-particle&quot;:&quot;&quot;},{&quot;family&quot;:&quot;Johnson&quot;,&quot;given&quot;:&quot;W. Evan&quot;,&quot;parse-names&quot;:false,&quot;dropping-particle&quot;:&quot;&quot;,&quot;non-dropping-particle&quot;:&quot;&quot;}],&quot;container-title&quot;:&quot;NAR Genomics and Bioinformatics&quot;,&quot;container-title-short&quot;:&quot;NAR Genom. Bioinform.&quot;,&quot;accessed&quot;:{&quot;date-parts&quot;:[[2026,7,20]]},&quot;DOI&quot;:&quot;10.1093/NARGAB/LQAA078&quot;,&quot;ISSN&quot;:&quot;26319268&quot;,&quot;PMID&quot;:&quot;33015620&quot;,&quot;URL&quot;:&quot;https://dx.doi.org/10.1093/nargab/lqaa078&quot;,&quot;issued&quot;:{&quot;date-parts&quot;:[[2020,9,1]]},&quot;abstract&quot;:&quot;The benefit of integrating batches of genomic data to increase statistical power is often hindered by batch effects, or unwanted variation in data caused by differences in technical factors across batches. It is therefore critical to effectively address batch effects in genomic data to overcome these challenges. Many existing methods for batch effects adjustment assume the data follow a continuous, bell-shaped Gaussian distribution. However in RNA-seq studies the data are typically skewed, over-dispersed counts, so this assumption is not appropriate and may lead to erroneous results. Negative binomial regression models have been used previously to better capture the properties of counts. We developed a batch correction method, ComBat-seq, using a negative binomial regression model that retains the integer nature of count data in RNA-seq studies, making the batch adjusted data compatible with common differential expression software packages that require integer counts. We show in realistic simulations that the ComBat-seq adjusted data results in better statistical power and control of false positives in differential expression compared to data adjusted by the other available methods. We further demonstrated in a real data example that ComBat-seq successfully removes batch effects and recovers the biological signal in the data.&quot;,&quot;publisher&quot;:&quot;Oxford Academic&quot;,&quot;issue&quot;:&quot;3&quot;,&quot;volume&quot;:&quot;2&quot;},&quot;isTemporary&quot;:false}],&quot;citationTag&quot;:&quot;MENDELEY_CITATION_v3_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&quot;},{&quot;citationID&quot;:&quot;MENDELEY_CITATION_f2048caf-25f9-4264-8fac-71b09c2c39a2&quot;,&quot;properties&quot;:{&quot;noteIndex&quot;:0},&quot;isEdited&quot;:false,&quot;manualOverride&quot;:{&quot;isManuallyOverridden&quot;:false,&quot;citeprocText&quot;:&quot;(25)&quot;,&quot;manualOverrideText&quot;:&quot;&quot;},&quot;citationItems&quot;:[{&quot;id&quot;:&quot;81ef8ccb-05d8-33b1-9acf-cab249d0f7bc&quot;,&quot;itemData&quot;:{&quot;type&quot;:&quot;article-journal&quot;,&quot;id&quot;:&quot;81ef8ccb-05d8-33b1-9acf-cab249d0f7bc&quot;,&quot;title&quot;:&quot;pyComBat, a Python tool for batch effects correction in high-throughput molecular data using empirical Bayes methods&quot;,&quot;author&quot;:[{&quot;family&quot;:&quot;Behdenna&quot;,&quot;given&quot;:&quot;Abdelkader&quot;,&quot;parse-names&quot;:false,&quot;dropping-particle&quot;:&quot;&quot;,&quot;non-dropping-particle&quot;:&quot;&quot;},{&quot;family&quot;:&quot;Colange&quot;,&quot;given&quot;:&quot;Maximilien&quot;,&quot;parse-names&quot;:false,&quot;dropping-particle&quot;:&quot;&quot;,&quot;non-dropping-particle&quot;:&quot;&quot;},{&quot;family&quot;:&quot;Haziza&quot;,&quot;given&quot;:&quot;Julien&quot;,&quot;parse-names&quot;:false,&quot;dropping-particle&quot;:&quot;&quot;,&quot;non-dropping-particle&quot;:&quot;&quot;},{&quot;family&quot;:&quot;Gema&quot;,&quot;given&quot;:&quot;Aryo&quot;,&quot;parse-names&quot;:false,&quot;dropping-particle&quot;:&quot;&quot;,&quot;non-dropping-particle&quot;:&quot;&quot;},{&quot;family&quot;:&quot;Appé&quot;,&quot;given&quot;:&quot;Guillaume&quot;,&quot;parse-names&quot;:false,&quot;dropping-particle&quot;:&quot;&quot;,&quot;non-dropping-particle&quot;:&quot;&quot;},{&quot;family&quot;:&quot;Azencott&quot;,&quot;given&quot;:&quot;Chloé Agathe&quot;,&quot;parse-names&quot;:false,&quot;dropping-particle&quot;:&quot;&quot;,&quot;non-dropping-particle&quot;:&quot;&quot;},{&quot;family&quot;:&quot;Nordor&quot;,&quot;given&quot;:&quot;Akpéli&quot;,&quot;parse-names&quot;:false,&quot;dropping-particle&quot;:&quot;&quot;,&quot;non-dropping-particle&quot;:&quot;&quot;}],&quot;container-title&quot;:&quot;BMC Bioinformatics&quot;,&quot;container-title-short&quot;:&quot;BMC Bioinformatics&quot;,&quot;accessed&quot;:{&quot;date-parts&quot;:[[2026,7,20]]},&quot;DOI&quot;:&quot;10.1186/S12859-023-05578-5&quot;,&quot;ISSN&quot;:&quot;14712105&quot;,&quot;PMID&quot;:&quot;38057718&quot;,&quot;URL&quot;:&quot;https://pmc.ncbi.nlm.nih.gov/articles/PMC10701943/&quot;,&quot;issued&quot;:{&quot;date-parts&quot;:[[2023,12,1]]},&quot;page&quot;:&quot;459&quot;,&quot;abstract&quot;:&quot;Background: Variability in datasets is not only the product of biological processes: they are also the product of technical biases. ComBat and ComBat-Seq are among the most widely used tools for correcting those technical biases, called batch effects, in, respectively, microarray and RNA-Seq expression data. Results: In this technical note, we present a new Python implementation of ComBat and ComBat-Seq. While the mathematical framework is strictly the same, we show here that our implementations: (i) have similar results in terms of batch effects correction; (ii) are as fast or faster than the original implementations in R and; (iii) offer new tools for the bioinformatics community to participate in its development. pyComBat is implemented in the Python language and is distributed under GPL-3.0 (https://www.gnu.org/licenses/gpl-3.0.en.html) license as a module of the inmoose package. Source code is available at https://github.com/epigenelabs/inmoose and Python package at https://pypi.org/project/inmoose . Conclusions: We present a new Python implementation of state-of-the-art tools ComBat and ComBat-Seq for the correction of batch effects in microarray and RNA-Seq data. This new implementation, based on the same mathematical frameworks as ComBat and ComBat-Seq, offers similar power for batch effect correction, at reduced computational cost.&quot;,&quot;publisher&quot;:&quot;BioMed Central Ltd&quot;,&quot;issue&quot;:&quot;1&quot;,&quot;volume&quot;:&quot;24&quot;},&quot;isTemporary&quot;:false}],&quot;citationTag&quot;:&quot;MENDELEY_CITATION_v3_eyJjaXRhdGlvbklEIjoiTUVOREVMRVlfQ0lUQVRJT05fZjIwNDhjYWYtMjVmOS00MjY0LThmYWMtNzFiMDljMmMzOWEy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quot;},{&quot;citationID&quot;:&quot;MENDELEY_CITATION_b8d90f04-6989-4a78-97ed-7b4a69f32554&quot;,&quot;properties&quot;:{&quot;noteIndex&quot;:0},&quot;isEdited&quot;:false,&quot;manualOverride&quot;:{&quot;isManuallyOverridden&quot;:false,&quot;citeprocText&quot;:&quot;(26)&quot;,&quot;manualOverrideText&quot;:&quot;&quot;},&quot;citationItems&quot;:[{&quot;id&quot;:&quot;ba369584-9cd9-3272-a523-22042837f118&quot;,&quot;itemData&quot;:{&quot;type&quot;:&quot;article-journal&quot;,&quot;id&quot;:&quot;ba369584-9cd9-3272-a523-22042837f118&quot;,&quot;title&quot;:&quot;Bridging the gap between R and Python in bulk transcriptomic data analysis with InMoose&quot;,&quot;author&quot;:[{&quot;family&quot;:&quot;Colange&quot;,&quot;given&quot;:&quot;Maximilien&quot;,&quot;parse-names&quot;:false,&quot;dropping-particle&quot;:&quot;&quot;,&quot;non-dropping-particle&quot;:&quot;&quot;},{&quot;family&quot;:&quot;Appé&quot;,&quot;given&quot;:&quot;Guillaume&quot;,&quot;parse-names&quot;:false,&quot;dropping-particle&quot;:&quot;&quot;,&quot;non-dropping-particle&quot;:&quot;&quot;},{&quot;family&quot;:&quot;Meunier&quot;,&quot;given&quot;:&quot;Léa&quot;,&quot;parse-names&quot;:false,&quot;dropping-particle&quot;:&quot;&quot;,&quot;non-dropping-particle&quot;:&quot;&quot;},{&quot;family&quot;:&quot;Weill&quot;,&quot;given&quot;:&quot;Solène&quot;,&quot;parse-names&quot;:false,&quot;dropping-particle&quot;:&quot;&quot;,&quot;non-dropping-particle&quot;:&quot;&quot;},{&quot;family&quot;:&quot;Johnson&quot;,&quot;given&quot;:&quot;W. Evan&quot;,&quot;parse-names&quot;:false,&quot;dropping-particle&quot;:&quot;&quot;,&quot;non-dropping-particle&quot;:&quot;&quot;},{&quot;family&quot;:&quot;Nordor&quot;,&quot;given&quot;:&quot;Akpéli&quot;,&quot;parse-names&quot;:false,&quot;dropping-particle&quot;:&quot;&quot;,&quot;non-dropping-particle&quot;:&quot;&quot;},{&quot;family&quot;:&quot;Behdenna&quot;,&quot;given&quot;:&quot;Abdelkader&quot;,&quot;parse-names&quot;:false,&quot;dropping-particle&quot;:&quot;&quot;,&quot;non-dropping-particle&quot;:&quot;&quot;}],&quot;container-title&quot;:&quot;Scientific Reports&quot;,&quot;container-title-short&quot;:&quot;Sci. Rep.&quot;,&quot;accessed&quot;:{&quot;date-parts&quot;:[[2026,7,20]]},&quot;DOI&quot;:&quot;10.1038/S41598-025-03376-Y&quot;,&quot;ISSN&quot;:&quot;20452322&quot;,&quot;PMID&quot;:&quot;40413334&quot;,&quot;URL&quot;:&quot;https://pmc.ncbi.nlm.nih.gov/articles/PMC12103579/&quot;,&quot;issued&quot;:{&quot;date-parts&quot;:[[2025,12,1]]},&quot;page&quot;:&quot;18104&quot;,&quot;abstract&quot;:&quot;We introduce InMoose, an open-source Python environment aimed at omic data analysis. We illustrate its capabilities for bulk transcriptomic data analysis. Due to its wide adoption, Python has grown as a de facto standard in fields increasingly important for bioinformatic pipelines, such as data science, machine learning, or artificial intelligence (AI). As a general-purpose language, Python is also recognized for its versatility and scalability. InMoose aims at bringing state-of-the-art tools, historically written in R, to the Python ecosystem. InMoose focuses on providing drop-in replacements for R tools, to ensure consistency and reproducibility between R-based and Python-based pipelines. The first development phase has focused on bulk transcriptomic data, with current capabilities encompassing data simulation, batch effect correction, and differential analysis and meta-analysis.&quot;,&quot;publisher&quot;:&quot;Nature Research&quot;,&quot;issue&quot;:&quot;1&quot;,&quot;volume&quot;:&quot;15&quot;},&quot;isTemporary&quot;:false}],&quot;citationTag&quot;:&quot;MENDELEY_CITATION_v3_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&quot;},{&quot;citationID&quot;:&quot;MENDELEY_CITATION_d6c2f76f-f64b-4cc4-b3fe-5d774b80a73b&quot;,&quot;properties&quot;:{&quot;noteIndex&quot;:0},&quot;isEdited&quot;:false,&quot;manualOverride&quot;:{&quot;isManuallyOverridden&quot;:false,&quot;citeprocText&quot;:&quot;(27)&quot;,&quot;manualOverrideText&quot;:&quot;&quot;},&quot;citationItems&quot;:[{&quot;id&quot;:&quot;8eadfd3d-0ab0-318b-a69d-100db756ad7a&quot;,&quot;itemData&quot;:{&quot;type&quot;:&quot;article-journal&quot;,&quot;id&quot;:&quot;8eadfd3d-0ab0-318b-a69d-100db756ad7a&quot;,&quot;title&quot;:&quot;Normalization of RNA-seq data using factor analysis of control genes or samples&quot;,&quot;author&quot;:[{&quot;family&quot;:&quot;Risso&quot;,&quot;given&quot;:&quot;Davide&quot;,&quot;parse-names&quot;:false,&quot;dropping-particle&quot;:&quot;&quot;,&quot;non-dropping-particle&quot;:&quot;&quot;},{&quot;family&quot;:&quot;Ngai&quot;,&quot;given&quot;:&quot;John&quot;,&quot;parse-names&quot;:false,&quot;dropping-particle&quot;:&quot;&quot;,&quot;non-dropping-particle&quot;:&quot;&quot;},{&quot;family&quot;:&quot;Speed&quot;,&quot;given&quot;:&quot;Terence P.&quot;,&quot;parse-names&quot;:false,&quot;dropping-particle&quot;:&quot;&quot;,&quot;non-dropping-particle&quot;:&quot;&quot;},{&quot;family&quot;:&quot;Dudoit&quot;,&quot;given&quot;:&quot;Sandrine&quot;,&quot;parse-names&quot;:false,&quot;dropping-particle&quot;:&quot;&quot;,&quot;non-dropping-particle&quot;:&quot;&quot;}],&quot;container-title&quot;:&quot;Nature biotechnology&quot;,&quot;container-title-short&quot;:&quot;Nat. Biotechnol.&quot;,&quot;accessed&quot;:{&quot;date-parts&quot;:[[2026,7,20]]},&quot;DOI&quot;:&quot;10.1038/NBT.2931&quot;,&quot;ISSN&quot;:&quot;15461696&quot;,&quot;PMID&quot;:&quot;25150836&quot;,&quot;URL&quot;:&quot;https://pmc.ncbi.nlm.nih.gov/articles/PMC4404308/&quot;,&quot;issued&quot;:{&quot;date-parts&quot;:[[2014,9,1]]},&quot;page&quot;:&quot;896&quot;,&quot;abstract&quot;:&quot;Normalization of RNA-sequencing (RNA-seq) data has proven essential to ensure accurate inference of expression levels. Here, we show that usual normalization approaches mostly account for sequencing depth and fail to correct for library preparation and other more complex unwanted technical effects. We evaluate the performance of the External RNA Control Consortium (ERCC) spike-in controls and investigate the possibility of using them directly for normalization. We show that the spike-ins are not reliable enough to be used in standard global-scaling or regression-based normalization procedures. We propose a normalization strategy, called remove unwanted variation (RUV), that adjusts for nuisance technical effects by performing factor analysis on suitable sets of control genes (e.g., ERCC spike-ins) or samples (e.g., replicate libraries). Our approach leads to more accurate estimates of expression fold-changes and tests of differential expression compared to state-of-the-art normalization methods. In particular, RUV promises to be valuable for large collaborative projects involving multiple laboratories, technicians, and/or sequencing platforms&quot;,&quot;publisher&quot;:&quot;Nature Publishing Group&quot;,&quot;issue&quot;:&quot;9&quot;,&quot;volume&quot;:&quot;32&quot;},&quot;isTemporary&quot;:false}],&quot;citationTag&quot;:&quot;MENDELEY_CITATION_v3_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&quot;},{&quot;citationID&quot;:&quot;MENDELEY_CITATION_b220b49c-7140-4354-adf6-e58047d6ca48&quot;,&quot;properties&quot;:{&quot;noteIndex&quot;:0},&quot;isEdited&quot;:false,&quot;manualOverride&quot;:{&quot;isManuallyOverridden&quot;:false,&quot;citeprocText&quot;:&quot;(28)&quot;,&quot;manualOverrideText&quot;:&quot;&quot;},&quot;citationItems&quot;:[{&quot;id&quot;:&quot;00d8b588-0f57-398b-8445-f76f080af6b0&quot;,&quot;itemData&quot;:{&quot;type&quot;:&quot;article-journal&quot;,&quot;id&quot;:&quot;00d8b588-0f57-398b-8445-f76f080af6b0&quot;,&quot;title&quot;:&quot;Batch effects in single-cell RNA-sequencing data are corrected by matching mutual nearest neighbors&quot;,&quot;author&quot;:[{&quot;family&quot;:&quot;Haghverdi&quot;,&quot;given&quot;:&quot;Laleh&quot;,&quot;parse-names&quot;:false,&quot;dropping-particle&quot;:&quot;&quot;,&quot;non-dropping-particle&quot;:&quot;&quot;},{&quot;family&quot;:&quot;Lun&quot;,&quot;given&quot;:&quot;Aaron T.L.&quot;,&quot;parse-names&quot;:false,&quot;dropping-particle&quot;:&quot;&quot;,&quot;non-dropping-particle&quot;:&quot;&quot;},{&quot;family&quot;:&quot;Morgan&quot;,&quot;given&quot;:&quot;Michael D.&quot;,&quot;parse-names&quot;:false,&quot;dropping-particle&quot;:&quot;&quot;,&quot;non-dropping-particle&quot;:&quot;&quot;},{&quot;family&quot;:&quot;Marioni&quot;,&quot;given&quot;:&quot;John C.&quot;,&quot;parse-names&quot;:false,&quot;dropping-particle&quot;:&quot;&quot;,&quot;non-dropping-particle&quot;:&quot;&quot;}],&quot;container-title&quot;:&quot;Nature biotechnology&quot;,&quot;container-title-short&quot;:&quot;Nat. Biotechnol.&quot;,&quot;accessed&quot;:{&quot;date-parts&quot;:[[2026,7,20]]},&quot;DOI&quot;:&quot;10.1038/NBT.4091&quot;,&quot;ISSN&quot;:&quot;1546-1696&quot;,&quot;PMID&quot;:&quot;29608177&quot;,&quot;URL&quot;:&quot;https://pubmed.ncbi.nlm.nih.gov/29608177/&quot;,&quot;issued&quot;:{&quot;date-parts&quot;:[[2018,6,1]]},&quot;page&quot;:&quot;421-427&quot;,&quot;abstract&quot;:&quot;Large-scale single-cell RNA sequencing (scRNA-seq) data sets that are produced in different laboratories and at different times contain batch effects that may compromise the integration and interpretation of the data. Existing scRNA-seq analysis methods incorrectly assume that the composition of cell populations is either known or identical across batches. We present a strategy for batch correction based on the detection of mutual nearest neighbors (MNNs) in the high-dimensional expression space. Our approach does not rely on predefined or equal population compositions across batches; instead, it requires only that a subset of the population be shared between batches. We demonstrate the superiority of our approach compared with existing methods by using both simulated and real scRNA-seq data sets. Using multiple droplet-based scRNA-seq data sets, we demonstrate that our MNN batch-effect-correction method can be scaled to large numbers of cells.&quot;,&quot;publisher&quot;:&quot;Nat Biotechnol&quot;,&quot;issue&quot;:&quot;5&quot;,&quot;volume&quot;:&quot;36&quot;},&quot;isTemporary&quot;:false}],&quot;citationTag&quot;:&quot;MENDELEY_CITATION_v3_eyJjaXRhdGlvbklEIjoiTUVOREVMRVlfQ0lUQVRJT05fYjIyMGI0OWMtNzE0MC00MzU0LWFkZjYtZTU4MDQ3ZDZjYTQ4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quot;},{&quot;citationID&quot;:&quot;MENDELEY_CITATION_a74e7b0c-1e9c-4248-9586-4af21dac203a&quot;,&quot;properties&quot;:{&quot;noteIndex&quot;:0},&quot;isEdited&quot;:false,&quot;manualOverride&quot;:{&quot;isManuallyOverridden&quot;:false,&quot;citeprocText&quot;:&quot;(29)&quot;,&quot;manualOverrideText&quot;:&quot;&quot;},&quot;citationItems&quot;:[{&quot;id&quot;:&quot;17602fe5-9ada-3abf-9641-72d5f1767ba0&quot;,&quot;itemData&quot;:{&quot;type&quot;:&quot;article-journal&quot;,&quot;id&quot;:&quot;17602fe5-9ada-3abf-9641-72d5f1767ba0&quot;,&quot;title&quot;:&quot;Fast, sensitive and accurate integration of single-cell data with Harmony&quot;,&quot;author&quot;:[{&quot;family&quot;:&quot;Korsunsky&quot;,&quot;given&quot;:&quot;Ilya&quot;,&quot;parse-names&quot;:false,&quot;dropping-particle&quot;:&quot;&quot;,&quot;non-dropping-particle&quot;:&quot;&quot;},{&quot;family&quot;:&quot;Millard&quot;,&quot;given&quot;:&quot;Nghia&quot;,&quot;parse-names&quot;:false,&quot;dropping-particle&quot;:&quot;&quot;,&quot;non-dropping-particle&quot;:&quot;&quot;},{&quot;family&quot;:&quot;Fan&quot;,&quot;given&quot;:&quot;Jean&quot;,&quot;parse-names&quot;:false,&quot;dropping-particle&quot;:&quot;&quot;,&quot;non-dropping-particle&quot;:&quot;&quot;},{&quot;family&quot;:&quot;Slowikowski&quot;,&quot;given&quot;:&quot;Kamil&quot;,&quot;parse-names&quot;:false,&quot;dropping-particle&quot;:&quot;&quot;,&quot;non-dropping-particle&quot;:&quot;&quot;},{&quot;family&quot;:&quot;Zhang&quot;,&quot;given&quot;:&quot;Fan&quot;,&quot;parse-names&quot;:false,&quot;dropping-particle&quot;:&quot;&quot;,&quot;non-dropping-particle&quot;:&quot;&quot;},{&quot;family&quot;:&quot;Wei&quot;,&quot;given&quot;:&quot;Kevin&quot;,&quot;parse-names&quot;:false,&quot;dropping-particle&quot;:&quot;&quot;,&quot;non-dropping-particle&quot;:&quot;&quot;},{&quot;family&quot;:&quot;Baglaenko&quot;,&quot;given&quot;:&quot;Yuriy&quot;,&quot;parse-names&quot;:false,&quot;dropping-particle&quot;:&quot;&quot;,&quot;non-dropping-particle&quot;:&quot;&quot;},{&quot;family&quot;:&quot;Brenner&quot;,&quot;given&quot;:&quot;Michael&quot;,&quot;parse-names&quot;:false,&quot;dropping-particle&quot;:&quot;&quot;,&quot;non-dropping-particle&quot;:&quot;&quot;},{&quot;family&quot;:&quot;Loh&quot;,&quot;given&quot;:&quot;Po ru&quot;,&quot;parse-names&quot;:false,&quot;dropping-particle&quot;:&quot;&quot;,&quot;non-dropping-particle&quot;:&quot;&quot;},{&quot;family&quot;:&quot;Raychaudhuri&quot;,&quot;given&quot;:&quot;Soumya&quot;,&quot;parse-names&quot;:false,&quot;dropping-particle&quot;:&quot;&quot;,&quot;non-dropping-particle&quot;:&quot;&quot;}],&quot;container-title&quot;:&quot;Nature Methods 2019 16:12&quot;,&quot;accessed&quot;:{&quot;date-parts&quot;:[[2026,7,20]]},&quot;DOI&quot;:&quot;10.1038/s41592-019-0619-0&quot;,&quot;ISSN&quot;:&quot;1548-7105&quot;,&quot;PMID&quot;:&quot;31740819&quot;,&quot;URL&quot;:&quot;https://www.nature.com/articles/s41592-019-0619-0&quot;,&quot;issued&quot;:{&quot;date-parts&quot;:[[2019,11,18]]},&quot;page&quot;:&quot;1289-1296&quot;,&quot;abstract&quot;:&quot;The emerging diversity of single-cell RNA-seq datasets allows for the full transcriptional characterization of cell types across a wide variety of biological and clinical conditions. However, it is challenging to analyze them together, particularly when datasets are assayed with different technologies, because biological and technical differences are interspersed. We present Harmony ( https://github.com/immunogenomics/harmony ),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hile requiring fewer computational resources. Harmony enables the integration of ~106 cells on a personal computer. We apply Harmony to peripheral blood mononuclear cells from datasets with large experimental differences, five studies of pancreatic islet cells, mouse embryogenesis datasets and the integration of scRNA-seq with spatial transcriptomics data. Harmony, for the integration of single-cell transcriptomic data, identifies broad and fine-grained populations, scales to large datasets, and can integrate sequencing- and imaging-based data.&quot;,&quot;publisher&quot;:&quot;Nature Publishing Group&quot;,&quot;issue&quot;:&quot;12&quot;,&quot;volume&quot;:&quot;16&quot;,&quot;container-title-short&quot;:&quot;&quot;},&quot;isTemporary&quot;:false}],&quot;citationTag&quot;:&quot;MENDELEY_CITATION_v3_eyJjaXRhdGlvbklEIjoiTUVOREVMRVlfQ0lUQVRJT05fYTc0ZTdiMGMtMWU5Yy00MjQ4LTk1ODYtNGFmMjFkYWMyMDNh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quot;},{&quot;citationID&quot;:&quot;MENDELEY_CITATION_d1441935-916d-437c-93aa-9794b5903437&quot;,&quot;properties&quot;:{&quot;noteIndex&quot;:0},&quot;isEdited&quot;:false,&quot;manualOverride&quot;:{&quot;isManuallyOverridden&quot;:false,&quot;citeprocText&quot;:&quot;(30)&quot;,&quot;manualOverrideText&quot;:&quot;&quot;},&quot;citationItems&quot;:[{&quot;id&quot;:&quot;f6cd1d32-5189-3b25-9629-5658a0117f3d&quot;,&quot;itemData&quot;:{&quot;type&quot;:&quot;article-journal&quot;,&quot;id&quot;:&quot;f6cd1d32-5189-3b25-9629-5658a0117f3d&quot;,&quot;title&quot;:&quot;Efficient integration of heterogeneous single-cell transcriptomes using Scanorama&quot;,&quot;author&quot;:[{&quot;family&quot;:&quot;Hie&quot;,&quot;given&quot;:&quot;Brian&quot;,&quot;parse-names&quot;:false,&quot;dropping-particle&quot;:&quot;&quot;,&quot;non-dropping-particle&quot;:&quot;&quot;},{&quot;family&quot;:&quot;Bryson&quot;,&quot;given&quot;:&quot;Bryan&quot;,&quot;parse-names&quot;:false,&quot;dropping-particle&quot;:&quot;&quot;,&quot;non-dropping-particle&quot;:&quot;&quot;},{&quot;family&quot;:&quot;Berger&quot;,&quot;given&quot;:&quot;Bonnie&quot;,&quot;parse-names&quot;:false,&quot;dropping-particle&quot;:&quot;&quot;,&quot;non-dropping-particle&quot;:&quot;&quot;}],&quot;container-title&quot;:&quot;Nature Biotechnology 2019 37:6&quot;,&quot;accessed&quot;:{&quot;date-parts&quot;:[[2026,7,20]]},&quot;DOI&quot;:&quot;10.1038/s41587-019-0113-3&quot;,&quot;ISSN&quot;:&quot;1546-1696&quot;,&quot;PMID&quot;:&quot;31061482&quot;,&quot;URL&quot;:&quot;https://www.nature.com/articles/s41587-019-0113-3&quot;,&quot;issued&quot;:{&quot;date-parts&quot;:[[2019,5,6]]},&quot;page&quot;:&quot;685-691&quot;,&quot;abstract&quot;:&quot;Integration of single-cell RNA sequencing (scRNA-seq) data from multiple experiments, laboratories and technologies can uncover biological insights, but current methods for scRNA-seq data integration are limited by a requirement for datasets to derive from functionally similar cells. We present Scanorama, an algorithm that identifies and merges the shared cell types among all pairs of datasets and accurately integrates heterogeneous collections of scRNA-seq data. We applied Scanorama to integrate and remove batch effects across 105,476 cells from 26 diverse scRNA-seq experiments representing 9 different technologies. Scanorama is sensitive to subtle temporal changes within the same cell lineage, successfully integrating functionally similar cells across time series data of CD14+ monocytes at different stages of differentiation into macrophages. Finally, we show that Scanorama is orders of magnitude faster than existing techniques and can integrate a collection of 1,095,538 cells in just ~9 h. Scanorama integrates single-cell RNA-seq datasets from different tissues, different labs, different experiments or different technologies.&quot;,&quot;publisher&quot;:&quot;Nature Publishing Group&quot;,&quot;issue&quot;:&quot;6&quot;,&quot;volume&quot;:&quot;37&quot;,&quot;container-title-short&quot;:&quot;&quot;},&quot;isTemporary&quot;:false}],&quot;citationTag&quot;:&quot;MENDELEY_CITATION_v3_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&quot;},{&quot;citationID&quot;:&quot;MENDELEY_CITATION_827a4427-e7a2-473b-8428-c108072b77c7&quot;,&quot;properties&quot;:{&quot;noteIndex&quot;:0},&quot;isEdited&quot;:false,&quot;manualOverride&quot;:{&quot;isManuallyOverridden&quot;:false,&quot;citeprocText&quot;:&quot;(31)&quot;,&quot;manualOverrideText&quot;:&quot;&quot;},&quot;citationItems&quot;:[{&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citationTag&quot;:&quot;MENDELEY_CITATION_v3_eyJjaXRhdGlvbklEIjoiTUVOREVMRVlfQ0lUQVRJT05fODI3YTQ0MjctZTdhMi00NzNiLTg0MjgtYzEwODA3MmI3N2M3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quot;},{&quot;citationID&quot;:&quot;MENDELEY_CITATION_26382906-974c-4513-80a8-282e530605bb&quot;,&quot;properties&quot;:{&quot;noteIndex&quot;:0},&quot;isEdited&quot;:false,&quot;manualOverride&quot;:{&quot;isManuallyOverridden&quot;:false,&quot;citeprocText&quot;:&quot;(32)&quot;,&quot;manualOverrideText&quot;:&quot;&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citationTag&quot;:&quot;MENDELEY_CITATION_v3_eyJjaXRhdGlvbklEIjoiTUVOREVMRVlfQ0lUQVRJT05fMjYzODI5MDYtOTc0Yy00NTEzLTgwYTgtMjgyZTUzMDYwNWJi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quot;},{&quot;citationID&quot;:&quot;MENDELEY_CITATION_a8025b81-9df0-48b4-b7eb-5711217804ee&quot;,&quot;properties&quot;:{&quot;noteIndex&quot;:0},&quot;isEdited&quot;:false,&quot;manualOverride&quot;:{&quot;isManuallyOverridden&quot;:false,&quot;citeprocText&quot;:&quot;(33)&quot;,&quot;manualOverrideText&quot;:&quot;&quot;},&quot;citationItems&quot;:[{&quot;id&quot;:&quot;0f603d30-2512-33ba-962a-ecf572dee96b&quot;,&quot;itemData&quot;:{&quot;type&quot;:&quot;article-journal&quot;,&quot;id&quot;:&quot;0f603d30-2512-33ba-962a-ecf572dee96b&quot;,&quot;title&quot;:&quot;Feature specific quantile normalization enables cross-platform classification of molecular subtypes using gene expression data&quot;,&quot;author&quot;:[{&quot;family&quot;:&quot;Franks&quot;,&quot;given&quot;:&quot;Jennifer M.&quot;,&quot;parse-names&quot;:false,&quot;dropping-particle&quot;:&quot;&quot;,&quot;non-dropping-particle&quot;:&quot;&quot;},{&quot;family&quot;:&quot;Cai&quot;,&quot;given&quot;:&quot;Guoshuai&quot;,&quot;parse-names&quot;:false,&quot;dropping-particle&quot;:&quot;&quot;,&quot;non-dropping-particle&quot;:&quot;&quot;},{&quot;family&quot;:&quot;Whitfield&quot;,&quot;given&quot;:&quot;Michael L.&quot;,&quot;parse-names&quot;:false,&quot;dropping-particle&quot;:&quot;&quot;,&quot;non-dropping-particle&quot;:&quot;&quot;}],&quot;container-title&quot;:&quot;Bioinformatics&quot;,&quot;accessed&quot;:{&quot;date-parts&quot;:[[2026,7,20]]},&quot;DOI&quot;:&quot;10.1093/BIOINFORMATICS/BTY026&quot;,&quot;ISSN&quot;:&quot;1367-4803&quot;,&quot;PMID&quot;:&quot;29360996&quot;,&quot;URL&quot;:&quot;https://dx.doi.org/10.1093/bioinformatics/bty026&quot;,&quot;issued&quot;:{&quot;date-parts&quot;:[[2018,6,1]]},&quot;page&quot;:&quot;1868-1874&quot;,&quot;abstract&quot;:&quot;Motivation Molecular subtypes of cancers and autoimmune disease, defined by transcriptomic profiling, have provided insight into disease pathogenesis, molecular heterogeneity and therapeutic responses. However, technical biases inherent to different gene expression profiling platforms present a unique problem when analyzing data generated from different studies. Currently, there is a lack of effective methods designed to eliminate platform-based bias. We present a method to normalize and classify RNA-seq data using machine learning classifiers trained on DNA microarray data and molecular subtypes in two datasets: Breast invasive carcinoma (BRCA) and colorectal cancer (CRC). Results Multiple analyses show that feature specific quantile normalization (FSQN) successfully removes platform-based bias from RNA-seq data, regardless of feature scaling or machine learning algorithm. We achieve up to 98% accuracy for BRCA data and 97% accuracy for CRC data in assigning molecular subtypes to RNA-seq data normalized using FSQN and a support vector machine trained exclusively on DNA microarray data. We find that maximum accuracy was achieved when normalizing RNA-seq datasets that contain at least 25 samples. FSQN allows comparison of RNA-seq data to existing DNA microarray datasets. Using these techniques, we can successfully leverage information from existing gene expression data in new analyses despite different platforms used for gene expression profiling.&quot;,&quot;publisher&quot;:&quot;Oxford Academic&quot;,&quot;issue&quot;:&quot;11&quot;,&quot;volume&quot;:&quot;34&quot;,&quot;container-title-short&quot;:&quot;&quot;},&quot;isTemporary&quot;:false}],&quot;citationTag&quot;:&quot;MENDELEY_CITATION_v3_eyJjaXRhdGlvbklEIjoiTUVOREVMRVlfQ0lUQVRJT05fYTgwMjViODEtOWRmMC00OGI0LWI3ZWItNTcxMTIxNzgwNGVl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quot;},{&quot;citationID&quot;:&quot;MENDELEY_CITATION_49b822c2-a39d-4773-bd68-1fecd48660a6&quot;,&quot;properties&quot;:{&quot;noteIndex&quot;:0},&quot;isEdited&quot;:false,&quot;manualOverride&quot;:{&quot;isManuallyOverridden&quot;:false,&quot;citeprocText&quot;:&quot;(33)&quot;,&quot;manualOverrideText&quot;:&quot;&quot;},&quot;citationItems&quot;:[{&quot;id&quot;:&quot;0f603d30-2512-33ba-962a-ecf572dee96b&quot;,&quot;itemData&quot;:{&quot;type&quot;:&quot;article-journal&quot;,&quot;id&quot;:&quot;0f603d30-2512-33ba-962a-ecf572dee96b&quot;,&quot;title&quot;:&quot;Feature specific quantile normalization enables cross-platform classification of molecular subtypes using gene expression data&quot;,&quot;author&quot;:[{&quot;family&quot;:&quot;Franks&quot;,&quot;given&quot;:&quot;Jennifer M.&quot;,&quot;parse-names&quot;:false,&quot;dropping-particle&quot;:&quot;&quot;,&quot;non-dropping-particle&quot;:&quot;&quot;},{&quot;family&quot;:&quot;Cai&quot;,&quot;given&quot;:&quot;Guoshuai&quot;,&quot;parse-names&quot;:false,&quot;dropping-particle&quot;:&quot;&quot;,&quot;non-dropping-particle&quot;:&quot;&quot;},{&quot;family&quot;:&quot;Whitfield&quot;,&quot;given&quot;:&quot;Michael L.&quot;,&quot;parse-names&quot;:false,&quot;dropping-particle&quot;:&quot;&quot;,&quot;non-dropping-particle&quot;:&quot;&quot;}],&quot;container-title&quot;:&quot;Bioinformatics&quot;,&quot;accessed&quot;:{&quot;date-parts&quot;:[[2026,7,20]]},&quot;DOI&quot;:&quot;10.1093/BIOINFORMATICS/BTY026&quot;,&quot;ISSN&quot;:&quot;1367-4803&quot;,&quot;PMID&quot;:&quot;29360996&quot;,&quot;URL&quot;:&quot;https://dx.doi.org/10.1093/bioinformatics/bty026&quot;,&quot;issued&quot;:{&quot;date-parts&quot;:[[2018,6,1]]},&quot;page&quot;:&quot;1868-1874&quot;,&quot;abstract&quot;:&quot;Motivation Molecular subtypes of cancers and autoimmune disease, defined by transcriptomic profiling, have provided insight into disease pathogenesis, molecular heterogeneity and therapeutic responses. However, technical biases inherent to different gene expression profiling platforms present a unique problem when analyzing data generated from different studies. Currently, there is a lack of effective methods designed to eliminate platform-based bias. We present a method to normalize and classify RNA-seq data using machine learning classifiers trained on DNA microarray data and molecular subtypes in two datasets: Breast invasive carcinoma (BRCA) and colorectal cancer (CRC). Results Multiple analyses show that feature specific quantile normalization (FSQN) successfully removes platform-based bias from RNA-seq data, regardless of feature scaling or machine learning algorithm. We achieve up to 98% accuracy for BRCA data and 97% accuracy for CRC data in assigning molecular subtypes to RNA-seq data normalized using FSQN and a support vector machine trained exclusively on DNA microarray data. We find that maximum accuracy was achieved when normalizing RNA-seq datasets that contain at least 25 samples. FSQN allows comparison of RNA-seq data to existing DNA microarray datasets. Using these techniques, we can successfully leverage information from existing gene expression data in new analyses despite different platforms used for gene expression profiling.&quot;,&quot;publisher&quot;:&quot;Oxford Academic&quot;,&quot;issue&quot;:&quot;11&quot;,&quot;volume&quot;:&quot;34&quot;,&quot;container-title-short&quot;:&quot;&quot;},&quot;isTemporary&quot;:false}],&quot;citationTag&quot;:&quot;MENDELEY_CITATION_v3_eyJjaXRhdGlvbklEIjoiTUVOREVMRVlfQ0lUQVRJT05fNDliODIyYzItYTM5ZC00NzczLWJkNjgtMWZlY2Q0ODY2MGE2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quot;},{&quot;citationID&quot;:&quot;MENDELEY_CITATION_8af46728-a26c-41d0-b90c-b253a670c305&quot;,&quot;properties&quot;:{&quot;noteIndex&quot;:0},&quot;isEdited&quot;:false,&quot;manualOverride&quot;:{&quot;isManuallyOverridden&quot;:false,&quot;citeprocText&quot;:&quot;(34)&quot;,&quot;manualOverrideText&quot;:&quot;&quot;},&quot;citationItems&quot;:[{&quot;id&quot;:&quot;f1db4944-6c07-3288-937a-cb6921651947&quot;,&quot;itemData&quot;:{&quot;type&quot;:&quot;article-journal&quot;,&quot;id&quot;:&quot;f1db4944-6c07-3288-937a-cb6921651947&quot;,&quot;title&quot;:&quot;A comparison of normalization methods for high density oligonucleotide array data based on variance and bias&quot;,&quot;author&quot;:[{&quot;family&quot;:&quot;Bolstad&quot;,&quot;given&quot;:&quot;B. M.&quot;,&quot;parse-names&quot;:false,&quot;dropping-particle&quot;:&quot;&quot;,&quot;non-dropping-particle&quot;:&quot;&quot;},{&quot;family&quot;:&quot;Irizarry&quot;,&quot;given&quot;:&quot;R. A.&quot;,&quot;parse-names&quot;:false,&quot;dropping-particle&quot;:&quot;&quot;,&quot;non-dropping-particle&quot;:&quot;&quot;},{&quot;family&quot;:&quot;Åstrand&quot;,&quot;given&quot;:&quot;M.&quot;,&quot;parse-names&quot;:false,&quot;dropping-particle&quot;:&quot;&quot;,&quot;non-dropping-particle&quot;:&quot;&quot;},{&quot;family&quot;:&quot;Speed&quot;,&quot;given&quot;:&quot;T. P.&quot;,&quot;parse-names&quot;:false,&quot;dropping-particle&quot;:&quot;&quot;,&quot;non-dropping-particle&quot;:&quot;&quot;}],&quot;container-title&quot;:&quot;Bioinformatics (Oxford, England)&quot;,&quot;container-title-short&quot;:&quot;Bioinformatics&quot;,&quot;accessed&quot;:{&quot;date-parts&quot;:[[2026,7,21]]},&quot;DOI&quot;:&quot;10.1093/BIOINFORMATICS/19.2.185&quot;,&quot;ISSN&quot;:&quot;1367-4803&quot;,&quot;PMID&quot;:&quot;12538238&quot;,&quot;URL&quot;:&quot;https://pubmed.ncbi.nlm.nih.gov/12538238/&quot;,&quot;issued&quot;:{&quot;date-parts&quot;:[[2003,2,1]]},&quot;page&quot;:&quot;185-193&quot;,&quot;abstract&quot;:&quot;Motivation: When running experiments that involve multiple high density oligonucleotide arrays, it is important to remove sources of variation between arrays of non-biological origin. Normalization is a process for reducing this variation. It is common to see non-linear relations between arrays and the standard normalization provided by Affymetrix does not perform well in these situations. Results: We present three methods of performing normalization at the probe intensity level. These methods are called complete data methods because they make use of data from all arrays in an experiment to form the normalizing relation. These algorithms are compared to two methods that make use of a baseline array: a one number scaling based algorithm and a method that uses a non-linear normalizing relation by comparing the variability and bias of an expression measure. Two publicly available datasets are used to carry out the comparisons. The simplest and quickest complete data method is found to perform favorably.&quot;,&quot;publisher&quot;:&quot;Bioinformatics&quot;,&quot;issue&quot;:&quot;2&quot;,&quot;volume&quot;:&quot;19&quot;},&quot;isTemporary&quot;:false}],&quot;citationTag&quot;:&quot;MENDELEY_CITATION_v3_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&quot;},{&quot;citationID&quot;:&quot;MENDELEY_CITATION_488280d8-5cf7-405d-bfa3-4c1135b4a94e&quot;,&quot;properties&quot;:{&quot;noteIndex&quot;:0},&quot;isEdited&quot;:false,&quot;manualOverride&quot;:{&quot;isManuallyOverridden&quot;:false,&quot;citeprocText&quot;:&quot;(35)&quot;,&quot;manualOverrideText&quot;:&quot;&quot;},&quot;citationItems&quot;:[{&quot;id&quot;:&quot;b843d6e1-fe46-32f5-8c39-1917f90e6cbe&quot;,&quot;itemData&quot;:{&quot;type&quot;:&quot;article-journal&quot;,&quot;id&quot;:&quot;b843d6e1-fe46-32f5-8c39-1917f90e6cbe&quot;,&quot;title&quot;:&quot;The impact of quantile and rank normalization procedures on the testing power of gene differential expression analysis&quot;,&quot;author&quot;:[{&quot;family&quot;:&quot;Qiu&quot;,&quot;given&quot;:&quot;Xing&quot;,&quot;parse-names&quot;:false,&quot;dropping-particle&quot;:&quot;&quot;,&quot;non-dropping-particle&quot;:&quot;&quot;},{&quot;family&quot;:&quot;Wu&quot;,&quot;given&quot;:&quot;Hulin&quot;,&quot;parse-names&quot;:false,&quot;dropping-particle&quot;:&quot;&quot;,&quot;non-dropping-particle&quot;:&quot;&quot;},{&quot;family&quot;:&quot;Hu&quot;,&quot;given&quot;:&quot;Rui&quot;,&quot;parse-names&quot;:false,&quot;dropping-particle&quot;:&quot;&quot;,&quot;non-dropping-particle&quot;:&quot;&quot;}],&quot;container-title&quot;:&quot;BMC Bioinformatics&quot;,&quot;container-title-short&quot;:&quot;BMC Bioinformatics&quot;,&quot;accessed&quot;:{&quot;date-parts&quot;:[[2026,7,21]]},&quot;DOI&quot;:&quot;10.1186/1471-2105-14-124&quot;,&quot;ISSN&quot;:&quot;14712105&quot;,&quot;PMID&quot;:&quot;23578321&quot;,&quot;URL&quot;:&quot;https://pmc.ncbi.nlm.nih.gov/articles/PMC3660216/&quot;,&quot;issued&quot;:{&quot;date-parts&quot;:[[2013,4,11]]},&quot;page&quot;:&quot;124&quot;,&quot;abstract&quot;:&quot;Background: Quantile and rank normalizations are two widely used pre-processing techniques designed to remove technological noise presented in genomic data. Subsequent statistical analysis such as gene differential expression analysis is usually based on normalized expressions. In this study, we find that these normalization procedures can have a profound impact on differential expression analysis, especially in terms of testing power.Results: We conduct theoretical derivations to show that the testing power of differential expression analysis based on quantile or rank normalized gene expressions can never reach 100% with fixed sample size no matter how strong the gene differentiation effects are. We perform extensive simulation analyses and find the results corroborate theoretical predictions.Conclusions: Our finding may explain why genes with well documented strong differentiation are not always detected in microarray analysis. It provides new insights in microarray experimental design and will help practitioners in selecting proper normalization procedures. © 2013 Qiu et al.; licensee BioMed Central Ltd.&quot;,&quot;volume&quot;:&quot;14&quot;},&quot;isTemporary&quot;:false}],&quot;citationTag&quot;:&quot;MENDELEY_CITATION_v3_eyJjaXRhdGlvbklEIjoiTUVOREVMRVlfQ0lUQVRJT05fNDg4MjgwZDgtNWNmNy00MDVkLWJmYTMtNGMxMTM1YjRhOTRl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quot;},{&quot;citationID&quot;:&quot;MENDELEY_CITATION_2b45459b-438e-4d42-89a6-9b03ce238ff5&quot;,&quot;properties&quot;:{&quot;noteIndex&quot;:0},&quot;isEdited&quot;:false,&quot;manualOverride&quot;:{&quot;isManuallyOverridden&quot;:false,&quot;citeprocText&quot;:&quot;(36)&quot;,&quot;manualOverrideText&quot;:&quot;&quot;},&quot;citationItems&quot;:[{&quot;id&quot;:&quot;62b32f36-ae4f-3669-9858-677904490ed9&quot;,&quot;itemData&quot;:{&quot;type&quot;:&quot;article-journal&quot;,&quot;id&quot;:&quot;62b32f36-ae4f-3669-9858-677904490ed9&quot;,&quot;title&quot;:&quot;Cross-platform normalization of microarray and RNA-seq data for machine learning applications&quot;,&quot;author&quot;:[{&quot;family&quot;:&quot;Thompson&quot;,&quot;given&quot;:&quot;Jeffrey A.&quot;,&quot;parse-names&quot;:false,&quot;dropping-particle&quot;:&quot;&quot;,&quot;non-dropping-particle&quot;:&quot;&quot;},{&quot;family&quot;:&quot;Tan&quot;,&quot;given&quot;:&quot;Jie&quot;,&quot;parse-names&quot;:false,&quot;dropping-particle&quot;:&quot;&quot;,&quot;non-dropping-particle&quot;:&quot;&quot;},{&quot;family&quot;:&quot;Greene&quot;,&quot;given&quot;:&quot;Casey S.&quot;,&quot;parse-names&quot;:false,&quot;dropping-particle&quot;:&quot;&quot;,&quot;non-dropping-particle&quot;:&quot;&quot;}],&quot;container-title&quot;:&quot;PeerJ&quot;,&quot;container-title-short&quot;:&quot;PeerJ&quot;,&quot;accessed&quot;:{&quot;date-parts&quot;:[[2026,7,21]]},&quot;DOI&quot;:&quot;10.7717/PEERJ.1621/SUPP-5&quot;,&quot;ISSN&quot;:&quot;21678359&quot;,&quot;URL&quot;:&quot;https://pmc.ncbi.nlm.nih.gov/articles/PMC4736986/&quot;,&quot;issued&quot;:{&quot;date-parts&quot;:[[2016]]},&quot;page&quot;:&quot;e1621&quot;,&quot;abstract&quot;:&quot;Large, publicly available gene expression datasets are often analyzed with the aid of machine learning algorithms. Although RNA-seq is increasingly the technology of choice, a wealth of expression data already exist in the form of microarray data. If machine learning models built from legacy data can be applied to RNA-seq data, larger, more diverse training datasets can be created and validation can be performed on newly generated data. We developed Training Distribution Matching (TDM), which transforms RNA-seq data for use with models constructed from legacy platforms. We evaluated TDM, as well as quantile normalization, nonparanormal transformation, and a simple log2 transformation, on both simulated and biological datasets of gene expression. Our evaluation included both supervised and unsupervised machine learning approaches. We found that TDM exhibited consistently strong performance across settings and that quantile normalization also performed well in many circumstances. We also provide a TDM package for the R programming language.&quot;,&quot;publisher&quot;:&quot;PeerJ Inc.&quot;,&quot;issue&quot;:&quot;1&quot;,&quot;volume&quot;:&quot;2016&quot;},&quot;isTemporary&quot;:false}],&quot;citationTag&quot;:&quot;MENDELEY_CITATION_v3_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&quot;},{&quot;citationID&quot;:&quot;MENDELEY_CITATION_0b837a7e-6981-45d9-8eac-744abcb2ae9b&quot;,&quot;properties&quot;:{&quot;noteIndex&quot;:0},&quot;isEdited&quot;:false,&quot;manualOverride&quot;:{&quot;isManuallyOverridden&quot;:false,&quot;citeprocText&quot;:&quot;(37)&quot;,&quot;manualOverrideText&quot;:&quot;&quot;},&quot;citationItems&quot;:[{&quot;id&quot;:&quot;445b3c9c-cfad-3a2a-b38f-b05edd63b680&quot;,&quot;itemData&quot;:{&quot;type&quot;:&quot;article-journal&quot;,&quot;id&quot;:&quot;445b3c9c-cfad-3a2a-b38f-b05edd63b680&quot;,&quot;title&quot;:&quot;Shambhala-2: A Protocol for Uniformly Shaped Harmonization of Gene Expression Profiles of Various Formats&quot;,&quot;author&quot;:[{&quot;family&quot;:&quot;Borisov&quot;,&quot;given&quot;:&quot;Nicolas&quot;,&quot;parse-names&quot;:false,&quot;dropping-particle&quot;:&quot;&quot;,&quot;non-dropping-particle&quot;:&quot;&quot;},{&quot;family&quot;:&quot;Sorokin&quot;,&quot;given&quot;:&quot;Maksim&quot;,&quot;parse-names&quot;:false,&quot;dropping-particle&quot;:&quot;&quot;,&quot;non-dropping-particle&quot;:&quot;&quot;},{&quot;family&quot;:&quot;Zolotovskaya&quot;,&quot;given&quot;:&quot;Marianna&quot;,&quot;parse-names&quot;:false,&quot;dropping-particle&quot;:&quot;&quot;,&quot;non-dropping-particle&quot;:&quot;&quot;},{&quot;family&quot;:&quot;Borisov&quot;,&quot;given&quot;:&quot;Constantin&quot;,&quot;parse-names&quot;:false,&quot;dropping-particle&quot;:&quot;&quot;,&quot;non-dropping-particle&quot;:&quot;&quot;},{&quot;family&quot;:&quot;Buzdin&quot;,&quot;given&quot;:&quot;Anton&quot;,&quot;parse-names&quot;:false,&quot;dropping-particle&quot;:&quot;&quot;,&quot;non-dropping-particle&quot;:&quot;&quot;}],&quot;container-title&quot;:&quot;Current protocols&quot;,&quot;container-title-short&quot;:&quot;Curr. Protoc.&quot;,&quot;accessed&quot;:{&quot;date-parts&quot;:[[2026,7,21]]},&quot;DOI&quot;:&quot;10.1002/CPZ1.444&quot;,&quot;ISSN&quot;:&quot;2691-1299&quot;,&quot;PMID&quot;:&quot;35617464&quot;,&quot;URL&quot;:&quot;https://pubmed.ncbi.nlm.nih.gov/35617464/&quot;,&quot;issued&quot;:{&quot;date-parts&quot;:[[2022,5,1]]},&quot;abstract&quot;:&quot;Uniformly shaped harmonization of gene expression profiles is central for the simultaneous comparison of multiple gene expression datasets. It is expected to operate with the gene expression data obtained using various experimental methods and equipment, and to return harmonized profiles in a uniform shape. Such uniformly shaped expression profiles from different initial datasets can be further compared directly. However, current harmonization techniques have strong limitations that prevent their broad use for bioinformatic applications. They can either operate with only up to two datasets/platforms or return data in a dynamic format that will be different for every comparison under analysis. This also does not allow for adding new data to the previously harmonized dataset(s), which complicates the analysis and increases calculation costs. We propose here a new method termed Shambhala-2 that can transform multi-platform expression data into a universal format that is identical for all harmonizations made using this technique. Shambhala-2 is based on sample-by-sample cubic conversion of the initial expression dataset into a preselected shape of the reference definitive dataset. Using 8390 samples of 12 healthy human tissue types and 4086 samples of colorectal, kidney, and lung cancer tissues, we verified Shambhala-2's capacity in restoring tissue-specific expression patterns for seven microarray and three RNA sequencing platforms. Shambhala-2 performed well for all tested combinations of RNAseq and microarray profiles, and retained gene-expression ranks, as evidenced by high correlations between different single- or aggregated gene expression metrics in pre- and post-Shambhalized samples, including preserving cancer-specific gene expression and pathway activation features. © 2022 Wiley Periodicals LLC. Basic Protocol: Shambhala-2 harmonizer. Alternate Protocol 1: Linear Shambhala/Shambhala-1. Alternate Protocol 2: Alternative (flexible-format and uniformly shaped) normalization methods. Support Protocol 1: Watermelon multisection (WM). Support Protocol 2: Calculation of cancer-to-normal log-fold-change (LFC) and pathway activation level (PAL).&quot;,&quot;publisher&quot;:&quot;Curr Protoc&quot;,&quot;issue&quot;:&quot;5&quot;,&quot;volume&quot;:&quot;2&quot;},&quot;isTemporary&quot;:false}],&quot;citationTag&quot;:&quot;MENDELEY_CITATION_v3_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&quot;},{&quot;citationID&quot;:&quot;MENDELEY_CITATION_206847bb-fb6e-4f2a-8e3a-c54eb7a1e6a9&quot;,&quot;properties&quot;:{&quot;noteIndex&quot;:0},&quot;isEdited&quot;:false,&quot;manualOverride&quot;:{&quot;isManuallyOverridden&quot;:false,&quot;citeprocText&quot;:&quot;(38)&quot;,&quot;manualOverrideText&quot;:&quot;&quot;},&quot;citationItems&quot;:[{&quot;id&quot;:&quot;8077bc9b-e000-3a13-bb48-df4400522b56&quot;,&quot;itemData&quot;:{&quot;type&quot;:&quot;article-journal&quot;,&quot;id&quot;:&quot;8077bc9b-e000-3a13-bb48-df4400522b56&quot;,&quot;title&quot;:&quot;HarmonizR enables data harmonization across independent proteomic datasets with appropriate handling of missing values&quot;,&quot;author&quot;:[{&quot;family&quot;:&quot;Voß&quot;,&quot;given&quot;:&quot;Hannah&quot;,&quot;parse-names&quot;:false,&quot;dropping-particle&quot;:&quot;&quot;,&quot;non-dropping-particle&quot;:&quot;&quot;},{&quot;family&quot;:&quot;Schlumbohm&quot;,&quot;given&quot;:&quot;Simon&quot;,&quot;parse-names&quot;:false,&quot;dropping-particle&quot;:&quot;&quot;,&quot;non-dropping-particle&quot;:&quot;&quot;},{&quot;family&quot;:&quot;Barwikowski&quot;,&quot;given&quot;:&quot;Philip&quot;,&quot;parse-names&quot;:false,&quot;dropping-particle&quot;:&quot;&quot;,&quot;non-dropping-particle&quot;:&quot;&quot;},{&quot;family&quot;:&quot;Wurlitzer&quot;,&quot;given&quot;:&quot;Marcus&quot;,&quot;parse-names&quot;:false,&quot;dropping-particle&quot;:&quot;&quot;,&quot;non-dropping-particle&quot;:&quot;&quot;},{&quot;family&quot;:&quot;Dottermusch&quot;,&quot;given&quot;:&quot;Matthias&quot;,&quot;parse-names&quot;:false,&quot;dropping-particle&quot;:&quot;&quot;,&quot;non-dropping-particle&quot;:&quot;&quot;},{&quot;family&quot;:&quot;Neumann&quot;,&quot;given&quot;:&quot;Philipp&quot;,&quot;parse-names&quot;:false,&quot;dropping-particle&quot;:&quot;&quot;,&quot;non-dropping-particle&quot;:&quot;&quot;},{&quot;family&quot;:&quot;Schlüter&quot;,&quot;given&quot;:&quot;Hartmut&quot;,&quot;parse-names&quot;:false,&quot;dropping-particle&quot;:&quot;&quot;,&quot;non-dropping-particle&quot;:&quot;&quot;},{&quot;family&quot;:&quot;Neumann&quot;,&quot;given&quot;:&quot;Julia E.&quot;,&quot;parse-names&quot;:false,&quot;dropping-particle&quot;:&quot;&quot;,&quot;non-dropping-particle&quot;:&quot;&quot;},{&quot;family&quot;:&quot;Krisp&quot;,&quot;given&quot;:&quot;Christoph&quot;,&quot;parse-names&quot;:false,&quot;dropping-particle&quot;:&quot;&quot;,&quot;non-dropping-particle&quot;:&quot;&quot;}],&quot;container-title&quot;:&quot;Nature Communications 2022 13:1&quot;,&quot;accessed&quot;:{&quot;date-parts&quot;:[[2026,7,21]]},&quot;DOI&quot;:&quot;10.1038/s41467-022-31007-x&quot;,&quot;ISSN&quot;:&quot;2041-1723&quot;,&quot;PMID&quot;:&quot;35725563&quot;,&quot;URL&quot;:&quot;https://www.nature.com/articles/s41467-022-31007-x&quot;,&quot;issued&quot;:{&quot;date-parts&quot;:[[2022,6,20]]},&quot;page&quot;:&quot;3523-&quot;,&quot;abstract&quot;:&quot;Dataset integration is common practice to overcome limitations in statistically underpowered omics datasets. Proteome datasets display high technical variability and frequent missing values. Sophisticated strategies for batch effect reduction are lacking or rely on error-prone data imputation. Here we introduce HarmonizR, a data harmonization tool with appropriate missing value handling. The method exploits the structure of available data and matrix dissection for minimal data loss, without data imputation. This strategy implements two common batch effect reduction methods—ComBat and limma (removeBatchEffect()). The HarmonizR strategy, evaluated on four exemplarily analyzed datasets with up to 23 batches, demonstrated successful data harmonization for different tissue preservation techniques, LC-MS/MS instrumentation setups, and quantification approaches. Compared to data imputation methods, HarmonizR was more efficient and performed superior regarding the detection of significant proteins. HarmonizR is an efficient tool for missing data tolerant experimental variance reduction and is easily adjustable for individual dataset properties and user preferences. Dataset integration is common practice to overcome limitations in statistically underpowered omics datasets. Here the authors present “HarmonizR”, a tool for missing data tolerant experimental variance reduction in large, integrated but independently generated datasets without data imputation, adjustable for individual dataset modalities, correction algorithm, and user preferences.&quot;,&quot;publisher&quot;:&quot;Nature Publishing Group&quot;,&quot;issue&quot;:&quot;1&quot;,&quot;volume&quot;:&quot;13&quot;,&quot;container-title-short&quot;:&quot;&quot;},&quot;isTemporary&quot;:false}],&quot;citationTag&quot;:&quot;MENDELEY_CITATION_v3_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&quot;},{&quot;citationID&quot;:&quot;MENDELEY_CITATION_10c51b6e-8784-4f8f-9371-8ef2d46f8fb6&quot;,&quot;properties&quot;:{&quot;noteIndex&quot;:0},&quot;isEdited&quot;:false,&quot;manualOverride&quot;:{&quot;isManuallyOverridden&quot;:false,&quot;citeprocText&quot;:&quot;(39)&quot;,&quot;manualOverrideText&quot;:&quot;&quot;},&quot;citationItems&quot;:[{&quot;id&quot;:&quot;979d96d5-9ac5-3b10-9711-984c05f51ab9&quot;,&quot;itemData&quot;:{&quot;type&quot;:&quot;article-journal&quot;,&quot;id&quot;:&quot;979d96d5-9ac5-3b10-9711-984c05f51ab9&quot;,&quot;title&quot;:&quot;A scaling normalization method for differential expression analysis of RNA-seq data&quot;,&quot;author&quot;:[{&quot;family&quot;:&quot;Robinson&quot;,&quot;given&quot;:&quot;Mark D.&quot;,&quot;parse-names&quot;:false,&quot;dropping-particle&quot;:&quot;&quot;,&quot;non-dropping-particle&quot;:&quot;&quot;},{&quot;family&quot;:&quot;Oshlack&quot;,&quot;given&quot;:&quot;Alicia&quot;,&quot;parse-names&quot;:false,&quot;dropping-particle&quot;:&quot;&quot;,&quot;non-dropping-particle&quot;:&quot;&quot;}],&quot;container-title&quot;:&quot;Genome Biology&quot;,&quot;container-title-short&quot;:&quot;Genome Biol.&quot;,&quot;accessed&quot;:{&quot;date-parts&quot;:[[2026,7,21]]},&quot;DOI&quot;:&quot;10.1186/GB-2010-11-3-R25&quot;,&quot;ISSN&quot;:&quot;14747596&quot;,&quot;PMID&quot;:&quot;20196867&quot;,&quot;URL&quot;:&quot;https://pmc.ncbi.nlm.nih.gov/articles/PMC2864565/&quot;,&quot;issued&quot;:{&quot;date-parts&quot;:[[2010,3,2]]},&quot;page&quot;:&quot;R25&quot;,&quot;abstract&quot;:&quot;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 © 2010 Robinson and Oshlack; licensee BioMed Central Ltd.&quot;,&quot;issue&quot;:&quot;3&quot;,&quot;volume&quot;:&quot;11&quot;},&quot;isTemporary&quot;:false}],&quot;citationTag&quot;:&quot;MENDELEY_CITATION_v3_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&quot;},{&quot;citationID&quot;:&quot;MENDELEY_CITATION_33e4c160-4490-424f-8af8-175bd2ce703c&quot;,&quot;properties&quot;:{&quot;noteIndex&quot;:0},&quot;isEdited&quot;:false,&quot;manualOverride&quot;:{&quot;isManuallyOverridden&quot;:false,&quot;citeprocText&quot;:&quot;(40)&quot;,&quot;manualOverrideText&quot;:&quot;&quot;},&quot;citationItems&quot;:[{&quot;id&quot;:&quot;0a4387a1-8991-34dd-b612-b8707730983b&quot;,&quot;itemData&quot;:{&quot;type&quot;:&quot;article-journal&quot;,&quot;id&quot;:&quot;0a4387a1-8991-34dd-b612-b8707730983b&quot;,&quot;title&quot;:&quot;Moderated estimation of fold change and dispersion for RNA-seq data with DESeq2&quot;,&quot;author&quot;:[{&quot;family&quot;:&quot;Love&quot;,&quot;given&quot;:&quot;Michael I.&quot;,&quot;parse-names&quot;:false,&quot;dropping-particle&quot;:&quot;&quot;,&quot;non-dropping-particle&quot;:&quot;&quot;},{&quot;family&quot;:&quot;Huber&quot;,&quot;given&quot;:&quot;Wolfgang&quot;,&quot;parse-names&quot;:false,&quot;dropping-particle&quot;:&quot;&quot;,&quot;non-dropping-particle&quot;:&quot;&quot;},{&quot;family&quot;:&quot;Anders&quot;,&quot;given&quot;:&quot;Simon&quot;,&quot;parse-names&quot;:false,&quot;dropping-particle&quot;:&quot;&quot;,&quot;non-dropping-particle&quot;:&quot;&quot;}],&quot;container-title&quot;:&quot;Genome biology&quot;,&quot;container-title-short&quot;:&quot;Genome Biol.&quot;,&quot;accessed&quot;:{&quot;date-parts&quot;:[[2026,7,21]]},&quot;DOI&quot;:&quot;10.1186/S13059-014-0550-8&quot;,&quot;ISSN&quot;:&quot;1474-760X&quot;,&quot;PMID&quot;:&quot;25516281&quot;,&quot;URL&quot;:&quot;https://pubmed.ncbi.nlm.nih.gov/25516281/&quot;,&quot;issued&quot;:{&quot;date-parts&quot;:[[2014,12,5]]},&quot;abstract&quot;:&quo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quot;,&quot;publisher&quot;:&quot;Genome Biol&quot;,&quot;issue&quot;:&quot;12&quot;,&quot;volume&quot;:&quot;15&quot;},&quot;isTemporary&quot;:false}],&quot;citationTag&quot;:&quot;MENDELEY_CITATION_v3_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&quot;},{&quot;citationID&quot;:&quot;MENDELEY_CITATION_ff6cdc90-f07b-4c5b-9c43-75a9530524f9&quot;,&quot;properties&quot;:{&quot;noteIndex&quot;:0},&quot;isEdited&quot;:false,&quot;manualOverride&quot;:{&quot;isManuallyOverridden&quot;:false,&quot;citeprocText&quot;:&quot;(41)&quot;,&quot;manualOverrideText&quot;:&quot;&quot;},&quot;citationItems&quot;:[{&quot;id&quot;:&quot;5f5909dc-a206-3bb9-8d4a-425334361662&quot;,&quot;itemData&quot;:{&quot;type&quot;:&quot;article-journal&quot;,&quot;id&quot;:&quot;5f5909dc-a206-3bb9-8d4a-425334361662&quot;,&quot;title&quot;:&quot;Using probabilistic estimation of expression residuals (PEER) to obtain increased power and interpretability of gene expression analyses&quot;,&quot;author&quot;:[{&quot;family&quot;:&quot;Stegle&quot;,&quot;given&quot;:&quot;Oliver&quot;,&quot;parse-names&quot;:false,&quot;dropping-particle&quot;:&quot;&quot;,&quot;non-dropping-particle&quot;:&quot;&quot;},{&quot;family&quot;:&quot;Parts&quot;,&quot;given&quot;:&quot;Leopold&quot;,&quot;parse-names&quot;:false,&quot;dropping-particle&quot;:&quot;&quot;,&quot;non-dropping-particle&quot;:&quot;&quot;},{&quot;family&quot;:&quot;Piipari&quot;,&quot;given&quot;:&quot;Matias&quot;,&quot;parse-names&quot;:false,&quot;dropping-particle&quot;:&quot;&quot;,&quot;non-dropping-particle&quot;:&quot;&quot;},{&quot;family&quot;:&quot;Winn&quot;,&quot;given&quot;:&quot;John&quot;,&quot;parse-names&quot;:false,&quot;dropping-particle&quot;:&quot;&quot;,&quot;non-dropping-particle&quot;:&quot;&quot;},{&quot;family&quot;:&quot;Durbin&quot;,&quot;given&quot;:&quot;Richard&quot;,&quot;parse-names&quot;:false,&quot;dropping-particle&quot;:&quot;&quot;,&quot;non-dropping-particle&quot;:&quot;&quot;}],&quot;container-title&quot;:&quot;Nature protocols&quot;,&quot;container-title-short&quot;:&quot;Nat. Protoc.&quot;,&quot;accessed&quot;:{&quot;date-parts&quot;:[[2026,7,21]]},&quot;DOI&quot;:&quot;10.1038/NPROT.2011.457&quot;,&quot;ISSN&quot;:&quot;1750-2799&quot;,&quot;PMID&quot;:&quot;22343431&quot;,&quot;URL&quot;:&quot;https://pubmed.ncbi.nlm.nih.gov/22343431/&quot;,&quot;issued&quot;:{&quot;date-parts&quot;:[[2012,3]]},&quot;page&quot;:&quot;500-507&quot;,&quot;abstract&quot;:&quot;We present PEER (probabilistic estimation of expression residuals), a software package implementing statistical models that improve the sensitivity and interpretability of genetic associations in population-scale expression data. This approach builds on factor analysis methods that infer broad variance components in the measurements. PEER takes as input transcript profiles and covariates from a set of individuals, and then outputs hidden factors that explain much of the expression variability. Optionally, these factors can be interpreted as pathway or transcription factor activations by providing prior information about which genes are involved in the pathway or targeted by the factor. The inferred factors are used in genetic association analyses. First, they are treated as additional covariates, and are included in the model to increase detection power for mapping expression traits. Second, they are analyzed as phenotypes themselves to understand the causes of global expression variability. PEER extends previous related surrogate variable models and can be implemented within hours on a desktop computer. © 2012 Nature America, Inc. All rights reserved.&quot;,&quot;publisher&quot;:&quot;Nat Protoc&quot;,&quot;issue&quot;:&quot;3&quot;,&quot;volume&quot;:&quot;7&quot;},&quot;isTemporary&quot;:false}],&quot;citationTag&quot;:&quot;MENDELEY_CITATION_v3_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&quot;},{&quot;citationID&quot;:&quot;MENDELEY_CITATION_8e1e3a14-eb0a-4dd4-afd1-7d144b6e5c9c&quot;,&quot;properties&quot;:{&quot;noteIndex&quot;:0},&quot;isEdited&quot;:false,&quot;manualOverride&quot;:{&quot;isManuallyOverridden&quot;:false,&quot;citeprocText&quot;:&quot;(42)&quot;,&quot;manualOverrideText&quot;:&quot;&quot;},&quot;citationItems&quot;:[{&quot;id&quot;:&quot;79a61675-e57b-3d7e-9767-6fee8042a113&quot;,&quot;itemData&quot;:{&quot;type&quot;:&quot;article-journal&quot;,&quot;id&quot;:&quot;79a61675-e57b-3d7e-9767-6fee8042a113&quot;,&quot;title&quot;:&quot;A simple, scalable approach to building a cross-platform transcriptome atlas&quot;,&quot;author&quot;:[{&quot;family&quot;:&quot;Angel&quot;,&quot;given&quot;:&quot;Paul W.&quot;,&quot;parse-names&quot;:false,&quot;dropping-particle&quot;:&quot;&quot;,&quot;non-dropping-particle&quot;:&quot;&quot;},{&quot;family&quot;:&quot;Rajab&quot;,&quot;given&quot;:&quot;Nadia&quot;,&quot;parse-names&quot;:false,&quot;dropping-particle&quot;:&quot;&quot;,&quot;non-dropping-particle&quot;:&quot;&quot;},{&quot;family&quot;:&quot;Deng&quot;,&quot;given&quot;:&quot;Yidi&quot;,&quot;parse-names&quot;:false,&quot;dropping-particle&quot;:&quot;&quot;,&quot;non-dropping-particle&quot;:&quot;&quot;},{&quot;family&quot;:&quot;Pacheco&quot;,&quot;given&quot;:&quot;Chris M.&quot;,&quot;parse-names&quot;:false,&quot;dropping-particle&quot;:&quot;&quot;,&quot;non-dropping-particle&quot;:&quot;&quot;},{&quot;family&quot;:&quot;Chen&quot;,&quot;given&quot;:&quot;Tyrone&quot;,&quot;parse-names&quot;:false,&quot;dropping-particle&quot;:&quot;&quot;,&quot;non-dropping-particle&quot;:&quot;&quot;},{&quot;family&quot;:&quot;Lê Cao&quot;,&quot;given&quot;:&quot;Kim Anh&quot;,&quot;parse-names&quot;:false,&quot;dropping-particle&quot;:&quot;&quot;,&quot;non-dropping-particle&quot;:&quot;&quot;},{&quot;family&quot;:&quot;Choi&quot;,&quot;given&quot;:&quot;Jarny&quot;,&quot;parse-names&quot;:false,&quot;dropping-particle&quot;:&quot;&quot;,&quot;non-dropping-particle&quot;:&quot;&quot;},{&quot;family&quot;:&quot;Wells&quot;,&quot;given&quot;:&quot;Christine A.&quot;,&quot;parse-names&quot;:false,&quot;dropping-particle&quot;:&quot;&quot;,&quot;non-dropping-particle&quot;:&quot;&quot;}],&quot;container-title&quot;:&quot;PLoS Computational Biology&quot;,&quot;container-title-short&quot;:&quot;PLoS Comput. Biol.&quot;,&quot;accessed&quot;:{&quot;date-parts&quot;:[[2026,7,21]]},&quot;DOI&quot;:&quot;10.1371/JOURNAL.PCBI.1008219&quot;,&quot;ISSN&quot;:&quot;15537358&quot;,&quot;PMID&quot;:&quot;32986694&quot;,&quot;URL&quot;:&quot;https://pmc.ncbi.nlm.nih.gov/articles/PMC7544119/&quot;,&quot;issued&quot;:{&quot;date-parts&quot;:[[2020,9,1]]},&quot;page&quot;:&quot;e1008219&quot;,&quot;abstract&quot;:&quot;Gene expression atlases have transformed our understanding of the development, composition and function of human tissues. New technologies promise improved cellular or molecular resolution, and have led to the identification of new cell types, or better defined cell states. But as new technologies emerge, information derived on old platforms becomes obsolete. We demonstrate that it is possible to combine a large number of different profiling experiments summarised from dozens of laboratories and representing hundreds of donors, to create an integrated molecular map of human tissue. As an example, we combine 850 samples from 38 platforms to build an integrated atlas of human blood cells. We achieve robust and unbiased cell type clustering using a variance partitioning method, selecting genes with low platform bias relative to biological variation. Other than an initial rescaling, no other transformation to the primary data is applied through batch correction or renormalisation. Additional data, including single-cell datasets, can be projected for comparison, classification and annotation. The resulting atlas provides a multi-scaled approach to visualise and analyse the relationships between sets of genes and blood cell lineages, including the maturation and activation of leukocytes in vivo and in vitro. In allowing for data integration across hundreds of studies, we address a key reproduciblity challenge which is faced by any new technology. This allows us to draw on the deep phenotypes and functional annotations that accompany traditional profiling methods, and provide important context to the high cellular resolution of single cell profiling. Here, we have implemented the blood atlas in the open access Stemformatics.org platform, drawing on its extensive collection of curated transcriptome data. The method is simple, scalable and amenable for rapid deployment in other biological systems or computational workflows.&quot;,&quot;publisher&quot;:&quot;Public Library of Science&quot;,&quot;issue&quot;:&quot;9&quot;,&quot;volume&quot;:&quot;16&quot;},&quot;isTemporary&quot;:false}],&quot;citationTag&quot;:&quot;MENDELEY_CITATION_v3_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&quot;},{&quot;citationID&quot;:&quot;MENDELEY_CITATION_c7cc2da4-954b-42ed-82a8-a6c4ebc55781&quot;,&quot;properties&quot;:{&quot;noteIndex&quot;:0},&quot;isEdited&quot;:false,&quot;manualOverride&quot;:{&quot;isManuallyOverridden&quot;:false,&quot;citeprocText&quot;:&quot;(43)&quot;,&quot;manualOverrideText&quot;:&quot;&quot;},&quot;citationItems&quot;:[{&quot;id&quot;:&quot;9061160a-6ca1-35e0-ad8a-54bf8a032121&quot;,&quot;itemData&quot;:{&quot;type&quot;:&quot;article-journal&quot;,&quot;id&quot;:&quot;9061160a-6ca1-35e0-ad8a-54bf8a032121&quot;,&quot;title&quot;:&quot;Merging two gene-expression studies via cross-platform normalization&quot;,&quot;author&quot;:[{&quot;family&quot;:&quot;Shabalin&quot;,&quot;given&quot;:&quot;Andrey A.&quot;,&quot;parse-names&quot;:false,&quot;dropping-particle&quot;:&quot;&quot;,&quot;non-dropping-particle&quot;:&quot;&quot;},{&quot;family&quot;:&quot;Tjelmeland&quot;,&quot;given&quot;:&quot;Håkon&quot;,&quot;parse-names&quot;:false,&quot;dropping-particle&quot;:&quot;&quot;,&quot;non-dropping-particle&quot;:&quot;&quot;},{&quot;family&quot;:&quot;Fan&quot;,&quot;given&quot;:&quot;Cheng&quot;,&quot;parse-names&quot;:false,&quot;dropping-particle&quot;:&quot;&quot;,&quot;non-dropping-particle&quot;:&quot;&quot;},{&quot;family&quot;:&quot;Perou&quot;,&quot;given&quot;:&quot;Charles M.&quot;,&quot;parse-names&quot;:false,&quot;dropping-particle&quot;:&quot;&quot;,&quot;non-dropping-particle&quot;:&quot;&quot;},{&quot;family&quot;:&quot;Nobel&quot;,&quot;given&quot;:&quot;Andrew B.&quot;,&quot;parse-names&quot;:false,&quot;dropping-particle&quot;:&quot;&quot;,&quot;non-dropping-particle&quot;:&quot;&quot;}],&quot;container-title&quot;:&quot;Bioinformatics&quot;,&quot;accessed&quot;:{&quot;date-parts&quot;:[[2026,7,21]]},&quot;DOI&quot;:&quot;10.1093/BIOINFORMATICS/BTN083&quot;,&quot;ISSN&quot;:&quot;1367-4803&quot;,&quot;PMID&quot;:&quot;18325927&quot;,&quot;URL&quot;:&quot;https://dx.doi.org/10.1093/bioinformatics/btn083&quot;,&quot;issued&quot;:{&quot;date-parts&quot;:[[2008,5,1]]},&quot;page&quot;:&quot;1154-1160&quot;,&quot;abstract&quot;:&quot;Motivation: Gene-expression microarrays are currently being applied in a variety of biomedical applications. This article considers the problem of how to merge datasets arising from different gene-expression studies of a common organism and phenotype. Of particular interest is how to merge data from different technological platforms. Results: The article makes two contributions to the problem. The first is a simple cross-study normalization method, which is based on linked gene/ sample clustering of the given datasets. The second is the introduction and description of several general validation measures that can be used to assess and compare cross-study normalization methods. The proposed normalization method is applied to three existing breast cancer datasets, and is compared to several competing normalization methods using the proposed validation measures. © The Author 2008. Published by Oxford University Press. All rights reserved.&quot;,&quot;publisher&quot;:&quot;Oxford Academic&quot;,&quot;issue&quot;:&quot;9&quot;,&quot;volume&quot;:&quot;24&quot;,&quot;container-title-short&quot;:&quot;&quot;},&quot;isTemporary&quot;:false}],&quot;citationTag&quot;:&quot;MENDELEY_CITATION_v3_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&quot;},{&quot;citationID&quot;:&quot;MENDELEY_CITATION_6822462e-fc9e-4af3-9a1b-29dd0cad6f41&quot;,&quot;properties&quot;:{&quot;noteIndex&quot;:0},&quot;isEdited&quot;:false,&quot;manualOverride&quot;:{&quot;isManuallyOverridden&quot;:false,&quot;citeprocText&quot;:&quot;(44)&quot;,&quot;manualOverrideText&quot;:&quot;&quot;},&quot;citationItems&quot;:[{&quot;id&quot;:&quot;38442a4f-6efb-337a-8fa4-46ac7de1f860&quot;,&quot;itemData&quot;:{&quot;type&quot;:&quot;article-journal&quot;,&quot;id&quot;:&quot;38442a4f-6efb-337a-8fa4-46ac7de1f860&quot;,&quot;title&quot;:&quot;Adjustment of systematic microarray data biases&quot;,&quot;author&quot;:[{&quot;family&quot;:&quot;Benito&quot;,&quot;given&quot;:&quot;Monica&quot;,&quot;parse-names&quot;:false,&quot;dropping-particle&quot;:&quot;&quot;,&quot;non-dropping-particle&quot;:&quot;&quot;},{&quot;family&quot;:&quot;Parker&quot;,&quot;given&quot;:&quot;Joel&quot;,&quot;parse-names&quot;:false,&quot;dropping-particle&quot;:&quot;&quot;,&quot;non-dropping-particle&quot;:&quot;&quot;},{&quot;family&quot;:&quot;Du&quot;,&quot;given&quot;:&quot;Quan&quot;,&quot;parse-names&quot;:false,&quot;dropping-particle&quot;:&quot;&quot;,&quot;non-dropping-particle&quot;:&quot;&quot;},{&quot;family&quot;:&quot;Wu&quot;,&quot;given&quot;:&quot;Junyuan&quot;,&quot;parse-names&quot;:false,&quot;dropping-particle&quot;:&quot;&quot;,&quot;non-dropping-particle&quot;:&quot;&quot;},{&quot;family&quot;:&quot;Xiang&quot;,&quot;given&quot;:&quot;Dong&quot;,&quot;parse-names&quot;:false,&quot;dropping-particle&quot;:&quot;&quot;,&quot;non-dropping-particle&quot;:&quot;&quot;},{&quot;family&quot;:&quot;Perou&quot;,&quot;given&quot;:&quot;Charles M.&quot;,&quot;parse-names&quot;:false,&quot;dropping-particle&quot;:&quot;&quot;,&quot;non-dropping-particle&quot;:&quot;&quot;},{&quot;family&quot;:&quot;Marron&quot;,&quot;given&quot;:&quot;J. S.&quot;,&quot;parse-names&quot;:false,&quot;dropping-particle&quot;:&quot;&quot;,&quot;non-dropping-particle&quot;:&quot;&quot;}],&quot;container-title&quot;:&quot;Bioinformatics (Oxford, England)&quot;,&quot;container-title-short&quot;:&quot;Bioinformatics&quot;,&quot;accessed&quot;:{&quot;date-parts&quot;:[[2026,7,21]]},&quot;DOI&quot;:&quot;10.1093/BIOINFORMATICS/BTG385&quot;,&quot;ISSN&quot;:&quot;1367-4803&quot;,&quot;PMID&quot;:&quot;14693816&quot;,&quot;URL&quot;:&quot;https://pubmed.ncbi.nlm.nih.gov/14693816/&quot;,&quot;issued&quot;:{&quot;date-parts&quot;:[[2004,1,1]]},&quot;page&quot;:&quot;105-114&quot;,&quot;abstract&quot;:&quot;Motivation: Systematic differences due to experimental features of microarray experiments are present in most large microarray data sets. Many different experimental features can cause biases including different sources of RNA, different production lots of microarrays or different microarray platforms. These systematic effects present a substantial hurdle to the analysis of microarray data. Results: We present here a new method for the identification and adjustment of systematic biases that are present within microarray data sets. Our approach is based on modern statistical discrimination methods and is shown to be very effective in removing systematic biases present in a previously published breast tumor cDNA microarray data set. The new method of 'Distance Weighted Discrimination (DWD)' is shown to be better than Support Vector Machines and Singular Value Decomposition for the adjustment of systematic microarray effects. In addition, it is shown to be of general use as a tool for the discrimination of systematic problems present in microarray data sets, including the merging of two breast tumor data sets completed on different microarray platforms.&quot;,&quot;publisher&quot;:&quot;Bioinformatics&quot;,&quot;issue&quot;:&quot;1&quot;,&quot;volume&quot;:&quot;20&quot;},&quot;isTemporary&quot;:false}],&quot;citationTag&quot;:&quot;MENDELEY_CITATION_v3_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&quot;},{&quot;citationID&quot;:&quot;MENDELEY_CITATION_cb567e75-951a-4d33-984c-fc0297ad396b&quot;,&quot;properties&quot;:{&quot;noteIndex&quot;:0},&quot;isEdited&quot;:false,&quot;manualOverride&quot;:{&quot;isManuallyOverridden&quot;:false,&quot;citeprocText&quot;:&quot;(45)&quot;,&quot;manualOverrideText&quot;:&quot;&quot;},&quot;citationItems&quot;:[{&quot;id&quot;:&quot;bbff78a6-3508-3f96-954e-cb08cf08b430&quot;,&quot;itemData&quot;:{&quot;type&quot;:&quot;article-journal&quot;,&quot;id&quot;:&quot;bbff78a6-3508-3f96-954e-cb08cf08b430&quot;,&quot;title&quot;:&quot;Cross-platform normalization enables machine learning model training on microarray and RNA-seq data simultaneously&quot;,&quot;author&quot;:[{&quot;family&quot;:&quot;Foltz&quot;,&quot;given&quot;:&quot;Steven M.&quot;,&quot;parse-names&quot;:false,&quot;dropping-particle&quot;:&quot;&quot;,&quot;non-dropping-particle&quot;:&quot;&quot;},{&quot;family&quot;:&quot;Greene&quot;,&quot;given&quot;:&quot;Casey S.&quot;,&quot;parse-names&quot;:false,&quot;dropping-particle&quot;:&quot;&quot;,&quot;non-dropping-particle&quot;:&quot;&quot;},{&quot;family&quot;:&quot;Taroni&quot;,&quot;given&quot;:&quot;Jaclyn N.&quot;,&quot;parse-names&quot;:false,&quot;dropping-particle&quot;:&quot;&quot;,&quot;non-dropping-particle&quot;:&quot;&quot;}],&quot;container-title&quot;:&quot;Communications Biology 2023 6:1&quot;,&quot;accessed&quot;:{&quot;date-parts&quot;:[[2026,7,21]]},&quot;DOI&quot;:&quot;10.1038/s42003-023-04588-6&quot;,&quot;ISSN&quot;:&quot;2399-3642&quot;,&quot;PMID&quot;:&quot;36841852&quot;,&quot;URL&quot;:&quot;https://www.nature.com/articles/s42003-023-04588-6&quot;,&quot;issued&quot;:{&quot;date-parts&quot;:[[2023,2,25]]},&quot;page&quot;:&quot;222-&quot;,&quot;abstract&quot;:&quot;Large compendia of gene expression data have proven valuable for the discovery of novel biological relationships. Historically, most available RNA assays were run on microarray, while RNA-seq is now the platform of choice for many new experiments. The data structure and distributions between the platforms differ, making it challenging to combine them directly. Here we perform supervised and unsupervised machine learning evaluations to assess which existing normalization methods are best suited for combining microarray and RNA-seq data. We find that quantile and Training Distribution Matching normalization allow for supervised and unsupervised model training on microarray and RNA-seq data simultaneously. Nonparanormal normalization and z-scores are also appropriate for some applications, including pathway analysis with Pathway-Level Information Extractor (PLIER). We demonstrate that it is possible to perform effective cross-platform normalization using existing methods to combine microarray and RNA-seq data for machine learning applications. An evaluation of normalization methods shows that it is possible to combine microarray and RNA-seq data for machine learning applications.&quot;,&quot;publisher&quot;:&quot;Nature Publishing Group&quot;,&quot;issue&quot;:&quot;1&quot;,&quot;volume&quot;:&quot;6&quot;,&quot;container-title-short&quot;:&quot;&quot;},&quot;isTemporary&quot;:false}],&quot;citationTag&quot;:&quot;MENDELEY_CITATION_v3_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&quot;},{&quot;citationID&quot;:&quot;MENDELEY_CITATION_7ab3767e-ca9f-433b-a8ef-b532faac707a&quot;,&quot;properties&quot;:{&quot;noteIndex&quot;:0},&quot;isEdited&quot;:false,&quot;manualOverride&quot;:{&quot;isManuallyOverridden&quot;:false,&quot;citeprocText&quot;:&quot;(46)&quot;,&quot;manualOverrideText&quot;:&quot;&quot;},&quot;citationItems&quot;:[{&quot;id&quot;:&quot;e57385f3-c1d8-3705-a4dc-899210b3e9fe&quot;,&quot;itemData&quot;:{&quot;type&quot;:&quot;article-journal&quot;,&quot;id&quot;:&quot;e57385f3-c1d8-3705-a4dc-899210b3e9fe&quot;,&quot;title&quot;:&quot;Performance comparison of modified ComBat for harmonization of radiomic features for multicenter studies&quot;,&quot;author&quot;:[{&quot;family&quot;:&quot;Da-ano&quot;,&quot;given&quot;:&quot;R.&quot;,&quot;parse-names&quot;:false,&quot;dropping-particle&quot;:&quot;&quot;,&quot;non-dropping-particle&quot;:&quot;&quot;},{&quot;family&quot;:&quot;Masson&quot;,&quot;given&quot;:&quot;I.&quot;,&quot;parse-names&quot;:false,&quot;dropping-particle&quot;:&quot;&quot;,&quot;non-dropping-particle&quot;:&quot;&quot;},{&quot;family&quot;:&quot;Lucia&quot;,&quot;given&quot;:&quot;F.&quot;,&quot;parse-names&quot;:false,&quot;dropping-particle&quot;:&quot;&quot;,&quot;non-dropping-particle&quot;:&quot;&quot;},{&quot;family&quot;:&quot;Doré&quot;,&quot;given&quot;:&quot;M.&quot;,&quot;parse-names&quot;:false,&quot;dropping-particle&quot;:&quot;&quot;,&quot;non-dropping-particle&quot;:&quot;&quot;},{&quot;family&quot;:&quot;Robin&quot;,&quot;given&quot;:&quot;P.&quot;,&quot;parse-names&quot;:false,&quot;dropping-particle&quot;:&quot;&quot;,&quot;non-dropping-particle&quot;:&quot;&quot;},{&quot;family&quot;:&quot;Alfieri&quot;,&quot;given&quot;:&quot;J.&quot;,&quot;parse-names&quot;:false,&quot;dropping-particle&quot;:&quot;&quot;,&quot;non-dropping-particle&quot;:&quot;&quot;},{&quot;family&quot;:&quot;Rousseau&quot;,&quot;given&quot;:&quot;C.&quot;,&quot;parse-names&quot;:false,&quot;dropping-particle&quot;:&quot;&quot;,&quot;non-dropping-particle&quot;:&quot;&quot;},{&quot;family&quot;:&quot;Mervoyer&quot;,&quot;given&quot;:&quot;A.&quot;,&quot;parse-names&quot;:false,&quot;dropping-particle&quot;:&quot;&quot;,&quot;non-dropping-particle&quot;:&quot;&quot;},{&quot;family&quot;:&quot;Reinhold&quot;,&quot;given&quot;:&quot;C.&quot;,&quot;parse-names&quot;:false,&quot;dropping-particle&quot;:&quot;&quot;,&quot;non-dropping-particle&quot;:&quot;&quot;},{&quot;family&quot;:&quot;Castelli&quot;,&quot;given&quot;:&quot;J.&quot;,&quot;parse-names&quot;:false,&quot;dropping-particle&quot;:&quot;&quot;,&quot;non-dropping-particle&quot;:&quot;&quot;},{&quot;family&quot;:&quot;Crevoisier&quot;,&quot;given&quot;:&quot;R.&quot;,&quot;parse-names&quot;:false,&quot;dropping-particle&quot;:&quot;&quot;,&quot;non-dropping-particle&quot;:&quot;De&quot;},{&quot;family&quot;:&quot;Rameé&quot;,&quot;given&quot;:&quot;J. F.&quot;,&quot;parse-names&quot;:false,&quot;dropping-particle&quot;:&quot;&quot;,&quot;non-dropping-particle&quot;:&quot;&quot;},{&quot;family&quot;:&quot;Pradier&quot;,&quot;given&quot;:&quot;O.&quot;,&quot;parse-names&quot;:false,&quot;dropping-particle&quot;:&quot;&quot;,&quot;non-dropping-particle&quot;:&quot;&quot;},{&quot;family&quot;:&quot;Schick&quot;,&quot;given&quot;:&quot;U.&quot;,&quot;parse-names&quot;:false,&quot;dropping-particle&quot;:&quot;&quot;,&quot;non-dropping-particle&quot;:&quot;&quot;},{&quot;family&quot;:&quot;Visvikis&quot;,&quot;given&quot;:&quot;D.&quot;,&quot;parse-names&quot;:false,&quot;dropping-particle&quot;:&quot;&quot;,&quot;non-dropping-particle&quot;:&quot;&quot;},{&quot;family&quot;:&quot;Hatt&quot;,&quot;given&quot;:&quot;M.&quot;,&quot;parse-names&quot;:false,&quot;dropping-particle&quot;:&quot;&quot;,&quot;non-dropping-particle&quot;:&quot;&quot;}],&quot;container-title&quot;:&quot;Scientific Reports 2020 10:1&quot;,&quot;accessed&quot;:{&quot;date-parts&quot;:[[2026,7,21]]},&quot;DOI&quot;:&quot;10.1038/s41598-020-66110-w&quot;,&quot;ISSN&quot;:&quot;2045-2322&quot;,&quot;PMID&quot;:&quot;32581221&quot;,&quot;URL&quot;:&quot;https://www.nature.com/articles/s41598-020-66110-w&quot;,&quot;issued&quot;:{&quot;date-parts&quot;:[[2020,6,24]]},&quot;page&quot;:&quot;10248-&quot;,&quot;abstract&quot;:&quot;Multicenter studies are needed to demonstrate the clinical potential value of radiomics as a prognostic tool. However, variability in scanner models, acquisition protocols and reconstruction settings are unavoidable and radiomic features are notoriously sensitive to these factors, which hinders pooling them in a statistical analysis. A statistical harmonization method called ComBat was developed to deal with the “batch effect” in gene expression microarray data and was used in radiomics studies to deal with the “center-effect”. Our goal was to evaluate modifications in ComBat allowing for more flexibility in choosing a reference and improving robustness of the estimation. Two modified ComBat versions were evaluated: M-ComBat allows to transform all features distributions to a chosen reference, instead of the overall mean, providing more flexibility. B-ComBat adds bootstrap and Monte Carlo for improved robustness in the estimation. BM-ComBat combines both modifications. The four versions were compared regarding their ability to harmonize features in a multicenter context in two different clinical datasets. The first contains 119 locally advanced cervical cancer patients from 3 centers, with magnetic resonance imaging and positron emission tomography imaging. In that case ComBat was applied with 3 labels corresponding to each center. The second one contains 98 locally advanced laryngeal cancer patients from 5 centers with contrast-enhanced computed tomography. In that specific case, because imaging settings were highly heterogeneous even within each of the five centers, unsupervised clustering was used to determine two labels for applying ComBat. The impact of each harmonization was evaluated through three different machine learning pipelines for the modelling step in predicting the clinical outcomes, across two performance metrics (balanced accuracy and Matthews correlation coefficient). Before harmonization, almost all radiomic features had significantly different distributions between labels. These differences were successfully removed with all ComBat versions. The predictive ability of the radiomic models was always improved with harmonization and the improved ComBat provided the best results. This was observed consistently in both datasets, through all machine learning pipelines and performance metrics. The proposed modifications allow for more flexibility and robustness in the estimation. They also slightly but consistently improve the predictive power of resulting radiomic models.&quot;,&quot;publisher&quot;:&quot;Nature Publishing Group&quot;,&quot;issue&quot;:&quot;1&quot;,&quot;volume&quot;:&quot;10&quot;,&quot;container-title-short&quot;:&quot;&quot;},&quot;isTemporary&quot;:false}],&quot;citationTag&quot;:&quot;MENDELEY_CITATION_v3_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&quot;},{&quot;citationID&quot;:&quot;MENDELEY_CITATION_fd4a1cf0-e9e2-44f9-9ab2-a5edc1e24d5e&quot;,&quot;properties&quot;:{&quot;noteIndex&quot;:0},&quot;isEdited&quot;:false,&quot;manualOverride&quot;:{&quot;isManuallyOverridden&quot;:false,&quot;citeprocText&quot;:&quot;(47)&quot;,&quot;manualOverrideText&quot;:&quot;&quot;},&quot;citationItems&quot;:[{&quot;id&quot;:&quot;e8bbd2f2-c6e6-3d52-83b3-0b6392a397db&quot;,&quot;itemData&quot;:{&quot;type&quot;:&quot;article-journal&quot;,&quot;id&quot;:&quot;e8bbd2f2-c6e6-3d52-83b3-0b6392a397db&quot;,&quot;title&quot;:&quot;reComBat: batch-effect removal in large-scale multi-source gene-expression data integration&quot;,&quot;author&quot;:[{&quot;family&quot;:&quot;Adamer&quot;,&quot;given&quot;:&quot;Michael F.&quot;,&quot;parse-names&quot;:false,&quot;dropping-particle&quot;:&quot;&quot;,&quot;non-dropping-particle&quot;:&quot;&quot;},{&quot;family&quot;:&quot;Brüningk&quot;,&quot;given&quot;:&quot;Sarah C.&quot;,&quot;parse-names&quot;:false,&quot;dropping-particle&quot;:&quot;&quot;,&quot;non-dropping-particle&quot;:&quot;&quot;},{&quot;family&quot;:&quot;Tejada-Arranz&quot;,&quot;given&quot;:&quot;Alejandro&quot;,&quot;parse-names&quot;:false,&quot;dropping-particle&quot;:&quot;&quot;,&quot;non-dropping-particle&quot;:&quot;&quot;},{&quot;family&quot;:&quot;Estermann&quot;,&quot;given&quot;:&quot;Fabienne&quot;,&quot;parse-names&quot;:false,&quot;dropping-particle&quot;:&quot;&quot;,&quot;non-dropping-particle&quot;:&quot;&quot;},{&quot;family&quot;:&quot;Basler&quot;,&quot;given&quot;:&quot;Marek&quot;,&quot;parse-names&quot;:false,&quot;dropping-particle&quot;:&quot;&quot;,&quot;non-dropping-particle&quot;:&quot;&quot;},{&quot;family&quot;:&quot;Borgwardt&quot;,&quot;given&quot;:&quot;Karsten&quot;,&quot;parse-names&quot;:false,&quot;dropping-particle&quot;:&quot;&quot;,&quot;non-dropping-particle&quot;:&quot;&quot;}],&quot;container-title&quot;:&quot;Bioinformatics Advances&quot;,&quot;accessed&quot;:{&quot;date-parts&quot;:[[2026,7,21]]},&quot;DOI&quot;:&quot;10.1093/BIOADV/VBAC071&quot;,&quot;ISSN&quot;:&quot;26350041&quot;,&quot;PMID&quot;:&quot;36699372&quot;,&quot;URL&quot;:&quot;https://dx.doi.org/10.1093/bioadv/vbac071&quot;,&quot;issued&quot;:{&quot;date-parts&quot;:[[2022,1,10]]},&quot;abstract&quot;:&quot;Motivation: With the steadily increasing abundance of omics data produced all over the world under vastly different experimental conditions residing in public databases, a crucial step in many data-driven bioinformatics applications is that of data integration. The challenge of batch-effect removal for entire databases lies in the large number of batches and biological variation, which can result in design matrix singularity. This problem can currently not be solved satisfactorily by any common batch-correction algorithm. Results: We present reComBat, a regularized version of the empirical Bayes method to overcome this limitation and benchmark it against popular approaches for the harmonization of public gene-expression data (both microarray and bulkRNAsq) of the human opportunistic pathogen Pseudomonas aeruginosa. Batch-effects are successfully mitigated while biologically meaningful gene-expression variation is retained. reComBat fills the gap in batch-correction approaches applicable to large-scale, public omics databases and opens up new avenues for data-driven analysis of complex biological processes beyond the scope of a single study.&quot;,&quot;publisher&quot;:&quot;Oxford Academic&quot;,&quot;issue&quot;:&quot;1&quot;,&quot;volume&quot;:&quot;2&quot;,&quot;container-title-short&quot;:&quot;&quot;},&quot;isTemporary&quot;:false}],&quot;citationTag&quot;:&quot;MENDELEY_CITATION_v3_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&quot;},{&quot;citationID&quot;:&quot;MENDELEY_CITATION_4ec83e7d-0cfe-49eb-b285-9689f5d6acde&quot;,&quot;properties&quot;:{&quot;noteIndex&quot;:0},&quot;isEdited&quot;:false,&quot;manualOverride&quot;:{&quot;isManuallyOverridden&quot;:false,&quot;citeprocText&quot;:&quot;(48)&quot;,&quot;manualOverrideText&quot;:&quot;&quot;},&quot;citationItems&quot;:[{&quot;id&quot;:&quot;88df2ece-e88e-3428-936f-fe59b5d6e185&quot;,&quot;itemData&quot;:{&quot;type&quot;:&quot;article-journal&quot;,&quot;id&quot;:&quot;88df2ece-e88e-3428-936f-fe59b5d6e185&quot;,&quot;title&quot;:&quot;Removing unwanted variation from large-scale RNA sequencing data with PRPS&quot;,&quot;author&quot;:[{&quot;family&quot;:&quot;Molania&quot;,&quot;given&quot;:&quot;Ramyar&quot;,&quot;parse-names&quot;:false,&quot;dropping-particle&quot;:&quot;&quot;,&quot;non-dropping-particle&quot;:&quot;&quot;},{&quot;family&quot;:&quot;Foroutan&quot;,&quot;given&quot;:&quot;Momeneh&quot;,&quot;parse-names&quot;:false,&quot;dropping-particle&quot;:&quot;&quot;,&quot;non-dropping-particle&quot;:&quot;&quot;},{&quot;family&quot;:&quot;Gagnon-Bartsch&quot;,&quot;given&quot;:&quot;Johann A.&quot;,&quot;parse-names&quot;:false,&quot;dropping-particle&quot;:&quot;&quot;,&quot;non-dropping-particle&quot;:&quot;&quot;},{&quot;family&quot;:&quot;Gandolfo&quot;,&quot;given&quot;:&quot;Luke C.&quot;,&quot;parse-names&quot;:false,&quot;dropping-particle&quot;:&quot;&quot;,&quot;non-dropping-particle&quot;:&quot;&quot;},{&quot;family&quot;:&quot;Jain&quot;,&quot;given&quot;:&quot;Aryan&quot;,&quot;parse-names&quot;:false,&quot;dropping-particle&quot;:&quot;&quot;,&quot;non-dropping-particle&quot;:&quot;&quot;},{&quot;family&quot;:&quot;Sinha&quot;,&quot;given&quot;:&quot;Abhishek&quot;,&quot;parse-names&quot;:false,&quot;dropping-particle&quot;:&quot;&quot;,&quot;non-dropping-particle&quot;:&quot;&quot;},{&quot;family&quot;:&quot;Olshansky&quot;,&quot;given&quot;:&quot;Gavriel&quot;,&quot;parse-names&quot;:false,&quot;dropping-particle&quot;:&quot;&quot;,&quot;non-dropping-particle&quot;:&quot;&quot;},{&quot;family&quot;:&quot;Dobrovic&quot;,&quot;given&quot;:&quot;Alexander&quot;,&quot;parse-names&quot;:false,&quot;dropping-particle&quot;:&quot;&quot;,&quot;non-dropping-particle&quot;:&quot;&quot;},{&quot;family&quot;:&quot;Papenfuss&quot;,&quot;given&quot;:&quot;Anthony T.&quot;,&quot;parse-names&quot;:false,&quot;dropping-particle&quot;:&quot;&quot;,&quot;non-dropping-particle&quot;:&quot;&quot;},{&quot;family&quot;:&quot;Speed&quot;,&quot;given&quot;:&quot;Terence P.&quot;,&quot;parse-names&quot;:false,&quot;dropping-particle&quot;:&quot;&quot;,&quot;non-dropping-particle&quot;:&quot;&quot;}],&quot;container-title&quot;:&quot;Nature Biotechnology 2022 41:1&quot;,&quot;accessed&quot;:{&quot;date-parts&quot;:[[2026,7,21]]},&quot;DOI&quot;:&quot;10.1038/s41587-022-01440-w&quot;,&quot;ISSN&quot;:&quot;1546-1696&quot;,&quot;PMID&quot;:&quot;36109686&quot;,&quot;URL&quot;:&quot;https://www.nature.com/articles/s41587-022-01440-w&quot;,&quot;issued&quot;:{&quot;date-parts&quot;:[[2022,9,15]]},&quot;page&quot;:&quot;82-95&quot;,&quot;abstract&quot;:&quot;Accurate identification and effective removal of unwanted variation is essential to derive meaningful biological results from RNA sequencing (RNA-seq) data, especially when the data come from large and complex studies. Using RNA-seq data from The Cancer Genome Atlas (TCGA), we examined several sources of unwanted variation and demonstrate here how these can significantly compromise various downstream analyses, including cancer subtype identification, association between gene expression and survival outcomes and gene co-expression analysis. We propose a strategy, called pseudo-replicates of pseudo-samples (PRPS), for deploying our recently developed normalization method, called removing unwanted variation III (RUV-III), to remove the variation caused by library size, tumor purity and batch effects in TCGA RNA-seq data. We illustrate the value of our approach by comparing it to the standard TCGA normalizations on several TCGA RNA-seq datasets. RUV-III with PRPS can be used to integrate and normalize other large transcriptomic datasets coming from multiple laboratories or platforms. Cancer RNA-seq data are normalized with respect to library size, tumor purity and batch effects.&quot;,&quot;publisher&quot;:&quot;Nature Publishing Group&quot;,&quot;issue&quot;:&quot;1&quot;,&quot;volume&quot;:&quot;41&quot;,&quot;container-title-short&quot;:&quot;&quot;},&quot;isTemporary&quot;:false}],&quot;citationTag&quot;:&quot;MENDELEY_CITATION_v3_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&quot;},{&quot;citationID&quot;:&quot;MENDELEY_CITATION_2ccabd5e-6101-41c5-ac27-72ab972dd987&quot;,&quot;properties&quot;:{&quot;noteIndex&quot;:0},&quot;isEdited&quot;:false,&quot;manualOverride&quot;:{&quot;isManuallyOverridden&quot;:false,&quot;citeprocText&quot;:&quot;(49)&quot;,&quot;manualOverrideText&quot;:&quot;&quot;},&quot;citationItems&quot;:[{&quot;id&quot;:&quot;0b3734b3-a511-30bf-8d82-a892b25fe739&quot;,&quot;itemData&quot;:{&quot;type&quot;:&quot;article-journal&quot;,&quot;id&quot;:&quot;0b3734b3-a511-30bf-8d82-a892b25fe739&quot;,&quot;title&quot;:&quot;deepMNN: Deep Learning-Based Single-Cell RNA Sequencing Data Batch Correction Using Mutual Nearest Neighbors&quot;,&quot;author&quot;:[{&quot;family&quot;:&quot;Zou&quot;,&quot;given&quot;:&quot;Bin&quot;,&quot;parse-names&quot;:false,&quot;dropping-particle&quot;:&quot;&quot;,&quot;non-dropping-particle&quot;:&quot;&quot;},{&quot;family&quot;:&quot;Zhang&quot;,&quot;given&quot;:&quot;Tongda&quot;,&quot;parse-names&quot;:false,&quot;dropping-particle&quot;:&quot;&quot;,&quot;non-dropping-particle&quot;:&quot;&quot;},{&quot;family&quot;:&quot;Zhou&quot;,&quot;given&quot;:&quot;Ruilong&quot;,&quot;parse-names&quot;:false,&quot;dropping-particle&quot;:&quot;&quot;,&quot;non-dropping-particle&quot;:&quot;&quot;},{&quot;family&quot;:&quot;Jiang&quot;,&quot;given&quot;:&quot;Xiaosen&quot;,&quot;parse-names&quot;:false,&quot;dropping-particle&quot;:&quot;&quot;,&quot;non-dropping-particle&quot;:&quot;&quot;},{&quot;family&quot;:&quot;Yang&quot;,&quot;given&quot;:&quot;Huanming&quot;,&quot;parse-names&quot;:false,&quot;dropping-particle&quot;:&quot;&quot;,&quot;non-dropping-particle&quot;:&quot;&quot;},{&quot;family&quot;:&quot;Jin&quot;,&quot;given&quot;:&quot;Xin&quot;,&quot;parse-names&quot;:false,&quot;dropping-particle&quot;:&quot;&quot;,&quot;non-dropping-particle&quot;:&quot;&quot;},{&quot;family&quot;:&quot;Bai&quot;,&quot;given&quot;:&quot;Yong&quot;,&quot;parse-names&quot;:false,&quot;dropping-particle&quot;:&quot;&quot;,&quot;non-dropping-particle&quot;:&quot;&quot;}],&quot;container-title&quot;:&quot;Frontiers in genetics&quot;,&quot;container-title-short&quot;:&quot;Front. Genet.&quot;,&quot;accessed&quot;:{&quot;date-parts&quot;:[[2026,7,21]]},&quot;DOI&quot;:&quot;10.3389/FGENE.2021.708981&quot;,&quot;ISSN&quot;:&quot;1664-8021&quot;,&quot;PMID&quot;:&quot;34447413&quot;,&quot;URL&quot;:&quot;https://pubmed.ncbi.nlm.nih.gov/34447413/&quot;,&quot;issued&quot;:{&quot;date-parts&quot;:[[2021,8,10]]},&quot;abstract&quot;:&quot;It is well recognized that batch effect in single-cell RNA sequencing (scRNA-seq) data remains a big challenge when integrating different datasets. Here, we proposed deepMNN, a novel deep learning-based method to correct batch effect in scRNA-seq data. We first searched mutual nearest neighbor (MNN) pairs across different batches in a principal component analysis (PCA) subspace. Subsequently, a batch correction network was constructed by stacking two residual blocks and further applied for the removal of batch effects. The loss function of deepMNN was defined as the sum of a batch loss and a weighted regularization loss. The batch loss was used to compute the distance between cells in MNN pairs in the PCA subspace, while the regularization loss was to make the output of the network similar to the input. The experiment results showed that deepMNN can successfully remove batch effects across datasets with identical cell types, datasets with non-identical cell types, datasets with multiple batches, and large-scale datasets as well. We compared the performance of deepMNN with state-of-the-art batch correction methods, including the widely used methods of Harmony, Scanorama, and Seurat V4 as well as the recently developed deep learning-based methods of MMD-ResNet and scGen. The results demonstrated that deepMNN achieved a better or comparable performance in terms of both qualitative analysis using uniform manifold approximation and projection (UMAP) plots and quantitative metrics such as batch and cell entropies, ARI F1 score, and ASW F1 score under various scenarios. Additionally, deepMNN allowed for integrating scRNA-seq datasets with multiple batches in one step. Furthermore, deepMNN ran much faster than the other methods for large-scale datasets. These characteristics of deepMNN made it have the potential to be a new choice for large-scale single-cell gene expression data analysis.&quot;,&quot;publisher&quot;:&quot;Front Genet&quot;,&quot;volume&quot;:&quot;12&quot;},&quot;isTemporary&quot;:false}],&quot;citationTag&quot;:&quot;MENDELEY_CITATION_v3_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&quot;},{&quot;citationID&quot;:&quot;MENDELEY_CITATION_2c8e1fc7-02e7-4241-8e13-9b223bcae36f&quot;,&quot;properties&quot;:{&quot;noteIndex&quot;:0},&quot;isEdited&quot;:false,&quot;manualOverride&quot;:{&quot;isManuallyOverridden&quot;:false,&quot;citeprocText&quot;:&quot;(50)&quot;,&quot;manualOverrideText&quot;:&quot;&quot;},&quot;citationItems&quot;:[{&quot;id&quot;:&quot;258e95c6-6f12-3b55-a513-f6b5ac28aa32&quot;,&quot;itemData&quot;:{&quot;type&quot;:&quot;article-journal&quot;,&quot;id&quot;:&quot;258e95c6-6f12-3b55-a513-f6b5ac28aa32&quot;,&quot;title&quot;:&quot;AMDBNorm: an approach based on distribution adjustment to eliminate batch effects of gene expression data&quot;,&quot;author&quot;:[{&quot;family&quot;:&quot;Zhang&quot;,&quot;given&quot;:&quot;Xu&quot;,&quot;parse-names&quot;:false,&quot;dropping-particle&quot;:&quot;&quot;,&quot;non-dropping-particle&quot;:&quot;&quot;},{&quot;family&quot;:&quot;Ye&quot;,&quot;given&quot;:&quot;Zhiqiang&quot;,&quot;parse-names&quot;:false,&quot;dropping-particle&quot;:&quot;&quot;,&quot;non-dropping-particle&quot;:&quot;&quot;},{&quot;family&quot;:&quot;Chen&quot;,&quot;given&quot;:&quot;Jing&quot;,&quot;parse-names&quot;:false,&quot;dropping-particle&quot;:&quot;&quot;,&quot;non-dropping-particle&quot;:&quot;&quot;},{&quot;family&quot;:&quot;Qiao&quot;,&quot;given&quot;:&quot;Feng&quot;,&quot;parse-names&quot;:false,&quot;dropping-particle&quot;:&quot;&quot;,&quot;non-dropping-particle&quot;:&quot;&quot;}],&quot;container-title&quot;:&quot;Briefings in bioinformatics&quot;,&quot;container-title-short&quot;:&quot;Brief. Bioinform.&quot;,&quot;accessed&quot;:{&quot;date-parts&quot;:[[2026,7,21]]},&quot;DOI&quot;:&quot;10.1093/BIB/BBAB528&quot;,&quot;ISSN&quot;:&quot;1477-4054&quot;,&quot;PMID&quot;:&quot;34958674&quot;,&quot;URL&quot;:&quot;https://pubmed.ncbi.nlm.nih.gov/34958674/&quot;,&quot;issued&quot;:{&quot;date-parts&quot;:[[2022,1,1]]},&quot;abstract&quot;:&quot;Batch effects explain a large part of the noise when merging gene expression data. Removing irrelevant variations introduced by batch effects plays an important role in gene expression studies. To obtain reliable differential analysis results, it is necessary to remove the variation caused by technical conditions between different batches while preserving biological variation. Usually, merging data directly with batch effects leads to a sharp rise in false positives. Although some methods of batch correction have been developed, they have some drawbacks. In this study, we develop a new algorithm, adjustment mean distribution-based normalization (AMDBNorm), which is based on a probability distribution to correct batch effects while preserving biological variation. AMDBNorm solves the defects of the existing batch correction methods. We compared several popular methods of batch correction with AMDBNorm using two real gene expression datasets with batch effects and analyzed the results of batch correction from the visual and quantitative perspectives. To ensure the biological variation was well protected, the effects of the batch correction methods were verified by hierarchical cluster analysis. The results showed that the AMDBNorm algorithm could remove batch effects of gene expression data effectively and retain more biological variation than other methods. Our approach provides the researchers with reliable data support in the study of differential gene expression analysis and prognostic biomarker selection.&quot;,&quot;publisher&quot;:&quot;Brief Bioinform&quot;,&quot;issue&quot;:&quot;1&quot;,&quot;volume&quot;:&quot;23&quot;},&quot;isTemporary&quot;:false}],&quot;citationTag&quot;:&quot;MENDELEY_CITATION_v3_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&quot;},{&quot;citationID&quot;:&quot;MENDELEY_CITATION_eed8b00c-8aac-40d9-9651-5a8235411044&quot;,&quot;properties&quot;:{&quot;noteIndex&quot;:0},&quot;isEdited&quot;:false,&quot;manualOverride&quot;:{&quot;isManuallyOverridden&quot;:false,&quot;citeprocText&quot;:&quot;(51)&quot;,&quot;manualOverrideText&quot;:&quot;&quot;},&quot;citationItems&quot;:[{&quot;id&quot;:&quot;35e242cc-8240-3b5e-8242-88e913bf2003&quot;,&quot;itemData&quot;:{&quot;type&quot;:&quot;article-journal&quot;,&quot;id&quot;:&quot;35e242cc-8240-3b5e-8242-88e913bf2003&quot;,&quot;title&quot;:&quot;ARSyN: a method for the identification and removal of systematic noise in multifactorial time course microarray experiments&quot;,&quot;author&quot;:[{&quot;family&quot;:&quot;Nueda&quot;,&quot;given&quot;:&quot;Maria J.&quot;,&quot;parse-names&quot;:false,&quot;dropping-particle&quot;:&quot;&quot;,&quot;non-dropping-particle&quot;:&quot;&quot;},{&quot;family&quot;:&quot;Ferrer&quot;,&quot;given&quot;:&quot;Alberto&quot;,&quot;parse-names&quot;:false,&quot;dropping-particle&quot;:&quot;&quot;,&quot;non-dropping-particle&quot;:&quot;&quot;},{&quot;family&quot;:&quot;Conesa&quot;,&quot;given&quot;:&quot;Ana&quot;,&quot;parse-names&quot;:false,&quot;dropping-particle&quot;:&quot;&quot;,&quot;non-dropping-particle&quot;:&quot;&quot;}],&quot;container-title&quot;:&quot;Biostatistics&quot;,&quot;accessed&quot;:{&quot;date-parts&quot;:[[2026,7,21]]},&quot;DOI&quot;:&quot;10.1093/BIOSTATISTICS/KXR042&quot;,&quot;ISSN&quot;:&quot;1465-4644&quot;,&quot;PMID&quot;:&quot;22085896&quot;,&quot;URL&quot;:&quot;https://dx.doi.org/10.1093/biostatistics/kxr042&quot;,&quot;issued&quot;:{&quot;date-parts&quot;:[[2012,7,1]]},&quot;page&quot;:&quot;553-566&quot;,&quot;abstract&quot;:&quot;Transcriptomic profiling experiments that aim to the identification of responsive genes in specific biological conditions are commonly set up under defined experimental designs that try to assess the effects of factors and their interactions on gene expression. Data from these controlled experiments, however, may also contain sources of unwanted noise that can distort the signal under study, affect the residuals of applied statistical models, and hamper data analysis. Commonly, normalization methods are applied to transcriptomics data to remove technical artifacts, but these are normally based on general assumptions of transcript distribution and greatly ignore both the characteristics of the experiment under consideration and the coordinative nature of gene expression. In this paper, we propose a novel methodology, ARSyN, for the preprocessing of microarray data that takes into account these 2 last aspects. By combining analysis of variance (ANOVA) modeling of gene expression values and multivariate analysis of estimated effects, the method identifies the nonstructured part of the signal associated to the experimental factors (the noise within the signal) and the structured variation of the ANOVA errors (the signal of the noise). By removing these noise fractions from the original data, we create a filtered data set that is rich in the information of interest and includes only the random noise required for inferential analysis. In this work, we focus on multifactorial time course microarray (MTCM) experiments with 2 factors: one quantitative such as time or dosage and the other qualitative, as tissue, strain, or treatment. However, the method can be used in other situations such as experiments with only one factor or more complex designs with more than 2 factors. The filtered data obtained after applying ARSyN can be further analyzed with the appropriate statistical technique to obtain the biological information required. To evaluate the performance of the filtering strategy, we have applied different statistical approaches for MTCM analysis to several real and simulated data sets, studying also the efficiency of these techniques. By comparing the results obtained with the original and ARSyN filtered data and also with other filtering techniques, we can conclude that the proposed method increases the statistical power to detect biological signals, especially in cases where there are high levels of structural noise. Software for ARSyN is freely available at http://www.ua.es/personal/mj.nueda. The Author 2011. Published by Oxford University Press. All rights reserved.&quot;,&quot;publisher&quot;:&quot;Oxford Academic&quot;,&quot;issue&quot;:&quot;3&quot;,&quot;volume&quot;:&quot;13&quot;,&quot;container-title-short&quot;:&quot;&quot;},&quot;isTemporary&quot;:false}],&quot;citationTag&quot;:&quot;MENDELEY_CITATION_v3_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&quot;},{&quot;citationID&quot;:&quot;MENDELEY_CITATION_9de5a7e7-c2ba-4790-9970-3613c7849530&quot;,&quot;properties&quot;:{&quot;noteIndex&quot;:0},&quot;isEdited&quot;:false,&quot;manualOverride&quot;:{&quot;isManuallyOverridden&quot;:false,&quot;citeprocText&quot;:&quot;(52)&quot;,&quot;manualOverrideText&quot;:&quot;&quot;},&quot;citationItems&quot;:[{&quot;id&quot;:&quot;833f72e1-b8a9-3ee8-a49a-bcef7602a981&quot;,&quot;itemData&quot;:{&quot;type&quot;:&quot;article-journal&quot;,&quot;id&quot;:&quot;833f72e1-b8a9-3ee8-a49a-bcef7602a981&quot;,&quot;title&quot;:&quot;Detecting hidden batch factors through data-adaptive adjustment for biological effects&quot;,&quot;author&quot;:[{&quot;family&quot;:&quot;Yi&quot;,&quot;given&quot;:&quot;Haidong&quot;,&quot;parse-names&quot;:false,&quot;dropping-particle&quot;:&quot;&quot;,&quot;non-dropping-particle&quot;:&quot;&quot;},{&quot;family&quot;:&quot;Raman&quot;,&quot;given&quot;:&quot;Ayush T.&quot;,&quot;parse-names&quot;:false,&quot;dropping-particle&quot;:&quot;&quot;,&quot;non-dropping-particle&quot;:&quot;&quot;},{&quot;family&quot;:&quot;Zhang&quot;,&quot;given&quot;:&quot;Han&quot;,&quot;parse-names&quot;:false,&quot;dropping-particle&quot;:&quot;&quot;,&quot;non-dropping-particle&quot;:&quot;&quot;},{&quot;family&quot;:&quot;Allen&quot;,&quot;given&quot;:&quot;Genevera I.&quot;,&quot;parse-names&quot;:false,&quot;dropping-particle&quot;:&quot;&quot;,&quot;non-dropping-particle&quot;:&quot;&quot;},{&quot;family&quot;:&quot;Liu&quot;,&quot;given&quot;:&quot;Zhandong&quot;,&quot;parse-names&quot;:false,&quot;dropping-particle&quot;:&quot;&quot;,&quot;non-dropping-particle&quot;:&quot;&quot;}],&quot;container-title&quot;:&quot;Bioinformatics&quot;,&quot;accessed&quot;:{&quot;date-parts&quot;:[[2026,7,21]]},&quot;DOI&quot;:&quot;10.1093/BIOINFORMATICS/BTX635&quot;,&quot;ISSN&quot;:&quot;1367-4803&quot;,&quot;PMID&quot;:&quot;29617963&quot;,&quot;URL&quot;:&quot;https://dx.doi.org/10.1093/bioinformatics/btx635&quot;,&quot;issued&quot;:{&quot;date-parts&quot;:[[2018,4,1]]},&quot;page&quot;:&quot;1141-1147&quot;,&quot;abstract&quot;:&quot;Motivation Batch effects are one of the major source of technical variations that affect the measurements in high-Throughput studies such as RNA sequencing. It has been well established that batch effects can be caused by different experimental platforms, laboratory conditions, different sources of samples and personnel differences. These differences can confound the outcomes of interest and lead to spurious results. A critical input for batch correction algorithms is the knowledge of batch factors, which in many cases are unknown or inaccurate. Hence, the primary motivation of our paper is to detect hidden batch factors that can be used in standard techniques to accurately capture the relationship between gene expression and other modeled variables of interest. Results We introduce a new algorithm based on data-Adaptive shrinkage and semi-Non-negative Matrix Factorization for the detection of unknown batch effects. We test our algorithm on three different datasets: (i) Sequencing Quality Control, (ii) Topotecan RNA-Seq and (iii) Single-cell RNA sequencing (scRNA-Seq) on Glioblastoma Multiforme. We have demonstrated a superior performance in identifying hidden batch effects as compared to existing algorithms for batch detection in all three datasets. In the Topotecan study, we were able to identify a new batch factor that has been missed by the original study, leading to under-representation of differentially expressed genes. For scRNA-Seq, we demonstrated the power of our method in detecting subtle batch effects. Availability and implementation DASC R package is available via Bioconductor or at https://github.com/zhanglabNKU/DASC. Contact zhanghan@nankai.edu.cn or zhandonl@bcm.edu Supplementary informationSupplementary dataare available at Bioinformatics online.&quot;,&quot;publisher&quot;:&quot;Oxford Academic&quot;,&quot;issue&quot;:&quot;7&quot;,&quot;volume&quot;:&quot;34&quot;,&quot;container-title-short&quot;:&quot;&quot;},&quot;isTemporary&quot;:false}],&quot;citationTag&quot;:&quot;MENDELEY_CITATION_v3_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&quot;},{&quot;citationID&quot;:&quot;MENDELEY_CITATION_a0f465f2-e44d-488a-96e8-ac6ae35942da&quot;,&quot;properties&quot;:{&quot;noteIndex&quot;:0},&quot;isEdited&quot;:false,&quot;manualOverride&quot;:{&quot;isManuallyOverridden&quot;:false,&quot;citeprocText&quot;:&quot;(53)&quot;,&quot;manualOverrideText&quot;:&quot;&quot;},&quot;citationItems&quot;:[{&quot;id&quot;:&quot;7311a1ef-b312-3804-8834-5d215116e104&quot;,&quot;itemData&quot;:{&quot;type&quot;:&quot;article-journal&quot;,&quot;id&quot;:&quot;7311a1ef-b312-3804-8834-5d215116e104&quot;,&quot;title&quot;:&quot;A Novel Statistical Method to Diagnose, Quantify and Correct Batch Effects in Genomic Studies&quot;,&quot;author&quot;:[{&quot;family&quot;:&quot;Nyamundanda&quot;,&quot;given&quot;:&quot;Gift&quot;,&quot;parse-names&quot;:false,&quot;dropping-particle&quot;:&quot;&quot;,&quot;non-dropping-particle&quot;:&quot;&quot;},{&quot;family&quot;:&quot;Poudel&quot;,&quot;given&quot;:&quot;Pawan&quot;,&quot;parse-names&quot;:false,&quot;dropping-particle&quot;:&quot;&quot;,&quot;non-dropping-particle&quot;:&quot;&quot;},{&quot;family&quot;:&quot;Patil&quot;,&quot;given&quot;:&quot;Yatish&quot;,&quot;parse-names&quot;:false,&quot;dropping-particle&quot;:&quot;&quot;,&quot;non-dropping-particle&quot;:&quot;&quot;},{&quot;family&quot;:&quot;Sadanandam&quot;,&quot;given&quot;:&quot;Anguraj&quot;,&quot;parse-names&quot;:false,&quot;dropping-particle&quot;:&quot;&quot;,&quot;non-dropping-particle&quot;:&quot;&quot;}],&quot;container-title&quot;:&quot;Scientific Reports 2017 7:1&quot;,&quot;accessed&quot;:{&quot;date-parts&quot;:[[2026,7,21]]},&quot;DOI&quot;:&quot;10.1038/s41598-017-11110-6&quot;,&quot;ISSN&quot;:&quot;2045-2322&quot;,&quot;PMID&quot;:&quot;28883548&quot;,&quot;URL&quot;:&quot;https://www.nature.com/articles/s41598-017-11110-6&quot;,&quot;issued&quot;:{&quot;date-parts&quot;:[[2017,9,7]]},&quot;page&quot;:&quot;10849-&quot;,&quot;abstract&quot;:&quot;Genome projects now generate large-scale data often produced at various time points by different laboratories using multiple platforms. This increases the potential for batch effects. Currently there are several batch evaluation methods like principal component analysis (PCA; mostly based on visual inspection), and sometimes they fail to reveal all of the underlying batch effects. These methods can also lead to the risk of unintentionally correcting biologically interesting factors attributed to batch effects. Here we propose a novel statistical method, finding batch effect (findBATCH), to evaluate batch effect based on probabilistic principal component and covariates analysis (PPCCA). The same framework also provides a new approach to batch correction, correcting batch effect (correctBATCH), which we have shown to be a better approach to traditional PCA-based correction. We demonstrate the utility of these methods using two different examples (breast and colorectal cancers) by merging gene expression data from different studies after diagnosing and correcting for batch effects and retaining the biological effects. These methods, along with conventional visual inspection-based PCA, are available as a part of an R package exploring batch effect (exploBATCH; https://github.com/syspremed/exploBATCH ).&quot;,&quot;publisher&quot;:&quot;Nature Publishing Group&quot;,&quot;issue&quot;:&quot;1&quot;,&quot;volume&quot;:&quot;7&quot;,&quot;container-title-short&quot;:&quot;&quot;},&quot;isTemporary&quot;:false}],&quot;citationTag&quot;:&quot;MENDELEY_CITATION_v3_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&quot;},{&quot;citationID&quot;:&quot;MENDELEY_CITATION_3537d128-7157-425d-a3b3-a3719719aebb&quot;,&quot;properties&quot;:{&quot;noteIndex&quot;:0},&quot;isEdited&quot;:false,&quot;manualOverride&quot;:{&quot;isManuallyOverridden&quot;:false,&quot;citeprocText&quot;:&quot;(54)&quot;,&quot;manualOverrideText&quot;:&quot;&quot;},&quot;citationItems&quot;:[{&quot;id&quot;:&quot;309ab88f-de1f-3848-93f0-2dc07eee2d87&quot;,&quot;itemData&quot;:{&quot;type&quot;:&quot;article-journal&quot;,&quot;id&quot;:&quot;309ab88f-de1f-3848-93f0-2dc07eee2d87&quot;,&quot;title&quot;:&quot;Combining location-and-scale batch effect adjustment with data cleaning by latent factor adjustment&quot;,&quot;author&quot;:[{&quot;family&quot;:&quot;Hornung&quot;,&quot;given&quot;:&quot;Roman&quot;,&quot;parse-names&quot;:false,&quot;dropping-particle&quot;:&quot;&quot;,&quot;non-dropping-particle&quot;:&quot;&quot;},{&quot;family&quot;:&quot;Boulesteix&quot;,&quot;given&quot;:&quot;Anne Laure&quot;,&quot;parse-names&quot;:false,&quot;dropping-particle&quot;:&quot;&quot;,&quot;non-dropping-particle&quot;:&quot;&quot;},{&quot;family&quot;:&quot;Causeur&quot;,&quot;given&quot;:&quot;David&quot;,&quot;parse-names&quot;:false,&quot;dropping-particle&quot;:&quot;&quot;,&quot;non-dropping-particle&quot;:&quot;&quot;}],&quot;container-title&quot;:&quot;BMC bioinformatics&quot;,&quot;container-title-short&quot;:&quot;BMC Bioinformatics&quot;,&quot;accessed&quot;:{&quot;date-parts&quot;:[[2026,7,21]]},&quot;DOI&quot;:&quot;10.1186/S12859-015-0870-Z&quot;,&quot;ISSN&quot;:&quot;1471-2105&quot;,&quot;PMID&quot;:&quot;26753519&quot;,&quot;URL&quot;:&quot;https://pubmed.ncbi.nlm.nih.gov/26753519/&quot;,&quot;issued&quot;:{&quot;date-parts&quot;:[[2016,1,12]]},&quot;abstract&quot;:&quot;Background: In the context of high-throughput molecular data analysis it is common that the observations included in a dataset form distinct groups; for example, measured at different times, under different conditions or even in different labs. These groups are generally denoted as batches. Systematic differences between these batches not attributable to the biological signal of interest are denoted as batch effects. If ignored when conducting analyses on the combined data, batch effects can lead to distortions in the results. In this paper we present FAbatch, a general, model-based method for correcting for such batch effects in the case of an analysis involving a binary target variable. It is a combination of two commonly used approaches: location-and-scale adjustment and data cleaning by adjustment for distortions due to latent factors. We compare FAbatch extensively to the most commonly applied competitors on the basis of several performance metrics. FAbatch can also be used in the context of prediction modelling to eliminate batch effects from new test data. This important application is illustrated using real and simulated data. We implemented FAbatch and various other functionalities in the R package bapred available online from CRAN. Results: FAbatch is seen to be competitive in many cases and above average in others. In our analyses, the only cases where it failed to adequately preserve the biological signal were when there were extremely outlying batches and when the batch effects were very weak compared to the biological signal. Conclusions: As seen in this paper batch effect structures found in real datasets are diverse. Current batch effect adjustment methods are often either too simplistic or make restrictive assumptions, which can be violated in real datasets. Due to the generality of its underlying model and its ability to perform well FAbatch represents a reliable tool for batch effect adjustment for most situations found in practice.&quot;,&quot;publisher&quot;:&quot;BMC Bioinformatics&quot;,&quot;issue&quot;:&quot;1&quot;,&quot;volume&quot;:&quot;17&quot;},&quot;isTemporary&quot;:false}],&quot;citationTag&quot;:&quot;MENDELEY_CITATION_v3_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&quot;},{&quot;citationID&quot;:&quot;MENDELEY_CITATION_7ee80615-1c7b-4f8d-91fc-3760bd3b045c&quot;,&quot;properties&quot;:{&quot;noteIndex&quot;:0},&quot;isEdited&quot;:false,&quot;manualOverride&quot;:{&quot;isManuallyOverridden&quot;:false,&quot;citeprocText&quot;:&quot;(55)&quot;,&quot;manualOverrideText&quot;:&quot;&quot;},&quot;citationItems&quot;:[{&quot;id&quot;:&quot;24f0fde8-5650-330a-97a9-91f5c159c1dd&quot;,&quot;itemData&quot;:{&quot;type&quot;:&quot;article-journal&quot;,&quot;id&quot;:&quot;24f0fde8-5650-330a-97a9-91f5c159c1dd&quot;,&quot;title&quot;:&quot;Risk-conscious correction of batch effects: maximising information extraction from high-throughput genomic datasets&quot;,&quot;author&quot;:[{&quot;family&quot;:&quot;Oytam&quot;,&quot;given&quot;:&quot;Yalchin&quot;,&quot;parse-names&quot;:false,&quot;dropping-particle&quot;:&quot;&quot;,&quot;non-dropping-particle&quot;:&quot;&quot;},{&quot;family&quot;:&quot;Sobhanmanesh&quot;,&quot;given&quot;:&quot;Fariborz&quot;,&quot;parse-names&quot;:false,&quot;dropping-particle&quot;:&quot;&quot;,&quot;non-dropping-particle&quot;:&quot;&quot;},{&quot;family&quot;:&quot;Duesing&quot;,&quot;given&quot;:&quot;Konsta&quot;,&quot;parse-names&quot;:false,&quot;dropping-particle&quot;:&quot;&quot;,&quot;non-dropping-particle&quot;:&quot;&quot;},{&quot;family&quot;:&quot;Bowden&quot;,&quot;given&quot;:&quot;Joshua C.&quot;,&quot;parse-names&quot;:false,&quot;dropping-particle&quot;:&quot;&quot;,&quot;non-dropping-particle&quot;:&quot;&quot;},{&quot;family&quot;:&quot;Osmond-McLeod&quot;,&quot;given&quot;:&quot;Megan&quot;,&quot;parse-names&quot;:false,&quot;dropping-particle&quot;:&quot;&quot;,&quot;non-dropping-particle&quot;:&quot;&quot;},{&quot;family&quot;:&quot;Ross&quot;,&quot;given&quot;:&quot;Jason&quot;,&quot;parse-names&quot;:false,&quot;dropping-particle&quot;:&quot;&quot;,&quot;non-dropping-particle&quot;:&quot;&quot;}],&quot;container-title&quot;:&quot;BMC Bioinformatics 2016 17:1&quot;,&quot;accessed&quot;:{&quot;date-parts&quot;:[[2026,7,21]]},&quot;DOI&quot;:&quot;10.1186/S12859-016-1212-5&quot;,&quot;ISSN&quot;:&quot;1471-2105&quot;,&quot;PMID&quot;:&quot;27585881&quot;,&quot;URL&quot;:&quot;https://link.springer.com/article/10.1186/s12859-016-1212-5&quot;,&quot;issued&quot;:{&quot;date-parts&quot;:[[2016,9,1]]},&quot;page&quot;:&quot;332-&quot;,&quot;abstract&quot;:&quot;Batch effects are a persistent and pervasive form of measurement noise which undermine the scientific utility of high-throughput genomic datasets. At their most benign, they reduce the power of statistical tests resulting in actual effects going unidentified. At their worst, they constitute confounds and render datasets useless. Attempting to remove batch effects will result in some of the biologically meaningful component of the measurement (i.e. signal) being lost. We present and benchmark a novel technique, called Harman. Harman maximises the removal of batch noise with the constraint that the risk of also losing biologically meaningful component of the measurement is kept to a fraction which is set by the user. Analyses of three independent publically available datasets reveal that Harman removes more batch noise and preserves more signal at the same time, than the current leading technique. Results also show that Harman is able to identify and remove batch effects no matter what their relative size compared to other sources of variation in the dataset. Of particular advantage for meta-analyses and data integration is Harman’s superior consistency in achieving comparable noise suppression - signal preservation trade-offs across multiple datasets, with differing number of treatments, replicates and processing batches. Harman’s ability to better remove batch noise, and better preserve biologically meaningful signal simultaneously within a single study, and maintain the user-set trade-off between batch noise rejection and signal preservation across different studies makes it an effective alternative method to deal with batch effects in high-throughput genomic datasets. Harman is flexible in terms of the data types it can process. It is available publically as an R package ( https://bioconductor.org/packages/release/bioc/html/Harman.html ), as well as a compiled Matlab package ( http://www.bioinformatics.csiro.au/harman/ ) which does not require a Matlab license to run.&quot;,&quot;publisher&quot;:&quot;BioMed Central&quot;,&quot;issue&quot;:&quot;1&quot;,&quot;volume&quot;:&quot;17&quot;,&quot;container-title-short&quot;:&quot;&quot;},&quot;isTemporary&quot;:false}],&quot;citationTag&quot;:&quot;MENDELEY_CITATION_v3_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&quot;},{&quot;citationID&quot;:&quot;MENDELEY_CITATION_6a74d255-f466-4790-9d55-ee0c84b05319&quot;,&quot;properties&quot;:{&quot;noteIndex&quot;:0},&quot;isEdited&quot;:false,&quot;manualOverride&quot;:{&quot;isManuallyOverridden&quot;:false,&quot;citeprocText&quot;:&quot;(14)&quot;,&quot;manualOverrideText&quot;:&quot;&quot;},&quot;citationItems&quot;:[{&quot;id&quot;:&quot;cb88c1c8-1278-36d7-8014-406742b02651&quot;,&quot;itemData&quot;:{&quot;type&quot;:&quot;article-journal&quot;,&quot;id&quot;:&quot;cb88c1c8-1278-36d7-8014-406742b02651&quot;,&quot;title&quot;:&quot;Procrustes is a machine-learning approach that removes cross-platform batch effects from clinical RNA sequencing data&quot;,&quot;author&quot;:[{&quot;family&quot;:&quot;Kotlov&quot;,&quot;given&quot;:&quot;Nikita&quot;,&quot;parse-names&quot;:false,&quot;dropping-particle&quot;:&quot;&quot;,&quot;non-dropping-particle&quot;:&quot;&quot;},{&quot;family&quot;:&quot;Shaposhnikov&quot;,&quot;given&quot;:&quot;Kirill&quot;,&quot;parse-names&quot;:false,&quot;dropping-particle&quot;:&quot;&quot;,&quot;non-dropping-particle&quot;:&quot;&quot;},{&quot;family&quot;:&quot;Tazearslan&quot;,&quot;given&quot;:&quot;Cagdas&quot;,&quot;parse-names&quot;:false,&quot;dropping-particle&quot;:&quot;&quot;,&quot;non-dropping-particle&quot;:&quot;&quot;},{&quot;family&quot;:&quot;Chasse&quot;,&quot;given&quot;:&quot;Madison&quot;,&quot;parse-names&quot;:false,&quot;dropping-particle&quot;:&quot;&quot;,&quot;non-dropping-particle&quot;:&quot;&quot;},{&quot;family&quot;:&quot;Baisangurov&quot;,&quot;given&quot;:&quot;Artur&quot;,&quot;parse-names&quot;:false,&quot;dropping-particle&quot;:&quot;&quot;,&quot;non-dropping-particle&quot;:&quot;&quot;},{&quot;family&quot;:&quot;Podsvirova&quot;,&quot;given&quot;:&quot;Svetlana&quot;,&quot;parse-names&quot;:false,&quot;dropping-particle&quot;:&quot;&quot;,&quot;non-dropping-particle&quot;:&quot;&quot;},{&quot;family&quot;:&quot;Fernandez&quot;,&quot;given&quot;:&quot;Dawn&quot;,&quot;parse-names&quot;:false,&quot;dropping-particle&quot;:&quot;&quot;,&quot;non-dropping-particle&quot;:&quot;&quot;},{&quot;family&quot;:&quot;Abdou&quot;,&quot;given&quot;:&quot;Mary&quot;,&quot;parse-names&quot;:false,&quot;dropping-particle&quot;:&quot;&quot;,&quot;non-dropping-particle&quot;:&quot;&quot;},{&quot;family&quot;:&quot;Kaneunyenye&quot;,&quot;given&quot;:&quot;Leznath&quot;,&quot;parse-names&quot;:false,&quot;dropping-particle&quot;:&quot;&quot;,&quot;non-dropping-particle&quot;:&quot;&quot;},{&quot;family&quot;:&quot;Morgan&quot;,&quot;given&quot;:&quot;Kelley&quot;,&quot;parse-names&quot;:false,&quot;dropping-particle&quot;:&quot;&quot;,&quot;non-dropping-particle&quot;:&quot;&quot;},{&quot;family&quot;:&quot;Cheremushkin&quot;,&quot;given&quot;:&quot;Ilya&quot;,&quot;parse-names&quot;:false,&quot;dropping-particle&quot;:&quot;&quot;,&quot;non-dropping-particle&quot;:&quot;&quot;},{&quot;family&quot;:&quot;Zemskiy&quot;,&quot;given&quot;:&quot;Pavel&quot;,&quot;parse-names&quot;:false,&quot;dropping-particle&quot;:&quot;&quot;,&quot;non-dropping-particle&quot;:&quot;&quot;},{&quot;family&quot;:&quot;Chelushkin&quot;,&quot;given&quot;:&quot;Maxim&quot;,&quot;parse-names&quot;:false,&quot;dropping-particle&quot;:&quot;&quot;,&quot;non-dropping-particle&quot;:&quot;&quot;},{&quot;family&quot;:&quot;Sorokina&quot;,&quot;given&quot;:&quot;Maria&quot;,&quot;parse-names&quot;:false,&quot;dropping-particle&quot;:&quot;&quot;,&quot;non-dropping-particle&quot;:&quot;&quot;},{&quot;family&quot;:&quot;Belova&quot;,&quot;given&quot;:&quot;Ekaterina&quot;,&quot;parse-names&quot;:false,&quot;dropping-particle&quot;:&quot;&quot;,&quot;non-dropping-particle&quot;:&quot;&quot;},{&quot;family&quot;:&quot;Khorkova&quot;,&quot;given&quot;:&quot;Svetlana&quot;,&quot;parse-names&quot;:false,&quot;dropping-particle&quot;:&quot;&quot;,&quot;non-dropping-particle&quot;:&quot;&quot;},{&quot;family&quot;:&quot;Lozinsky&quot;,&quot;given&quot;:&quot;Yaroslav&quot;,&quot;parse-names&quot;:false,&quot;dropping-particle&quot;:&quot;&quot;,&quot;non-dropping-particle&quot;:&quot;&quot;},{&quot;family&quot;:&quot;Nuzhdina&quot;,&quot;given&quot;:&quot;Katerina&quot;,&quot;parse-names&quot;:false,&quot;dropping-particle&quot;:&quot;&quot;,&quot;non-dropping-particle&quot;:&quot;&quot;},{&quot;family&quot;:&quot;Vasileva&quot;,&quot;given&quot;:&quot;Elena&quot;,&quot;parse-names&quot;:false,&quot;dropping-particle&quot;:&quot;&quot;,&quot;non-dropping-particle&quot;:&quot;&quot;},{&quot;family&quot;:&quot;Kravchenko&quot;,&quot;given&quot;:&quot;Dmitry&quot;,&quot;parse-names&quot;:false,&quot;dropping-particle&quot;:&quot;&quot;,&quot;non-dropping-particle&quot;:&quot;&quot;},{&quot;family&quot;:&quot;Suryamohan&quot;,&quot;given&quot;:&quot;Kushal&quot;,&quot;parse-names&quot;:false,&quot;dropping-particle&quot;:&quot;&quot;,&quot;non-dropping-particle&quot;:&quot;&quot;},{&quot;family&quot;:&quot;Nomie&quot;,&quot;given&quot;:&quot;Krystle&quot;,&quot;parse-names&quot;:false,&quot;dropping-particle&quot;:&quot;&quot;,&quot;non-dropping-particle&quot;:&quot;&quot;},{&quot;family&quot;:&quot;Curran&quot;,&quot;given&quot;:&quot;John&quot;,&quot;parse-names&quot;:false,&quot;dropping-particle&quot;:&quot;&quot;,&quot;non-dropping-particle&quot;:&quot;&quot;},{&quot;family&quot;:&quot;Fowler&quot;,&quot;given&quot;:&quot;Natha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Biology 2024 7:1&quot;,&quot;accessed&quot;:{&quot;date-parts&quot;:[[2026,7,19]]},&quot;DOI&quot;:&quot;10.1038/s42003-024-06020-z&quot;,&quot;ISSN&quot;:&quot;2399-3642&quot;,&quot;PMID&quot;:&quot;38555407&quot;,&quot;URL&quot;:&quot;https://www.nature.com/articles/s42003-024-06020-z&quot;,&quot;issued&quot;:{&quot;date-parts&quot;:[[2024,3,30]]},&quot;page&quot;:&quot;392-&quot;,&quot;abstract&quot;:&quot;With the increased use of gene expression profiling for personalized oncology, optimized RNA sequencing (RNA-seq) protocols and algorithms are necessary to provide comparable expression measurements between exome capture (EC)-based and poly-A RNA-seq. Here, we developed and optimized an EC-based protocol for processing formalin-fixed, paraffin-embedded samples and a machine-learning algorithm, Procrustes, to overcome batch effects across RNA-seq data obtained using different sample preparation protocols like EC-based or poly-A RNA-seq protocols. Applying Procrustes to samples processed using EC and poly-A RNA-seq protocols showed the expression of 61% of genes (N = 20,062) to correlate across both protocols (concordance correlation coefficient &amp;gt; 0.8, versus 26% before transformation by Procrustes), including 84% of cancer-specific and cancer microenvironment-related genes (versus 36% before applying Procrustes; N = 1,438). Benchmarking analyses also showed Procrustes to outperform other batch correction methods. Finally, we showed that Procrustes can project RNA-seq data for a single sample to a larger cohort of RNA-seq data. Future application of Procrustes will enable direct gene expression analysis for single tumor samples to support gene expression-based treatment decisions. Procrustes is a machine-learning algorithm that can overcome batch effects across RNA-seq data obtained by different sample preparation methods, like exome capture-based or poly-A RNA-seq protocols.&quot;,&quot;publisher&quot;:&quot;Nature Publishing Group&quot;,&quot;issue&quot;:&quot;1&quot;,&quot;volume&quot;:&quot;7&quot;,&quot;container-title-short&quot;:&quot;&quot;},&quot;isTemporary&quot;:false}],&quot;citationTag&quot;:&quot;MENDELEY_CITATION_v3_eyJjaXRhdGlvbklEIjoiTUVOREVMRVlfQ0lUQVRJT05fNmE3NGQyNTUtZjQ2Ni00NzkwLTlkNTUtZWUwYzg0YjA1MzE5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quot;},{&quot;citationID&quot;:&quot;MENDELEY_CITATION_3823df90-f00f-4fc3-ade8-d22552c905c3&quot;,&quot;properties&quot;:{&quot;noteIndex&quot;:0},&quot;isEdited&quot;:false,&quot;manualOverride&quot;:{&quot;isManuallyOverridden&quot;:false,&quot;citeprocText&quot;:&quot;(56)&quot;,&quot;manualOverrideText&quot;:&quot;&quot;},&quot;citationItems&quot;:[{&quot;id&quot;:&quot;ae192171-6f1f-3ba8-b3c5-4ad3c18869a2&quot;,&quot;itemData&quot;:{&quot;type&quot;:&quot;article-journal&quot;,&quot;id&quot;:&quot;ae192171-6f1f-3ba8-b3c5-4ad3c18869a2&quot;,&quot;title&quot;:&quot;variancePartition: interpreting drivers of variation in complex gene expression studies&quot;,&quot;author&quot;:[{&quot;family&quot;:&quot;Hoffman&quot;,&quot;given&quot;:&quot;Gabriel E.&quot;,&quot;parse-names&quot;:false,&quot;dropping-particle&quot;:&quot;&quot;,&quot;non-dropping-particle&quot;:&quot;&quot;},{&quot;family&quot;:&quot;Schadt&quot;,&quot;given&quot;:&quot;Eric E.&quot;,&quot;parse-names&quot;:false,&quot;dropping-particle&quot;:&quot;&quot;,&quot;non-dropping-particle&quot;:&quot;&quot;}],&quot;container-title&quot;:&quot;BMC Bioinformatics 2016 17:1&quot;,&quot;accessed&quot;:{&quot;date-parts&quot;:[[2026,7,29]]},&quot;DOI&quot;:&quot;10.1186/S12859-016-1323-Z&quot;,&quot;ISSN&quot;:&quot;1471-2105&quot;,&quot;PMID&quot;:&quot;27884101&quot;,&quot;URL&quot;:&quot;https://link.springer.com/article/10.1186/s12859-016-1323-z&quot;,&quot;issued&quot;:{&quot;date-parts&quot;:[[2016,11,25]]},&quot;page&quot;:&quot;483-&quot;,&quot;abstract&quot;:&quot;As large-scale studies of gene expression with multiple sources of biological and technical variation become widely adopted, characterizing these drivers of variation becomes essential to understanding disease biology and regulatory genetics. We describe a statistical and visualization framework, variancePartition, to prioritize drivers of variation based on a genome-wide summary, and identify genes that deviate from the genome-wide trend. Using a linear mixed model, variancePartition quantifies variation in each expression trait attributable to differences in disease status, sex, cell or tissue type, ancestry, genetic background, experimental stimulus, or technical variables. Analysis of four large-scale transcriptome profiling datasets illustrates that variancePartition recovers striking patterns of biological and technical variation that are reproducible across multiple datasets. Our open source software, variancePartition, enables rapid interpretation of complex gene expression studies as well as other high-throughput genomics assays. variancePartition is available from Bioconductor: http://bioconductor.org/packages/variancePartition .&quot;,&quot;publisher&quot;:&quot;BioMed Central&quot;,&quot;issue&quot;:&quot;1&quot;,&quot;volume&quot;:&quot;17&quot;,&quot;container-title-short&quot;:&quot;&quot;},&quot;isTemporary&quot;:false}],&quot;citationTag&quot;:&quot;MENDELEY_CITATION_v3_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&quot;},{&quot;citationID&quot;:&quot;MENDELEY_CITATION_36e60b4f-77b4-483c-8573-9f53bce7e577&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MzZlNjBiNGYtNzdiNC00ODNjLTg1NzMtOWY1M2JjZTdlNTc3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7d9c0d4d-4cde-4c2a-9416-4f4d15a54699&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N2Q5YzBkNGQtNGNkZS00YzJhLTk0MTYtNGY0ZDE1YTU0Njk5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ca4b0284-9cc0-43d3-8024-5bda027d8f65&quot;,&quot;properties&quot;:{&quot;noteIndex&quot;:0},&quot;isEdited&quot;:false,&quot;manualOverride&quot;:{&quot;isManuallyOverridden&quot;:false,&quot;citeprocText&quot;:&quot;(58)&quot;,&quot;manualOverrideText&quot;:&quot;&quot;},&quot;citationItems&quot;:[{&quot;id&quot;:&quot;82bb4f26-a475-395f-ba30-c128e5c073af&quot;,&quot;itemData&quot;:{&quot;type&quot;:&quot;article-journal&quot;,&quot;id&quot;:&quot;82bb4f26-a475-395f-ba30-c128e5c073af&quot;,&quot;title&quot;:&quot;Benchmarking atlas-level data integration in single-cell genomics&quot;,&quot;author&quot;:[{&quot;family&quot;:&quot;Luecken&quot;,&quot;given&quot;:&quot;Malte D.&quot;,&quot;parse-names&quot;:false,&quot;dropping-particle&quot;:&quot;&quot;,&quot;non-dropping-particle&quot;:&quot;&quot;},{&quot;family&quot;:&quot;Büttner&quot;,&quot;given&quot;:&quot;M.&quot;,&quot;parse-names&quot;:false,&quot;dropping-particle&quot;:&quot;&quot;,&quot;non-dropping-particle&quot;:&quot;&quot;},{&quot;family&quot;:&quot;Chaichoompu&quot;,&quot;given&quot;:&quot;K.&quot;,&quot;parse-names&quot;:false,&quot;dropping-particle&quot;:&quot;&quot;,&quot;non-dropping-particle&quot;:&quot;&quot;},{&quot;family&quot;:&quot;Danese&quot;,&quot;given&quot;:&quot;A.&quot;,&quot;parse-names&quot;:false,&quot;dropping-particle&quot;:&quot;&quot;,&quot;non-dropping-particle&quot;:&quot;&quot;},{&quot;family&quot;:&quot;Interlandi&quot;,&quot;given&quot;:&quot;M.&quot;,&quot;parse-names&quot;:false,&quot;dropping-particle&quot;:&quot;&quot;,&quot;non-dropping-particle&quot;:&quot;&quot;},{&quot;family&quot;:&quot;Mueller&quot;,&quot;given&quot;:&quot;M. F.&quot;,&quot;parse-names&quot;:false,&quot;dropping-particle&quot;:&quot;&quot;,&quot;non-dropping-particle&quot;:&quot;&quot;},{&quot;family&quot;:&quot;Strobl&quot;,&quot;given&quot;:&quot;D. C.&quot;,&quot;parse-names&quot;:false,&quot;dropping-particle&quot;:&quot;&quot;,&quot;non-dropping-particle&quot;:&quot;&quot;},{&quot;family&quot;:&quot;Zappia&quot;,&quot;given&quot;:&quot;L.&quot;,&quot;parse-names&quot;:false,&quot;dropping-particle&quot;:&quot;&quot;,&quot;non-dropping-particle&quot;:&quot;&quot;},{&quot;family&quot;:&quot;Dugas&quot;,&quot;given&quot;:&quot;M.&quot;,&quot;parse-names&quot;:false,&quot;dropping-particle&quot;:&quot;&quot;,&quot;non-dropping-particle&quot;:&quot;&quot;},{&quot;family&quot;:&quot;Colomé-Tatché&quot;,&quot;given&quot;:&quot;M.&quot;,&quot;parse-names&quot;:false,&quot;dropping-particle&quot;:&quot;&quot;,&quot;non-dropping-particle&quot;:&quot;&quot;},{&quot;family&quot;:&quot;Theis&quot;,&quot;given&quot;:&quot;Fabian J.&quot;,&quot;parse-names&quot;:false,&quot;dropping-particle&quot;:&quot;&quot;,&quot;non-dropping-particle&quot;:&quot;&quot;}],&quot;container-title&quot;:&quot;Nature Methods 2021 19:1&quot;,&quot;accessed&quot;:{&quot;date-parts&quot;:[[2026,7,22]]},&quot;DOI&quot;:&quot;10.1038/s41592-021-01336-8&quot;,&quot;ISSN&quot;:&quot;1548-7105&quot;,&quot;PMID&quot;:&quot;34949812&quot;,&quot;URL&quot;:&quot;https://www.nature.com/articles/s41592-021-01336-8&quot;,&quot;issued&quot;:{&quot;date-parts&quot;:[[2021,12,23]]},&quot;page&quot;:&quot;41-50&quot;,&quot;abstract&quot;:&quot;Single-cell atlases often include samples that span locations, laboratories and conditions, leading to complex, nested batch effects in data. Thus, joint analysis of atlas datasets requires reliable data integration. To guide integration method choice, we benchmarked 68 method and preprocessing combinations on 85 batches of gene expression, chromatin accessibility and simulation data from 23 publications, altogether representing &amp;gt;1.2 million cells distributed in 13 atlas-level integration tasks. We evaluated methods according to scalability, usability and their ability to remove batch effects while retaining biological variation using 14 evaluation metrics. We show that highly variable gene selection improves the performance of data integration methods, whereas scaling pushes methods to prioritize batch removal over conservation of biological variation. Overall, scANVI, Scanorama, scVI and scGen perform well, particularly on complex integration tasks, while single-cell ATAC-sequencing integration performance is strongly affected by choice of feature space. Our freely available Python module and benchmarking pipeline can identify optimal data integration methods for new data, benchmark new methods and improve method development. This benchmarking study compares 16 methods for integrating complex single-cell RNA and ATAC datasets and provides a guide to method choice.&quot;,&quot;publisher&quot;:&quot;Nature Publishing Group&quot;,&quot;issue&quot;:&quot;1&quot;,&quot;volume&quot;:&quot;19&quot;,&quot;container-title-short&quot;:&quot;&quot;},&quot;isTemporary&quot;:false}],&quot;citationTag&quot;:&quot;MENDELEY_CITATION_v3_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&quot;},{&quot;citationID&quot;:&quot;MENDELEY_CITATION_620a76ce-8ebd-4d6a-befd-b686fffb4f62&quot;,&quot;properties&quot;:{&quot;noteIndex&quot;:0},&quot;isEdited&quot;:false,&quot;manualOverride&quot;:{&quot;isManuallyOverridden&quot;:false,&quot;citeprocText&quot;:&quot;(59)&quot;,&quot;manualOverrideText&quot;:&quot;&quot;},&quot;citationItems&quot;:[{&quot;id&quot;:&quot;d10d4f6f-dc17-3b93-a6c9-76e7cbe787eb&quot;,&quot;itemData&quot;:{&quot;type&quot;:&quot;article-journal&quot;,&quot;id&quot;:&quot;d10d4f6f-dc17-3b93-a6c9-76e7cbe787eb&quot;,&quot;title&quot;:&quot;PCA-Plus: Enhanced principal component analysis with illustrative applications to batch effects and their quantitation&quot;,&quot;author&quot;:[{&quot;family&quot;:&quot;Zhang&quot;,&quot;given&quot;:&quot;Nianxiang&quot;,&quot;parse-names&quot;:false,&quot;dropping-particle&quot;:&quot;&quot;,&quot;non-dropping-particle&quot;:&quot;&quot;},{&quot;family&quot;:&quot;Casasent&quot;,&quot;given&quot;:&quot;Tod D.&quot;,&quot;parse-names&quot;:false,&quot;dropping-particle&quot;:&quot;&quot;,&quot;non-dropping-particle&quot;:&quot;&quot;},{&quot;family&quot;:&quot;Casasent&quot;,&quot;given&quot;:&quot;Anna K.&quot;,&quot;parse-names&quot;:false,&quot;dropping-particle&quot;:&quot;&quot;,&quot;non-dropping-particle&quot;:&quot;&quot;},{&quot;family&quot;:&quot;Kumar&quot;,&quot;given&quot;:&quot;Shwetha&quot;,&quot;parse-names&quot;:false,&quot;dropping-particle&quot;:&quot;V.&quot;,&quot;non-dropping-particle&quot;:&quot;&quot;},{&quot;family&quot;:&quot;Wakefield&quot;,&quot;given&quot;:&quot;Chris&quot;,&quot;parse-names&quot;:false,&quot;dropping-particle&quot;:&quot;&quot;,&quot;non-dropping-particle&quot;:&quot;&quot;},{&quot;family&quot;:&quot;Broom&quot;,&quot;given&quot;:&quot;Bradley M.&quot;,&quot;parse-names&quot;:false,&quot;dropping-particle&quot;:&quot;&quot;,&quot;non-dropping-particle&quot;:&quot;&quot;},{&quot;family&quot;:&quot;Weinstein&quot;,&quot;given&quot;:&quot;John N.&quot;,&quot;parse-names&quot;:false,&quot;dropping-particle&quot;:&quot;&quot;,&quot;non-dropping-particle&quot;:&quot;&quot;},{&quot;family&quot;:&quot;Akbani&quot;,&quot;given&quot;:&quot;Rehan&quot;,&quot;parse-names&quot;:false,&quot;dropping-particle&quot;:&quot;&quot;,&quot;non-dropping-particle&quot;:&quot;&quot;}],&quot;container-title&quot;:&quot;bioRxiv&quot;,&quot;accessed&quot;:{&quot;date-parts&quot;:[[2026,7,22]]},&quot;DOI&quot;:&quot;10.1101/2024.01.02.573793&quot;,&quot;PMID&quot;:&quot;38260566&quot;,&quot;URL&quot;:&quot;https://pmc.ncbi.nlm.nih.gov/articles/PMC10802324/&quot;,&quot;issued&quot;:{&quot;date-parts&quot;:[[2024,1,3]]},&quot;page&quot;:&quot;2024.01.02.573793&quot;,&quot;container-title-short&quot;:&quot;&quot;},&quot;isTemporary&quot;:false}],&quot;citationTag&quot;:&quot;MENDELEY_CITATION_v3_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&quot;},{&quot;citationID&quot;:&quot;MENDELEY_CITATION_3c3f4afd-9308-4a43-9acd-02b43870f398&quot;,&quot;properties&quot;:{&quot;noteIndex&quot;:0},&quot;isEdited&quot;:false,&quot;manualOverride&quot;:{&quot;isManuallyOverridden&quot;:false,&quot;citeprocText&quot;:&quot;(60)&quot;,&quot;manualOverrideText&quot;:&quot;&quot;},&quot;citationItems&quot;:[{&quot;id&quot;:&quot;1c259843-12b0-3486-b1f2-17bb8a922831&quot;,&quot;itemData&quot;:{&quot;type&quot;:&quot;article-journal&quot;,&quot;id&quot;:&quot;1c259843-12b0-3486-b1f2-17bb8a922831&quot;,&quot;title&quot;:&quot;A test metric for assessing single-cell RNA-seq batch correction&quot;,&quot;author&quot;:[{&quot;family&quot;:&quot;Büttner&quot;,&quot;given&quot;:&quot;Maren&quot;,&quot;parse-names&quot;:false,&quot;dropping-particle&quot;:&quot;&quot;,&quot;non-dropping-particle&quot;:&quot;&quot;},{&quot;family&quot;:&quot;Miao&quot;,&quot;given&quot;:&quot;Zhichao&quot;,&quot;parse-names&quot;:false,&quot;dropping-particle&quot;:&quot;&quot;,&quot;non-dropping-particle&quot;:&quot;&quot;},{&quot;family&quot;:&quot;Wolf&quot;,&quot;given&quot;:&quot;F. Alexander&quot;,&quot;parse-names&quot;:false,&quot;dropping-particle&quot;:&quot;&quot;,&quot;non-dropping-particle&quot;:&quot;&quot;},{&quot;family&quot;:&quot;Teichmann&quot;,&quot;given&quot;:&quot;Sarah A.&quot;,&quot;parse-names&quot;:false,&quot;dropping-particle&quot;:&quot;&quot;,&quot;non-dropping-particle&quot;:&quot;&quot;},{&quot;family&quot;:&quot;Theis&quot;,&quot;given&quot;:&quot;Fabian J.&quot;,&quot;parse-names&quot;:false,&quot;dropping-particle&quot;:&quot;&quot;,&quot;non-dropping-particle&quot;:&quot;&quot;}],&quot;container-title&quot;:&quot;Nature Methods 2018 16:1&quot;,&quot;accessed&quot;:{&quot;date-parts&quot;:[[2026,7,22]]},&quot;DOI&quot;:&quot;10.1038/s41592-018-0254-1&quot;,&quot;ISSN&quot;:&quot;1548-7105&quot;,&quot;PMID&quot;:&quot;30573817&quot;,&quot;URL&quot;:&quot;https://www.nature.com/articles/s41592-018-0254-1&quot;,&quot;issued&quot;:{&quot;date-parts&quot;:[[2018,12,20]]},&quot;page&quot;:&quot;43-49&quot;,&quot;abstract&quot;:&quot;Single-cell transcriptomics is a versatile tool for exploring heterogeneous cell populations, but as with all genomics experiments, batch effects can hamper data integration and interpretation. The success of batch-effect correction is often evaluated by visual inspection of low-dimensional embeddings, which are inherently imprecise. Here we present a user-friendly, robust and sensitive k-nearest-neighbor batch-effect test (kBET; https://github.com/theislab/kBET ) for quantification of batch effects. We used kBET to assess commonly used batch-regression and normalization approaches, and to quantify the extent to which they remove batch effects while preserving biological variability. We also demonstrate the application of kBET to data from peripheral blood mononuclear cells (PBMCs) from healthy donors to distinguish cell-type-specific inter-individual variability from changes in relative proportions of cell populations. This has important implications for future data-integration efforts, central to projects such as the Human Cell Atlas. kBET informs attempts at single-cell RNA-seq data integration by quantifying batch effects and determining how well batch regression and normalization approaches remove technical variation while preserving biological variability.&quot;,&quot;publisher&quot;:&quot;Nature Publishing Group&quot;,&quot;issue&quot;:&quot;1&quot;,&quot;volume&quot;:&quot;16&quot;,&quot;container-title-short&quot;:&quot;&quot;},&quot;isTemporary&quot;:false}],&quot;citationTag&quot;:&quot;MENDELEY_CITATION_v3_eyJjaXRhdGlvbklEIjoiTUVOREVMRVlfQ0lUQVRJT05fM2MzZjRhZmQtOTMwOC00YTQzLTlhY2QtMDJiNDM4NzBmMzk4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quot;},{&quot;citationID&quot;:&quot;MENDELEY_CITATION_4920b4d3-86b6-4fe0-8e8d-0ad292f760d0&quot;,&quot;properties&quot;:{&quot;noteIndex&quot;:0},&quot;isEdited&quot;:false,&quot;manualOverride&quot;:{&quot;isManuallyOverridden&quot;:false,&quot;citeprocText&quot;:&quot;(29)&quot;,&quot;manualOverrideText&quot;:&quot;&quot;},&quot;citationItems&quot;:[{&quot;id&quot;:&quot;17602fe5-9ada-3abf-9641-72d5f1767ba0&quot;,&quot;itemData&quot;:{&quot;type&quot;:&quot;article-journal&quot;,&quot;id&quot;:&quot;17602fe5-9ada-3abf-9641-72d5f1767ba0&quot;,&quot;title&quot;:&quot;Fast, sensitive and accurate integration of single-cell data with Harmony&quot;,&quot;author&quot;:[{&quot;family&quot;:&quot;Korsunsky&quot;,&quot;given&quot;:&quot;Ilya&quot;,&quot;parse-names&quot;:false,&quot;dropping-particle&quot;:&quot;&quot;,&quot;non-dropping-particle&quot;:&quot;&quot;},{&quot;family&quot;:&quot;Millard&quot;,&quot;given&quot;:&quot;Nghia&quot;,&quot;parse-names&quot;:false,&quot;dropping-particle&quot;:&quot;&quot;,&quot;non-dropping-particle&quot;:&quot;&quot;},{&quot;family&quot;:&quot;Fan&quot;,&quot;given&quot;:&quot;Jean&quot;,&quot;parse-names&quot;:false,&quot;dropping-particle&quot;:&quot;&quot;,&quot;non-dropping-particle&quot;:&quot;&quot;},{&quot;family&quot;:&quot;Slowikowski&quot;,&quot;given&quot;:&quot;Kamil&quot;,&quot;parse-names&quot;:false,&quot;dropping-particle&quot;:&quot;&quot;,&quot;non-dropping-particle&quot;:&quot;&quot;},{&quot;family&quot;:&quot;Zhang&quot;,&quot;given&quot;:&quot;Fan&quot;,&quot;parse-names&quot;:false,&quot;dropping-particle&quot;:&quot;&quot;,&quot;non-dropping-particle&quot;:&quot;&quot;},{&quot;family&quot;:&quot;Wei&quot;,&quot;given&quot;:&quot;Kevin&quot;,&quot;parse-names&quot;:false,&quot;dropping-particle&quot;:&quot;&quot;,&quot;non-dropping-particle&quot;:&quot;&quot;},{&quot;family&quot;:&quot;Baglaenko&quot;,&quot;given&quot;:&quot;Yuriy&quot;,&quot;parse-names&quot;:false,&quot;dropping-particle&quot;:&quot;&quot;,&quot;non-dropping-particle&quot;:&quot;&quot;},{&quot;family&quot;:&quot;Brenner&quot;,&quot;given&quot;:&quot;Michael&quot;,&quot;parse-names&quot;:false,&quot;dropping-particle&quot;:&quot;&quot;,&quot;non-dropping-particle&quot;:&quot;&quot;},{&quot;family&quot;:&quot;Loh&quot;,&quot;given&quot;:&quot;Po ru&quot;,&quot;parse-names&quot;:false,&quot;dropping-particle&quot;:&quot;&quot;,&quot;non-dropping-particle&quot;:&quot;&quot;},{&quot;family&quot;:&quot;Raychaudhuri&quot;,&quot;given&quot;:&quot;Soumya&quot;,&quot;parse-names&quot;:false,&quot;dropping-particle&quot;:&quot;&quot;,&quot;non-dropping-particle&quot;:&quot;&quot;}],&quot;container-title&quot;:&quot;Nature Methods 2019 16:12&quot;,&quot;accessed&quot;:{&quot;date-parts&quot;:[[2026,7,20]]},&quot;DOI&quot;:&quot;10.1038/s41592-019-0619-0&quot;,&quot;ISSN&quot;:&quot;1548-7105&quot;,&quot;PMID&quot;:&quot;31740819&quot;,&quot;URL&quot;:&quot;https://www.nature.com/articles/s41592-019-0619-0&quot;,&quot;issued&quot;:{&quot;date-parts&quot;:[[2019,11,18]]},&quot;page&quot;:&quot;1289-1296&quot;,&quot;abstract&quot;:&quot;The emerging diversity of single-cell RNA-seq datasets allows for the full transcriptional characterization of cell types across a wide variety of biological and clinical conditions. However, it is challenging to analyze them together, particularly when datasets are assayed with different technologies, because biological and technical differences are interspersed. We present Harmony ( https://github.com/immunogenomics/harmony ),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hile requiring fewer computational resources. Harmony enables the integration of ~106 cells on a personal computer. We apply Harmony to peripheral blood mononuclear cells from datasets with large experimental differences, five studies of pancreatic islet cells, mouse embryogenesis datasets and the integration of scRNA-seq with spatial transcriptomics data. Harmony, for the integration of single-cell transcriptomic data, identifies broad and fine-grained populations, scales to large datasets, and can integrate sequencing- and imaging-based data.&quot;,&quot;publisher&quot;:&quot;Nature Publishing Group&quot;,&quot;issue&quot;:&quot;12&quot;,&quot;volume&quot;:&quot;16&quot;,&quot;container-title-short&quot;:&quot;&quot;},&quot;isTemporary&quot;:false}],&quot;citationTag&quot;:&quot;MENDELEY_CITATION_v3_eyJjaXRhdGlvbklEIjoiTUVOREVMRVlfQ0lUQVRJT05fNDkyMGI0ZDMtODZiNi00ZmUwLThlOGQtMGFkMjkyZjc2MGQw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quot;},{&quot;citationID&quot;:&quot;MENDELEY_CITATION_871e1803-caf5-47c0-b1e4-a8feeff8fcec&quot;,&quot;properties&quot;:{&quot;noteIndex&quot;:0},&quot;isEdited&quot;:false,&quot;manualOverride&quot;:{&quot;isManuallyOverridden&quot;:false,&quot;citeprocText&quot;:&quot;(61)&quot;,&quot;manualOverrideText&quot;:&quot;&quot;},&quot;citationItems&quot;:[{&quot;id&quot;:&quot;1c6e4d29-5f09-3a9e-b89d-9dab2f9757ee&quot;,&quot;itemData&quot;:{&quot;type&quot;:&quot;article-journal&quot;,&quot;id&quot;:&quot;1c6e4d29-5f09-3a9e-b89d-9dab2f9757ee&quot;,&quot;title&quot;:&quot;Silhouettes: A graphical aid to the interpretation and validation of cluster analysis&quot;,&quot;author&quot;:[{&quot;family&quot;:&quot;Rousseeuw&quot;,&quot;given&quot;:&quot;Peter J.&quot;,&quot;parse-names&quot;:false,&quot;dropping-particle&quot;:&quot;&quot;,&quot;non-dropping-particle&quot;:&quot;&quot;}],&quot;container-title&quot;:&quot;Journal of Computational and Applied Mathematics&quot;,&quot;container-title-short&quot;:&quot;J. Comput. Appl. Math.&quot;,&quot;accessed&quot;:{&quot;date-parts&quot;:[[2026,7,22]]},&quot;DOI&quot;:&quot;10.1016/0377-0427(87)90125-7&quot;,&quot;ISSN&quot;:&quot;0377-0427&quot;,&quot;URL&quot;:&quot;https://www.sciencedirect.com/science/article/pii/0377042787901257&quot;,&quot;issued&quot;:{&quot;date-parts&quot;:[[1987,11,1]]},&quot;page&quot;:&quot;53-65&quot;,&quot;abstract&quot;:&quo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 © 1987.&quot;,&quot;publisher&quot;:&quot;North-Holland&quot;,&quot;issue&quot;:&quot;C&quot;,&quot;volume&quot;:&quot;20&quot;},&quot;isTemporary&quot;:false}],&quot;citationTag&quot;:&quot;MENDELEY_CITATION_v3_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&quot;},{&quot;citationID&quot;:&quot;MENDELEY_CITATION_8cafd0ab-b22d-4e55-8589-15e8ac8954e1&quot;,&quot;properties&quot;:{&quot;noteIndex&quot;:0},&quot;isEdited&quot;:false,&quot;manualOverride&quot;:{&quot;isManuallyOverridden&quot;:false,&quot;citeprocText&quot;:&quot;(62)&quot;,&quot;manualOverrideText&quot;:&quot;&quot;},&quot;citationItems&quot;:[{&quot;id&quot;:&quot;bebf1c8a-b361-3959-a22b-79d08406878a&quot;,&quot;itemData&quot;:{&quot;type&quot;:&quot;article-journal&quot;,&quot;id&quot;:&quot;bebf1c8a-b361-3959-a22b-79d08406878a&quot;,&quot;title&quot;:&quot;CellMixS: quantifying and visualizing batch effects in single-cell RNA-seq data&quot;,&quot;author&quot;:[{&quot;family&quot;:&quot;Lütge&quot;,&quot;given&quot;:&quot;Almut&quot;,&quot;parse-names&quot;:false,&quot;dropping-particle&quot;:&quot;&quot;,&quot;non-dropping-particle&quot;:&quot;&quot;},{&quot;family&quot;:&quot;Zyprych-Walczak&quot;,&quot;given&quot;:&quot;Joanna&quot;,&quot;parse-names&quot;:false,&quot;dropping-particle&quot;:&quot;&quot;,&quot;non-dropping-particle&quot;:&quot;&quot;},{&quot;family&quot;:&quot;Kunzmann&quot;,&quot;given&quot;:&quot;Urszula Brykczynska&quot;,&quot;parse-names&quot;:false,&quot;dropping-particle&quot;:&quot;&quot;,&quot;non-dropping-particle&quot;:&quot;&quot;},{&quot;family&quot;:&quot;Crowell&quot;,&quot;given&quot;:&quot;Helena L.&quot;,&quot;parse-names&quot;:false,&quot;dropping-particle&quot;:&quot;&quot;,&quot;non-dropping-particle&quot;:&quot;&quot;},{&quot;family&quot;:&quot;Calini&quot;,&quot;given&quot;:&quot;Daniela&quot;,&quot;parse-names&quot;:false,&quot;dropping-particle&quot;:&quot;&quot;,&quot;non-dropping-particle&quot;:&quot;&quot;},{&quot;family&quot;:&quot;Malhotra&quot;,&quot;given&quot;:&quot;Dheeraj&quot;,&quot;parse-names&quot;:false,&quot;dropping-particle&quot;:&quot;&quot;,&quot;non-dropping-particle&quot;:&quot;&quot;},{&quot;family&quot;:&quot;Soneson&quot;,&quot;given&quot;:&quot;Charlotte&quot;,&quot;parse-names&quot;:false,&quot;dropping-particle&quot;:&quot;&quot;,&quot;non-dropping-particle&quot;:&quot;&quot;},{&quot;family&quot;:&quot;Robinson&quot;,&quot;given&quot;:&quot;Mark D.&quot;,&quot;parse-names&quot;:false,&quot;dropping-particle&quot;:&quot;&quot;,&quot;non-dropping-particle&quot;:&quot;&quot;}],&quot;container-title&quot;:&quot;Life Science Alliance&quot;,&quot;container-title-short&quot;:&quot;Life Sci. Alliance&quot;,&quot;accessed&quot;:{&quot;date-parts&quot;:[[2026,7,22]]},&quot;DOI&quot;:&quot;10.26508/LSA.202001004&quot;,&quot;ISSN&quot;:&quot;25751077&quot;,&quot;PMID&quot;:&quot;33758076&quot;,&quot;URL&quot;:&quot;https://pmc.ncbi.nlm.nih.gov/articles/PMC7994321/&quot;,&quot;issued&quot;:{&quot;date-parts&quot;:[[2021,6,1]]},&quot;page&quot;:&quot;e202001004&quot;,&quot;abstract&quot;:&quot;A key challenge in single-cell RNA-sequencing (scRNA-seq) data analysis is batch effects that can obscure the biological signal of interest. Although there are various tools and methods to correct for batch effects, their performance can vary. Therefore, it is important to understand how batch effects manifest to adjust for them. Here, we systematically explore batch effects across various scRNA-seq datasets according to magnitude, cell type specificity, and complexity. We developed a cell-specific mixing score (cms) that quantifies mixing of cells frommultiple batches. By considering distance distributions, the score is able to detect local batch bias aswell as differentiate between unbalanced batches and systematic differences between cells of the same cell type. We compare metrics in scRNA-seq data using real and synthetic datasets and whereas these metrics target the same question and are used interchangeably, we find differences in scalability, sensitivity, and ability to handle differentially abundant cell types. We find that cell-specific metrics outperform cell type-specific and global metrics and recommend them for both method benchmarks and batch exploration.&quot;,&quot;publisher&quot;:&quot;Rockefeller University Press&quot;,&quot;issue&quot;:&quot;6&quot;,&quot;volume&quot;:&quot;4&quot;},&quot;isTemporary&quot;:false}],&quot;citationTag&quot;:&quot;MENDELEY_CITATION_v3_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&quot;},{&quot;citationID&quot;:&quot;MENDELEY_CITATION_2ca9112c-c58e-4d1c-9e7c-db302e1b8575&quot;,&quot;properties&quot;:{&quot;noteIndex&quot;:0},&quot;isEdited&quot;:false,&quot;manualOverride&quot;:{&quot;isManuallyOverridden&quot;:false,&quot;citeprocText&quot;:&quot;(63)&quot;,&quot;manualOverrideText&quot;:&quot;&quot;},&quot;citationItems&quot;:[{&quot;id&quot;:&quot;efefb780-4620-3bae-a110-25830eee6b71&quot;,&quot;itemData&quot;:{&quot;type&quot;:&quot;article-journal&quot;,&quot;id&quot;:&quot;efefb780-4620-3bae-a110-25830eee6b71&quot;,&quot;title&quot;:&quot;A cancer biologist’s primer on machine learning applications in high-dimensional cytometry&quot;,&quot;author&quot;:[{&quot;family&quot;:&quot;Keyes&quot;,&quot;given&quot;:&quot;Timothy J.&quot;,&quot;parse-names&quot;:false,&quot;dropping-particle&quot;:&quot;&quot;,&quot;non-dropping-particle&quot;:&quot;&quot;},{&quot;family&quot;:&quot;Domizi&quot;,&quot;given&quot;:&quot;Pablo&quot;,&quot;parse-names&quot;:false,&quot;dropping-particle&quot;:&quot;&quot;,&quot;non-dropping-particle&quot;:&quot;&quot;},{&quot;family&quot;:&quot;Lo&quot;,&quot;given&quot;:&quot;Yu Chen&quot;,&quot;parse-names&quot;:false,&quot;dropping-particle&quot;:&quot;&quot;,&quot;non-dropping-particle&quot;:&quot;&quot;},{&quot;family&quot;:&quot;Nolan&quot;,&quot;given&quot;:&quot;Garry P.&quot;,&quot;parse-names&quot;:false,&quot;dropping-particle&quot;:&quot;&quot;,&quot;non-dropping-particle&quot;:&quot;&quot;},{&quot;family&quot;:&quot;Davis&quot;,&quot;given&quot;:&quot;Kara L.&quot;,&quot;parse-names&quot;:false,&quot;dropping-particle&quot;:&quot;&quot;,&quot;non-dropping-particle&quot;:&quot;&quot;}],&quot;container-title&quot;:&quot;Cytometry. Part A : the journal of the International Society for Analytical Cytology&quot;,&quot;container-title-short&quot;:&quot;Cytometry A&quot;,&quot;accessed&quot;:{&quot;date-parts&quot;:[[2026,7,22]]},&quot;DOI&quot;:&quot;10.1002/CYTO.A.24158&quot;,&quot;ISSN&quot;:&quot;15524930&quot;,&quot;PMID&quot;:&quot;32602650&quot;,&quot;URL&quot;:&quot;https://pmc.ncbi.nlm.nih.gov/articles/PMC7416435/&quot;,&quot;issued&quot;:{&quot;date-parts&quot;:[[2020,8,1]]},&quot;page&quot;:&quot;782&quot;,&quot;abstract&quot;:&quot;The application of machine learning and artificial intelligence to high-dimensional cytometry data sets has increasingly become a staple of bioinformatic data analysis over the past decade. This is especially true in the field of cancer biology, where protocols for collecting multiparameter single-cell data in a high-throughput fashion are rapidly developed. As the use of machine learning methodology in cytometry becomes increasingly common, there is a need for cancer biologists to understand the basic theory and applications of a variety of algorithmic tools for analyzing and interpreting cytometry data. We introduce the reader to several keystone machine learning-based analytic approaches with an emphasis on defining key terms and introducing a conceptual framework for making translational or clinically relevant discoveries. The target audience consists of cancer cell biologists and physician-scientists interested in applying these tools to their own data, but who may have limited training in bioinformatics. © 2020 International Society for Advancement of Cytometry.&quot;,&quot;publisher&quot;:&quot;Wiley-Liss Inc.&quot;,&quot;issue&quot;:&quot;8&quot;,&quot;volume&quot;:&quot;97&quot;},&quot;isTemporary&quot;:false}],&quot;citationTag&quot;:&quot;MENDELEY_CITATION_v3_eyJjaXRhdGlvbklEIjoiTUVOREVMRVlfQ0lUQVRJT05fMmNhOTExMmMtYzU4ZS00ZDFjLTllN2MtZGIzMDJlMWI4NTc1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quot;},{&quot;citationID&quot;:&quot;MENDELEY_CITATION_578be090-7852-44c2-a63b-93842895ac5e&quot;,&quot;properties&quot;:{&quot;noteIndex&quot;:0},&quot;isEdited&quot;:false,&quot;manualOverride&quot;:{&quot;isManuallyOverridden&quot;:false,&quot;citeprocText&quot;:&quot;(63)&quot;,&quot;manualOverrideText&quot;:&quot;&quot;},&quot;citationItems&quot;:[{&quot;id&quot;:&quot;efefb780-4620-3bae-a110-25830eee6b71&quot;,&quot;itemData&quot;:{&quot;type&quot;:&quot;article-journal&quot;,&quot;id&quot;:&quot;efefb780-4620-3bae-a110-25830eee6b71&quot;,&quot;title&quot;:&quot;A cancer biologist’s primer on machine learning applications in high-dimensional cytometry&quot;,&quot;author&quot;:[{&quot;family&quot;:&quot;Keyes&quot;,&quot;given&quot;:&quot;Timothy J.&quot;,&quot;parse-names&quot;:false,&quot;dropping-particle&quot;:&quot;&quot;,&quot;non-dropping-particle&quot;:&quot;&quot;},{&quot;family&quot;:&quot;Domizi&quot;,&quot;given&quot;:&quot;Pablo&quot;,&quot;parse-names&quot;:false,&quot;dropping-particle&quot;:&quot;&quot;,&quot;non-dropping-particle&quot;:&quot;&quot;},{&quot;family&quot;:&quot;Lo&quot;,&quot;given&quot;:&quot;Yu Chen&quot;,&quot;parse-names&quot;:false,&quot;dropping-particle&quot;:&quot;&quot;,&quot;non-dropping-particle&quot;:&quot;&quot;},{&quot;family&quot;:&quot;Nolan&quot;,&quot;given&quot;:&quot;Garry P.&quot;,&quot;parse-names&quot;:false,&quot;dropping-particle&quot;:&quot;&quot;,&quot;non-dropping-particle&quot;:&quot;&quot;},{&quot;family&quot;:&quot;Davis&quot;,&quot;given&quot;:&quot;Kara L.&quot;,&quot;parse-names&quot;:false,&quot;dropping-particle&quot;:&quot;&quot;,&quot;non-dropping-particle&quot;:&quot;&quot;}],&quot;container-title&quot;:&quot;Cytometry. Part A : the journal of the International Society for Analytical Cytology&quot;,&quot;container-title-short&quot;:&quot;Cytometry A&quot;,&quot;accessed&quot;:{&quot;date-parts&quot;:[[2026,7,22]]},&quot;DOI&quot;:&quot;10.1002/CYTO.A.24158&quot;,&quot;ISSN&quot;:&quot;15524930&quot;,&quot;PMID&quot;:&quot;32602650&quot;,&quot;URL&quot;:&quot;https://pmc.ncbi.nlm.nih.gov/articles/PMC7416435/&quot;,&quot;issued&quot;:{&quot;date-parts&quot;:[[2020,8,1]]},&quot;page&quot;:&quot;782&quot;,&quot;abstract&quot;:&quot;The application of machine learning and artificial intelligence to high-dimensional cytometry data sets has increasingly become a staple of bioinformatic data analysis over the past decade. This is especially true in the field of cancer biology, where protocols for collecting multiparameter single-cell data in a high-throughput fashion are rapidly developed. As the use of machine learning methodology in cytometry becomes increasingly common, there is a need for cancer biologists to understand the basic theory and applications of a variety of algorithmic tools for analyzing and interpreting cytometry data. We introduce the reader to several keystone machine learning-based analytic approaches with an emphasis on defining key terms and introducing a conceptual framework for making translational or clinically relevant discoveries. The target audience consists of cancer cell biologists and physician-scientists interested in applying these tools to their own data, but who may have limited training in bioinformatics. © 2020 International Society for Advancement of Cytometry.&quot;,&quot;publisher&quot;:&quot;Wiley-Liss Inc.&quot;,&quot;issue&quot;:&quot;8&quot;,&quot;volume&quot;:&quot;97&quot;},&quot;isTemporary&quot;:false}],&quot;citationTag&quot;:&quot;MENDELEY_CITATION_v3_eyJjaXRhdGlvbklEIjoiTUVOREVMRVlfQ0lUQVRJT05fNTc4YmUwOTAtNzg1Mi00NGMyLWE2M2ItOTM4NDI4OTVhYzVl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quot;},{&quot;citationID&quot;:&quot;MENDELEY_CITATION_ba3aeb72-0947-4a20-a0e6-d496a500c7ae&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YmEzYWViNzItMDk0Ny00YTIwLWEwZTYtZDQ5NmE1MDBjN2Fl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a9495370-c79a-470e-9585-b27931b1b7a1&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YTk0OTUzNzAtYzc5YS00NzBlLTk1ODUtYjI3OTMxYjFiN2Ex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cbdc06eb-47d3-46dc-b3d3-2e2b94bcb34f&quot;,&quot;properties&quot;:{&quot;noteIndex&quot;:0},&quot;isEdited&quot;:false,&quot;manualOverride&quot;:{&quot;isManuallyOverridden&quot;:false,&quot;citeprocText&quot;:&quot;(64)&quot;,&quot;manualOverrideText&quot;:&quot;&quot;},&quot;citationItems&quot;:[{&quot;id&quot;:&quot;5450ccad-365d-35da-a946-1227bace85c7&quot;,&quot;itemData&quot;:{&quot;type&quot;:&quot;article-journal&quot;,&quot;id&quot;:&quot;5450ccad-365d-35da-a946-1227bace85c7&quot;,&quot;title&quot;:&quot;Batch effects and the effective design of single-cell gene expression studies&quot;,&quot;author&quot;:[{&quot;family&quot;:&quot;Tung&quot;,&quot;given&quot;:&quot;Po Yuan&quot;,&quot;parse-names&quot;:false,&quot;dropping-particle&quot;:&quot;&quot;,&quot;non-dropping-particle&quot;:&quot;&quot;},{&quot;family&quot;:&quot;Blischak&quot;,&quot;given&quot;:&quot;John D.&quot;,&quot;parse-names&quot;:false,&quot;dropping-particle&quot;:&quot;&quot;,&quot;non-dropping-particle&quot;:&quot;&quot;},{&quot;family&quot;:&quot;Hsiao&quot;,&quot;given&quot;:&quot;Chiaowen Joyce&quot;,&quot;parse-names&quot;:false,&quot;dropping-particle&quot;:&quot;&quot;,&quot;non-dropping-particle&quot;:&quot;&quot;},{&quot;family&quot;:&quot;Knowles&quot;,&quot;given&quot;:&quot;David A.&quot;,&quot;parse-names&quot;:false,&quot;dropping-particle&quot;:&quot;&quot;,&quot;non-dropping-particle&quot;:&quot;&quot;},{&quot;family&quot;:&quot;Burnett&quot;,&quot;given&quot;:&quot;Jonathan E.&quot;,&quot;parse-names&quot;:false,&quot;dropping-particle&quot;:&quot;&quot;,&quot;non-dropping-particle&quot;:&quot;&quot;},{&quot;family&quot;:&quot;Pritchard&quot;,&quot;given&quot;:&quot;Jonathan K.&quot;,&quot;parse-names&quot;:false,&quot;dropping-particle&quot;:&quot;&quot;,&quot;non-dropping-particle&quot;:&quot;&quot;},{&quot;family&quot;:&quot;Gilad&quot;,&quot;given&quot;:&quot;Yoav&quot;,&quot;parse-names&quot;:false,&quot;dropping-particle&quot;:&quot;&quot;,&quot;non-dropping-particle&quot;:&quot;&quot;}],&quot;container-title&quot;:&quot;Scientific Reports&quot;,&quot;container-title-short&quot;:&quot;Sci. Rep.&quot;,&quot;accessed&quot;:{&quot;date-parts&quot;:[[2026,7,22]]},&quot;DOI&quot;:&quot;10.1038/SREP39921&quot;,&quot;ISSN&quot;:&quot;20452322&quot;,&quot;PMID&quot;:&quot;28045081&quot;,&quot;URL&quot;:&quot;https://pmc.ncbi.nlm.nih.gov/articles/PMC5206706/&quot;,&quot;issued&quot;:{&quot;date-parts&quot;:[[2017,1,3]]},&quot;page&quot;:&quot;39921&quot;,&quot;abstract&quot;:&quot;Single-cell RNA sequencing (scRNA-seq) can be used to characterize variation in gene expression levels at high resolution. However, the sources of experimental noise in scRNA-seq are not yet well understood. We investigated the technical variation associated with sample processing using the single-cell Fluidigm C1 platform. To do so, we processed three C1 replicates from three human induced pluripotent stem cell (iPSC) lines. We added unique molecular identifiers (UMIs) to all samples, to account for amplification bias. We found that the major source of variation in the gene expression data was driven by genotype, but we also observed substantial variation between the technical replicates. We observed that the conversion of reads to molecules using the UMIs was impacted by both biological and technical variation, indicating that UMI counts are not an unbiased estimator of gene expression levels. Based on our results, we suggest a framework for effective scRNA-seq studies.&quot;,&quot;publisher&quot;:&quot;Nature Publishing Group&quot;,&quot;volume&quot;:&quot;7&quot;},&quot;isTemporary&quot;:false}],&quot;citationTag&quot;:&quot;MENDELEY_CITATION_v3_eyJjaXRhdGlvbklEIjoiTUVOREVMRVlfQ0lUQVRJT05fY2JkYzA2ZWItNDdkMy00NmRjLWIzZDMtMmUyYjk0YmNiMzRm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quot;},{&quot;citationID&quot;:&quot;MENDELEY_CITATION_a89ed89f-1c96-4105-b2e9-ea369a6c4882&quot;,&quot;properties&quot;:{&quot;noteIndex&quot;:0},&quot;isEdited&quot;:false,&quot;manualOverride&quot;:{&quot;isManuallyOverridden&quot;:false,&quot;citeprocText&quot;:&quot;(65)&quot;,&quot;manualOverrideText&quot;:&quot;&quot;},&quot;citationItems&quot;:[{&quot;id&quot;:&quot;6fd88212-91e1-396d-a70c-ff917d0c5993&quot;,&quot;itemData&quot;:{&quot;type&quot;:&quot;article-journal&quot;,&quot;id&quot;:&quot;6fd88212-91e1-396d-a70c-ff917d0c5993&quot;,&quot;title&quot;:&quot;Evaluation of zero counts to better understand the discrepancies between bulk and single-cell RNA-Seq platforms&quot;,&quot;author&quot;:[{&quot;family&quot;:&quot;Zyla&quot;,&quot;given&quot;:&quot;Joanna&quot;,&quot;parse-names&quot;:false,&quot;dropping-particle&quot;:&quot;&quot;,&quot;non-dropping-particle&quot;:&quot;&quot;},{&quot;family&quot;:&quot;Papiez&quot;,&quot;given&quot;:&quot;Anna&quot;,&quot;parse-names&quot;:false,&quot;dropping-particle&quot;:&quot;&quot;,&quot;non-dropping-particle&quot;:&quot;&quot;},{&quot;family&quot;:&quot;Zhao&quot;,&quot;given&quot;:&quot;Jun&quot;,&quot;parse-names&quot;:false,&quot;dropping-particle&quot;:&quot;&quot;,&quot;non-dropping-particle&quot;:&quot;&quot;},{&quot;family&quot;:&quot;Qu&quot;,&quot;given&quot;:&quot;Rihao&quot;,&quot;parse-names&quot;:false,&quot;dropping-particle&quot;:&quot;&quot;,&quot;non-dropping-particle&quot;:&quot;&quot;},{&quot;family&quot;:&quot;Li&quot;,&quot;given&quot;:&quot;Xiaotong&quot;,&quot;parse-names&quot;:false,&quot;dropping-particle&quot;:&quot;&quot;,&quot;non-dropping-particle&quot;:&quot;&quot;},{&quot;family&quot;:&quot;Kluger&quot;,&quot;given&quot;:&quot;Yuval&quot;,&quot;parse-names&quot;:false,&quot;dropping-particle&quot;:&quot;&quot;,&quot;non-dropping-particle&quot;:&quot;&quot;},{&quot;family&quot;:&quot;Polanska&quot;,&quot;given&quot;:&quot;Joanna&quot;,&quot;parse-names&quot;:false,&quot;dropping-particle&quot;:&quot;&quot;,&quot;non-dropping-particle&quot;:&quot;&quot;},{&quot;family&quot;:&quot;Hatzis&quot;,&quot;given&quot;:&quot;Christos&quot;,&quot;parse-names&quot;:false,&quot;dropping-particle&quot;:&quot;&quot;,&quot;non-dropping-particle&quot;:&quot;&quot;},{&quot;family&quot;:&quot;Pusztai&quot;,&quot;given&quot;:&quot;Lajos&quot;,&quot;parse-names&quot;:false,&quot;dropping-particle&quot;:&quot;&quot;,&quot;non-dropping-particle&quot;:&quot;&quot;},{&quot;family&quot;:&quot;Marczyk&quot;,&quot;given&quot;:&quot;Michal&quot;,&quot;parse-names&quot;:false,&quot;dropping-particle&quot;:&quot;&quot;,&quot;non-dropping-particle&quot;:&quot;&quot;}],&quot;container-title&quot;:&quot;Computational and Structural Biotechnology Journal&quot;,&quot;container-title-short&quot;:&quot;Comput. Struct. Biotechnol. J.&quot;,&quot;accessed&quot;:{&quot;date-parts&quot;:[[2026,7,22]]},&quot;DOI&quot;:&quot;10.1016/J.CSBJ.2023.09.035&quot;,&quot;ISSN&quot;:&quot;20010370&quot;,&quot;PMID&quot;:&quot;37841335&quot;,&quot;URL&quot;:&quot;https://pmc.ncbi.nlm.nih.gov/articles/PMC10568495/&quot;,&quot;issued&quot;:{&quot;date-parts&quot;:[[2023,1,1]]},&quot;page&quot;:&quot;4663&quot;,&quot;abstract&quot;:&quot;Recent advances in sample preparation and sequencing technology have made it possible to profile the transcriptomes of individual cells using single-cell RNA sequencing (scRNA-Seq). Compared to bulk RNA-Seq data, single-cell data often contain a higher percentage of zero reads, mainly due to lower sequencing depth per cell, which affects mostly measurements of low-expression genes. However, discrepancies between platforms are observed regardless of expression level. Using four paired datasets with multiple samples each, we investigated technical and biological factors that can contribute to this expression shift. Using two separate machine learning models we found that, in addition to expression level, RNA integrity, gene or UTR3 length, and the number of transcripts potentially also influence the occurrence of zeros. These findings could enable the development of novel analytical methods for cross-platform expression shift correction. We also identified genes and biological pathways in our diverse datasets that consistently showed differences when assessed at the single cell versus bulk level to assist in interpreting analysis across transcriptomic platforms. At the gene level, 25 genes (0.12%) were found in all datasets as discordant, but at the pathway level, 7 pathways (2.02%) showed shared enrichment in discordant genes.&quot;,&quot;publisher&quot;:&quot;Elsevier B.V.&quot;,&quot;volume&quot;:&quot;21&quot;},&quot;isTemporary&quot;:false}],&quot;citationTag&quot;:&quot;MENDELEY_CITATION_v3_eyJjaXRhdGlvbklEIjoiTUVOREVMRVlfQ0lUQVRJT05fYTg5ZWQ4OWYtMWM5Ni00MTA1LWIyZTktZWEzNjlhNmM0ODgy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quot;},{&quot;citationID&quot;:&quot;MENDELEY_CITATION_5ab8eb3e-4702-42f1-bdac-aa866cda3542&quot;,&quot;properties&quot;:{&quot;noteIndex&quot;:0},&quot;isEdited&quot;:false,&quot;manualOverride&quot;:{&quot;isManuallyOverridden&quot;:false,&quot;citeprocText&quot;:&quot;(66)&quot;,&quot;manualOverrideText&quot;:&quot;&quot;},&quot;citationItems&quot;:[{&quot;id&quot;:&quot;82832d96-3a60-3c2d-a00d-a66f9b91c2be&quot;,&quot;itemData&quot;:{&quot;type&quot;:&quot;article-journal&quot;,&quot;id&quot;:&quot;82832d96-3a60-3c2d-a00d-a66f9b91c2be&quot;,&quot;title&quot;:&quot;Bimodality Revisited&quot;,&quot;author&quot;:[{&quot;family&quot;:&quot;Knapp&quot;,&quot;given&quot;:&quot;Thomas R.&quot;,&quot;parse-names&quot;:false,&quot;dropping-particle&quot;:&quot;&quot;,&quot;non-dropping-particle&quot;:&quot;&quot;},{&quot;family&quot;:&quot;Knapp&quot;,&quot;given&quot;:&quot;Thomas R.&quot;,&quot;parse-names&quot;:false,&quot;dropping-particle&quot;:&quot;&quot;,&quot;non-dropping-particle&quot;:&quot;&quot;}],&quot;container-title&quot;:&quot;Journal of Modern Applied Statistical Methods&quot;,&quot;accessed&quot;:{&quot;date-parts&quot;:[[2026,6,14]]},&quot;DOI&quot;:&quot;10.22237/jmasm/1177992120&quot;,&quot;ISSN&quot;:&quot;1538 - 9472&quot;,&quot;URL&quot;:&quot;https://digitalcommons.wayne.edu/jmasm/vol6/iss1/3&quot;,&quot;issued&quot;:{&quot;date-parts&quot;:[[2007,5,1]]},&quot;page&quot;:&quot;3&quot;,&quot;abstract&quot;:&quot;Degree of bimodality is an important feature of a frequency distribution, because it could suggest heterogeneity, such as polarization or two underlying distributions combined into one. The literature contains several measures of bimodality. This article attempts to summarize most of those measures, with their attendant advantages and disadvantages. Copyright © 2007 JMASM, Inc.&quot;,&quot;publisher&quot;:&quot;Wayne State University&quot;,&quot;issue&quot;:&quot;1&quot;,&quot;volume&quot;:&quot;6&quot;,&quot;container-title-short&quot;:&quot;&quot;},&quot;isTemporary&quot;:false}],&quot;citationTag&quot;:&quot;MENDELEY_CITATION_v3_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&quot;},{&quot;citationID&quot;:&quot;MENDELEY_CITATION_4b17b9f2-6cfb-460a-b135-6479ad7f469f&quot;,&quot;properties&quot;:{&quot;noteIndex&quot;:0},&quot;isEdited&quot;:false,&quot;manualOverride&quot;:{&quot;isManuallyOverridden&quot;:false,&quot;citeprocText&quot;:&quot;(67)&quot;,&quot;manualOverrideText&quot;:&quot;&quot;},&quot;citationItems&quot;:[{&quot;id&quot;:&quot;c023b20a-5fbb-33e9-bd06-c948805df25f&quot;,&quot;itemData&quot;:{&quot;type&quot;:&quot;article-journal&quot;,&quot;id&quot;:&quot;c023b20a-5fbb-33e9-bd06-c948805df25f&quot;,&quot;title&quot;:&quot;Computational methods for alignment and integration of spatially resolved transcriptomics data&quot;,&quot;author&quot;:[{&quot;family&quot;:&quot;Liu&quot;,&quot;given&quot;:&quot;Yuyao&quot;,&quot;parse-names&quot;:false,&quot;dropping-particle&quot;:&quot;&quot;,&quot;non-dropping-particle&quot;:&quot;&quot;},{&quot;family&quot;:&quot;Yang&quot;,&quot;given&quot;:&quot;Can&quot;,&quot;parse-names&quot;:false,&quot;dropping-particle&quot;:&quot;&quot;,&quot;non-dropping-particle&quot;:&quot;&quot;}],&quot;container-title&quot;:&quot;Computational and Structural Biotechnology Journal&quot;,&quot;container-title-short&quot;:&quot;Comput. Struct. Biotechnol. J.&quot;,&quot;accessed&quot;:{&quot;date-parts&quot;:[[2026,7,22]]},&quot;DOI&quot;:&quot;10.1016/J.CSBJ.2024.03.002&quot;,&quot;ISSN&quot;:&quot;20010370&quot;,&quot;PMID&quot;:&quot;38495555&quot;,&quot;URL&quot;:&quot;https://pmc.ncbi.nlm.nih.gov/articles/PMC10940867/&quot;,&quot;issued&quot;:{&quot;date-parts&quot;:[[2024,12,1]]},&quot;page&quot;:&quot;1094&quot;,&quot;abstract&quot;:&quot;Most of the complex biological regulatory activities occur in three dimensions (3D). To better analyze biological processes, it is essential not only to decipher the molecular information of numerous cells but also to understand how their spatial contexts influence their behavior. With the development of spatially resolved transcriptomics (SRT) technologies, SRT datasets are being generated to simultaneously characterize gene expression and spatial arrangement information within tissues, organs or organisms. To fully leverage spatial information, the focus extends beyond individual two-dimensional (2D) slices. Two tasks known as slices alignment and data integration have been introduced to establish correlations between multiple slices, enhancing the effectiveness of downstream tasks. Currently, numerous related methods have been developed. In this review, we first elucidate the details and principles behind several representative methods. Then we report the testing results of these methods on various SRT datasets, and assess their performance in representative downstream tasks. Insights into the strengths and weaknesses of each method and the reasons behind their performance are discussed. Finally, we provide an outlook on future developments. The codes and details of experiments are now publicly available at https://github.com/YangLabHKUST/SRT_alignment_and_integration.&quot;,&quot;publisher&quot;:&quot;Elsevier B.V.&quot;,&quot;volume&quot;:&quot;23&quot;},&quot;isTemporary&quot;:false}],&quot;citationTag&quot;:&quot;MENDELEY_CITATION_v3_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&quot;},{&quot;citationID&quot;:&quot;MENDELEY_CITATION_5eaacac2-f15d-454b-806b-41c5b5eec8ce&quot;,&quot;properties&quot;:{&quot;noteIndex&quot;:0},&quot;isEdited&quot;:false,&quot;manualOverride&quot;:{&quot;isManuallyOverridden&quot;:false,&quot;citeprocText&quot;:&quot;(64)&quot;,&quot;manualOverrideText&quot;:&quot;&quot;},&quot;citationItems&quot;:[{&quot;id&quot;:&quot;5450ccad-365d-35da-a946-1227bace85c7&quot;,&quot;itemData&quot;:{&quot;type&quot;:&quot;article-journal&quot;,&quot;id&quot;:&quot;5450ccad-365d-35da-a946-1227bace85c7&quot;,&quot;title&quot;:&quot;Batch effects and the effective design of single-cell gene expression studies&quot;,&quot;author&quot;:[{&quot;family&quot;:&quot;Tung&quot;,&quot;given&quot;:&quot;Po Yuan&quot;,&quot;parse-names&quot;:false,&quot;dropping-particle&quot;:&quot;&quot;,&quot;non-dropping-particle&quot;:&quot;&quot;},{&quot;family&quot;:&quot;Blischak&quot;,&quot;given&quot;:&quot;John D.&quot;,&quot;parse-names&quot;:false,&quot;dropping-particle&quot;:&quot;&quot;,&quot;non-dropping-particle&quot;:&quot;&quot;},{&quot;family&quot;:&quot;Hsiao&quot;,&quot;given&quot;:&quot;Chiaowen Joyce&quot;,&quot;parse-names&quot;:false,&quot;dropping-particle&quot;:&quot;&quot;,&quot;non-dropping-particle&quot;:&quot;&quot;},{&quot;family&quot;:&quot;Knowles&quot;,&quot;given&quot;:&quot;David A.&quot;,&quot;parse-names&quot;:false,&quot;dropping-particle&quot;:&quot;&quot;,&quot;non-dropping-particle&quot;:&quot;&quot;},{&quot;family&quot;:&quot;Burnett&quot;,&quot;given&quot;:&quot;Jonathan E.&quot;,&quot;parse-names&quot;:false,&quot;dropping-particle&quot;:&quot;&quot;,&quot;non-dropping-particle&quot;:&quot;&quot;},{&quot;family&quot;:&quot;Pritchard&quot;,&quot;given&quot;:&quot;Jonathan K.&quot;,&quot;parse-names&quot;:false,&quot;dropping-particle&quot;:&quot;&quot;,&quot;non-dropping-particle&quot;:&quot;&quot;},{&quot;family&quot;:&quot;Gilad&quot;,&quot;given&quot;:&quot;Yoav&quot;,&quot;parse-names&quot;:false,&quot;dropping-particle&quot;:&quot;&quot;,&quot;non-dropping-particle&quot;:&quot;&quot;}],&quot;container-title&quot;:&quot;Scientific Reports&quot;,&quot;container-title-short&quot;:&quot;Sci. Rep.&quot;,&quot;accessed&quot;:{&quot;date-parts&quot;:[[2026,7,22]]},&quot;DOI&quot;:&quot;10.1038/SREP39921&quot;,&quot;ISSN&quot;:&quot;20452322&quot;,&quot;PMID&quot;:&quot;28045081&quot;,&quot;URL&quot;:&quot;https://pmc.ncbi.nlm.nih.gov/articles/PMC5206706/&quot;,&quot;issued&quot;:{&quot;date-parts&quot;:[[2017,1,3]]},&quot;page&quot;:&quot;39921&quot;,&quot;abstract&quot;:&quot;Single-cell RNA sequencing (scRNA-seq) can be used to characterize variation in gene expression levels at high resolution. However, the sources of experimental noise in scRNA-seq are not yet well understood. We investigated the technical variation associated with sample processing using the single-cell Fluidigm C1 platform. To do so, we processed three C1 replicates from three human induced pluripotent stem cell (iPSC) lines. We added unique molecular identifiers (UMIs) to all samples, to account for amplification bias. We found that the major source of variation in the gene expression data was driven by genotype, but we also observed substantial variation between the technical replicates. We observed that the conversion of reads to molecules using the UMIs was impacted by both biological and technical variation, indicating that UMI counts are not an unbiased estimator of gene expression levels. Based on our results, we suggest a framework for effective scRNA-seq studies.&quot;,&quot;publisher&quot;:&quot;Nature Publishing Group&quot;,&quot;volume&quot;:&quot;7&quot;},&quot;isTemporary&quot;:false}],&quot;citationTag&quot;:&quot;MENDELEY_CITATION_v3_eyJjaXRhdGlvbklEIjoiTUVOREVMRVlfQ0lUQVRJT05fNWVhYWNhYzItZjE1ZC00NTRiLTgwNmItNDFjNWI1ZWVjOGNl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quot;},{&quot;citationID&quot;:&quot;MENDELEY_CITATION_9d926fa8-6011-4f8c-a709-a8f92453a396&quot;,&quot;properties&quot;:{&quot;noteIndex&quot;:0},&quot;isEdited&quot;:false,&quot;manualOverride&quot;:{&quot;isManuallyOverridden&quot;:false,&quot;citeprocText&quot;:&quot;(68)&quot;,&quot;manualOverrideText&quot;:&quot;&quot;},&quot;citationItems&quot;:[{&quot;id&quot;:&quot;95d25961-cd19-34c7-80ae-82a970c79dc1&quot;,&quot;itemData&quot;:{&quot;type&quot;:&quot;article-journal&quot;,&quot;id&quot;:&quot;95d25961-cd19-34c7-80ae-82a970c79dc1&quot;,&quot;title&quot;:&quot;Disparity between Inter-Patient Molecular Heterogeneity and Repertoires of Target Drugs Used for Different Types of Cancer in Clinical Oncology&quot;,&quot;author&quot;:[{&quot;family&quot;:&quot;Zolotovskaia&quot;,&quot;given&quot;:&quot;Marianna A.&quot;,&quot;parse-names&quot;:false,&quot;dropping-particle&quot;:&quot;&quot;,&quot;non-dropping-particle&quot;:&quot;&quot;},{&quot;family&quot;:&quot;Sorokin&quot;,&quot;given&quot;:&quot;Maxim I.&quot;,&quot;parse-names&quot;:false,&quot;dropping-particle&quot;:&quot;&quot;,&quot;non-dropping-particle&quot;:&quot;&quot;},{&quot;family&quot;:&quot;Petrov&quot;,&quot;given&quot;:&quot;Ivan&quot;,&quot;parse-names&quot;:false,&quot;dropping-particle&quot;:&quot;V.&quot;,&quot;non-dropping-particle&quot;:&quot;&quot;},{&quot;family&quot;:&quot;Poddubskaya&quot;,&quot;given&quot;:&quot;Elena&quot;,&quot;parse-names&quot;:false,&quot;dropping-particle&quot;:&quot;V.&quot;,&quot;non-dropping-particle&quot;:&quot;&quot;},{&quot;family&quot;:&quot;Moiseev&quot;,&quot;given&quot;:&quot;Alexey A.&quot;,&quot;parse-names&quot;:false,&quot;dropping-particle&quot;:&quot;&quot;,&quot;non-dropping-particle&quot;:&quot;&quot;},{&quot;family&quot;:&quot;Sekacheva&quot;,&quot;given&quot;:&quot;Marina I.&quot;,&quot;parse-names&quot;:false,&quot;dropping-particle&quot;:&quot;&quot;,&quot;non-dropping-particle&quot;:&quot;&quot;},{&quot;family&quot;:&quot;Borisov&quot;,&quot;given&quot;:&quot;Nicolas M.&quot;,&quot;parse-names&quot;:false,&quot;dropping-particle&quot;:&quot;&quot;,&quot;non-dropping-particle&quot;:&quot;&quot;},{&quot;family&quot;:&quot;Tkachev&quot;,&quot;given&quot;:&quot;Victor S.&quot;,&quot;parse-names&quot;:false,&quot;dropping-particle&quot;:&quot;&quot;,&quot;non-dropping-particle&quot;:&quot;&quot;},{&quot;family&quot;:&quot;Garazha&quot;,&quot;given&quot;:&quot;Andrew&quot;,&quot;parse-names&quot;:false,&quot;dropping-particle&quot;:&quot;V.&quot;,&quot;non-dropping-particle&quot;:&quot;&quot;},{&quot;family&quot;:&quot;Kaprin&quot;,&quot;given&quot;:&quot;Andrey D.&quot;,&quot;parse-names&quot;:false,&quot;dropping-particle&quot;:&quot;&quot;,&quot;non-dropping-particle&quot;:&quot;&quot;},{&quot;family&quot;:&quot;Shegay&quot;,&quot;given&quot;:&quot;Peter&quot;,&quot;parse-names&quot;:false,&quot;dropping-particle&quot;:&quot;V.&quot;,&quot;non-dropping-particle&quot;:&quot;&quot;},{&quot;family&quot;:&quot;Giese&quot;,&quot;given&quot;:&quot;Alf&quot;,&quot;parse-names&quot;:false,&quot;dropping-particle&quot;:&quot;&quot;,&quot;non-dropping-particle&quot;:&quot;&quot;},{&quot;family&quot;:&quot;Kim&quot;,&quot;given&quot;:&quot;Ella&quot;,&quot;parse-names&quot;:false,&quot;dropping-particle&quot;:&quot;&quot;,&quot;non-dropping-particle&quot;:&quot;&quot;},{&quot;family&quot;:&quot;Roumiantsev&quot;,&quot;given&quot;:&quot;Sergey A.&quot;,&quot;parse-names&quot;:false,&quot;dropping-particle&quot;:&quot;&quot;,&quot;non-dropping-particle&quot;:&quot;&quot;},{&quot;family&quot;:&quot;Buzdin&quot;,&quot;given&quot;:&quot;Anton A.&quot;,&quot;parse-names&quot;:false,&quot;dropping-particle&quot;:&quot;&quot;,&quot;non-dropping-particle&quot;:&quot;&quot;}],&quot;container-title&quot;:&quot;International Journal of Molecular Sciences&quot;,&quot;container-title-short&quot;:&quot;Int. J. Mol. Sci.&quot;,&quot;accessed&quot;:{&quot;date-parts&quot;:[[2026,7,22]]},&quot;DOI&quot;:&quot;10.3390/IJMS21051580&quot;,&quot;ISSN&quot;:&quot;14220067&quot;,&quot;PMID&quot;:&quot;32111026&quot;,&quot;URL&quot;:&quot;https://pmc.ncbi.nlm.nih.gov/articles/PMC7084891/&quot;,&quot;issued&quot;:{&quot;date-parts&quot;:[[2020,2,1]]},&quot;page&quot;:&quot;1580&quot;,&quot;abstract&quot;:&quot;Inter-patient molecular heterogeneity is the major declared driver of an expanding variety of anticancer drugs and personalizing their prescriptions. Here, we compared interpatient molecular heterogeneities of tumors and repertoires of drugs or their molecular targets currently in use in clinical oncology. We estimated molecular heterogeneity using genomic (whole exome sequencing) and transcriptomic (RNA sequencing) data for 4890 tumors taken from The Cancer Genome Atlas database. For thirteen major cancer types, we compared heterogeneities at the levels of mutations and gene expression with the repertoires of targeted therapeutics and their molecular targets accepted by the current guidelines in oncology. Totally, 85 drugs were investigated, collectively covering 82 individual molecular targets. For the first time, we showed that the repertoires of molecular targets of accepted drugs did not correlate with molecular heterogeneities of different cancer types. On the other hand, we found that the clinical recommendations for the available cancer drugs were strongly congruent with the gene expression but not gene mutation patterns. We detected the best match among the drugs usage recommendations and molecular patterns for the kidney, stomach, bladder, ovarian and endometrial cancers. In contrast, brain tumors, prostate and colorectal cancers showed the lowest match. These findings provide a theoretical basis for reconsidering usage of targeted therapeutics and intensifying drug repurposing efforts.&quot;,&quot;publisher&quot;:&quot;MDPI AG&quot;,&quot;issue&quot;:&quot;5&quot;,&quot;volume&quot;:&quot;21&quot;},&quot;isTemporary&quot;:false}],&quot;citationTag&quot;:&quot;MENDELEY_CITATION_v3_eyJjaXRhdGlvbklEIjoiTUVOREVMRVlfQ0lUQVRJT05fOWQ5MjZmYTgtNjAxMS00ZjhjLWE3MDktYThmOTI0NTNhMzk2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quot;},{&quot;citationID&quot;:&quot;MENDELEY_CITATION_5048849f-3d14-4dec-bc82-346f2eadcc48&quot;,&quot;properties&quot;:{&quot;noteIndex&quot;:0},&quot;isEdited&quot;:false,&quot;manualOverride&quot;:{&quot;isManuallyOverridden&quot;:false,&quot;citeprocText&quot;:&quot;(65)&quot;,&quot;manualOverrideText&quot;:&quot;&quot;},&quot;citationItems&quot;:[{&quot;id&quot;:&quot;6fd88212-91e1-396d-a70c-ff917d0c5993&quot;,&quot;itemData&quot;:{&quot;type&quot;:&quot;article-journal&quot;,&quot;id&quot;:&quot;6fd88212-91e1-396d-a70c-ff917d0c5993&quot;,&quot;title&quot;:&quot;Evaluation of zero counts to better understand the discrepancies between bulk and single-cell RNA-Seq platforms&quot;,&quot;author&quot;:[{&quot;family&quot;:&quot;Zyla&quot;,&quot;given&quot;:&quot;Joanna&quot;,&quot;parse-names&quot;:false,&quot;dropping-particle&quot;:&quot;&quot;,&quot;non-dropping-particle&quot;:&quot;&quot;},{&quot;family&quot;:&quot;Papiez&quot;,&quot;given&quot;:&quot;Anna&quot;,&quot;parse-names&quot;:false,&quot;dropping-particle&quot;:&quot;&quot;,&quot;non-dropping-particle&quot;:&quot;&quot;},{&quot;family&quot;:&quot;Zhao&quot;,&quot;given&quot;:&quot;Jun&quot;,&quot;parse-names&quot;:false,&quot;dropping-particle&quot;:&quot;&quot;,&quot;non-dropping-particle&quot;:&quot;&quot;},{&quot;family&quot;:&quot;Qu&quot;,&quot;given&quot;:&quot;Rihao&quot;,&quot;parse-names&quot;:false,&quot;dropping-particle&quot;:&quot;&quot;,&quot;non-dropping-particle&quot;:&quot;&quot;},{&quot;family&quot;:&quot;Li&quot;,&quot;given&quot;:&quot;Xiaotong&quot;,&quot;parse-names&quot;:false,&quot;dropping-particle&quot;:&quot;&quot;,&quot;non-dropping-particle&quot;:&quot;&quot;},{&quot;family&quot;:&quot;Kluger&quot;,&quot;given&quot;:&quot;Yuval&quot;,&quot;parse-names&quot;:false,&quot;dropping-particle&quot;:&quot;&quot;,&quot;non-dropping-particle&quot;:&quot;&quot;},{&quot;family&quot;:&quot;Polanska&quot;,&quot;given&quot;:&quot;Joanna&quot;,&quot;parse-names&quot;:false,&quot;dropping-particle&quot;:&quot;&quot;,&quot;non-dropping-particle&quot;:&quot;&quot;},{&quot;family&quot;:&quot;Hatzis&quot;,&quot;given&quot;:&quot;Christos&quot;,&quot;parse-names&quot;:false,&quot;dropping-particle&quot;:&quot;&quot;,&quot;non-dropping-particle&quot;:&quot;&quot;},{&quot;family&quot;:&quot;Pusztai&quot;,&quot;given&quot;:&quot;Lajos&quot;,&quot;parse-names&quot;:false,&quot;dropping-particle&quot;:&quot;&quot;,&quot;non-dropping-particle&quot;:&quot;&quot;},{&quot;family&quot;:&quot;Marczyk&quot;,&quot;given&quot;:&quot;Michal&quot;,&quot;parse-names&quot;:false,&quot;dropping-particle&quot;:&quot;&quot;,&quot;non-dropping-particle&quot;:&quot;&quot;}],&quot;container-title&quot;:&quot;Computational and Structural Biotechnology Journal&quot;,&quot;container-title-short&quot;:&quot;Comput. Struct. Biotechnol. J.&quot;,&quot;accessed&quot;:{&quot;date-parts&quot;:[[2026,7,22]]},&quot;DOI&quot;:&quot;10.1016/J.CSBJ.2023.09.035&quot;,&quot;ISSN&quot;:&quot;20010370&quot;,&quot;PMID&quot;:&quot;37841335&quot;,&quot;URL&quot;:&quot;https://pmc.ncbi.nlm.nih.gov/articles/PMC10568495/&quot;,&quot;issued&quot;:{&quot;date-parts&quot;:[[2023,1,1]]},&quot;page&quot;:&quot;4663&quot;,&quot;abstract&quot;:&quot;Recent advances in sample preparation and sequencing technology have made it possible to profile the transcriptomes of individual cells using single-cell RNA sequencing (scRNA-Seq). Compared to bulk RNA-Seq data, single-cell data often contain a higher percentage of zero reads, mainly due to lower sequencing depth per cell, which affects mostly measurements of low-expression genes. However, discrepancies between platforms are observed regardless of expression level. Using four paired datasets with multiple samples each, we investigated technical and biological factors that can contribute to this expression shift. Using two separate machine learning models we found that, in addition to expression level, RNA integrity, gene or UTR3 length, and the number of transcripts potentially also influence the occurrence of zeros. These findings could enable the development of novel analytical methods for cross-platform expression shift correction. We also identified genes and biological pathways in our diverse datasets that consistently showed differences when assessed at the single cell versus bulk level to assist in interpreting analysis across transcriptomic platforms. At the gene level, 25 genes (0.12%) were found in all datasets as discordant, but at the pathway level, 7 pathways (2.02%) showed shared enrichment in discordant genes.&quot;,&quot;publisher&quot;:&quot;Elsevier B.V.&quot;,&quot;volume&quot;:&quot;21&quot;},&quot;isTemporary&quot;:false}],&quot;citationTag&quot;:&quot;MENDELEY_CITATION_v3_eyJjaXRhdGlvbklEIjoiTUVOREVMRVlfQ0lUQVRJT05fNTA0ODg0OWYtM2QxNC00ZGVjLWJjODItMzQ2ZjJlYWRjYzQ4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quot;},{&quot;citationID&quot;:&quot;MENDELEY_CITATION_87fd1f24-43ac-433a-a170-af5edc5eda4a&quot;,&quot;properties&quot;:{&quot;noteIndex&quot;:0},&quot;isEdited&quot;:false,&quot;manualOverride&quot;:{&quot;isManuallyOverridden&quot;:false,&quot;citeprocText&quot;:&quot;(69)&quot;,&quot;manualOverrideText&quot;:&quot;&quot;},&quot;citationItems&quot;:[{&quot;id&quot;:&quot;f531ea3d-bfc4-3b88-9572-384b6f7a0263&quot;,&quot;itemData&quot;:{&quot;type&quot;:&quot;article-journal&quot;,&quot;id&quot;:&quot;f531ea3d-bfc4-3b88-9572-384b6f7a0263&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7,22]]},&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Tag&quot;:&quot;MENDELEY_CITATION_v3_eyJjaXRhdGlvbklEIjoiTUVOREVMRVlfQ0lUQVRJT05fODdmZDFmMjQtNDNhYy00MzNhLWExNzAtYWY1ZWRjNWVkYTRhIiwicHJvcGVydGllcyI6eyJub3RlSW5kZXgiOjB9LCJpc0VkaXRlZCI6ZmFsc2UsIm1hbnVhbE92ZXJyaWRlIjp7ImlzTWFudWFsbHlPdmVycmlkZGVuIjpmYWxzZSwiY2l0ZXByb2NUZXh0IjoiKDY5KSIsIm1hbnVhbE92ZXJyaWRlVGV4dCI6IiJ9LCJjaXRhdGlvbkl0ZW1zIjpbeyJpZCI6ImY1MzFlYTNkLWJmYzQtM2I4OC05NTcyLTM4NGI2ZjdhMDI2MyIsIml0ZW1EYXRhIjp7InR5cGUiOiJhcnRpY2xlLWpvdXJuYWwiLCJpZCI6ImY1MzFlYTNkLWJmYzQtM2I4OC05NTcyLTM4NGI2ZjdhMDI2My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csMjJ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quot;},{&quot;citationID&quot;:&quot;MENDELEY_CITATION_b6dcc0b6-6cf7-4769-8700-c82afced1214&quot;,&quot;properties&quot;:{&quot;noteIndex&quot;:0},&quot;isEdited&quot;:false,&quot;manualOverride&quot;:{&quot;isManuallyOverridden&quot;:false,&quot;citeprocText&quot;:&quot;(18)&quot;,&quot;manualOverrideText&quot;:&quot;&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Tag&quot;:&quot;MENDELEY_CITATION_v3_eyJjaXRhdGlvbklEIjoiTUVOREVMRVlfQ0lUQVRJT05fYjZkY2MwYjYtNmNmNy00NzY5LTg3MDAtYzgyYWZjZWQxMjE0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quot;},{&quot;citationID&quot;:&quot;MENDELEY_CITATION_81518ec5-ca36-4e70-b4ee-c058ebca09ec&quot;,&quot;properties&quot;:{&quot;noteIndex&quot;:0},&quot;isEdited&quot;:false,&quot;manualOverride&quot;:{&quot;isManuallyOverridden&quot;:false,&quot;citeprocText&quot;:&quot;(70)&quot;,&quot;manualOverrideText&quot;:&quot;&quot;},&quot;citationItems&quot;:[{&quot;id&quot;:&quot;ba62d6b0-043f-391e-a4e6-ae4d05ecc28c&quot;,&quot;itemData&quot;:{&quot;type&quot;:&quot;article-journal&quot;,&quot;id&quot;:&quot;ba62d6b0-043f-391e-a4e6-ae4d05ecc28c&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7,22]]},&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Tag&quot;:&quot;MENDELEY_CITATION_v3_eyJjaXRhdGlvbklEIjoiTUVOREVMRVlfQ0lUQVRJT05fODE1MThlYzUtY2EzNi00ZTcwLWI0ZWUtYzA1OGViY2EwOWVjIiwicHJvcGVydGllcyI6eyJub3RlSW5kZXgiOjB9LCJpc0VkaXRlZCI6ZmFsc2UsIm1hbnVhbE92ZXJyaWRlIjp7ImlzTWFudWFsbHlPdmVycmlkZGVuIjpmYWxzZSwiY2l0ZXByb2NUZXh0IjoiKDcwKSIsIm1hbnVhbE92ZXJyaWRlVGV4dCI6IiJ9LCJjaXRhdGlvbkl0ZW1zIjpbeyJpZCI6ImJhNjJkNmIwLTA0M2YtMzkxZS1hNGU2LWFlNGQwNWVjYzI4YyIsIml0ZW1EYXRhIjp7InR5cGUiOiJhcnRpY2xlLWpvdXJuYWwiLCJpZCI6ImJhNjJkNmIwLTA0M2YtMzkxZS1hNGU2LWFlNGQwNWVjYzI4Yy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ywyMl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quot;},{&quot;citationID&quot;:&quot;MENDELEY_CITATION_40761292-4d32-4a4b-90a8-59f2024fc377&quot;,&quot;properties&quot;:{&quot;noteIndex&quot;:0},&quot;isEdited&quot;:false,&quot;manualOverride&quot;:{&quot;isManuallyOverridden&quot;:false,&quot;citeprocText&quot;:&quot;(71)&quot;,&quot;manualOverrideText&quot;:&quot;&quot;},&quot;citationItems&quot;:[{&quot;id&quot;:&quot;22558bf8-9965-38e7-8e45-ec403a3eb7e8&quot;,&quot;itemData&quot;:{&quot;type&quot;:&quot;article-journal&quot;,&quot;id&quot;:&quot;22558bf8-9965-38e7-8e45-ec403a3eb7e8&quot;,&quot;title&quot;:&quot;UMAP: Uniform Manifold Approximation and Proje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Saul&quot;,&quot;given&quot;:&quot;Nathaniel&quot;,&quot;parse-names&quot;:false,&quot;dropping-particle&quot;:&quot;&quot;,&quot;non-dropping-particle&quot;:&quot;&quot;},{&quot;family&quot;:&quot;Großberger&quot;,&quot;given&quot;:&quot;Lukas&quot;,&quot;parse-names&quot;:false,&quot;dropping-particle&quot;:&quot;&quot;,&quot;non-dropping-particle&quot;:&quot;&quot;}],&quot;container-title&quot;:&quot;Journal of Open Source Software&quot;,&quot;container-title-short&quot;:&quot;J. Open Source Softw.&quot;,&quot;accessed&quot;:{&quot;date-parts&quot;:[[2026,7,22]]},&quot;DOI&quot;:&quot;10.21105/JOSS.00861&quot;,&quot;ISSN&quot;:&quot;2475-9066&quot;,&quot;URL&quot;:&quot;https://joss.theoj.org/papers/10.21105/joss.00861&quot;,&quot;issued&quot;:{&quot;date-parts&quot;:[[2018,9,2]]},&quot;page&quot;:&quot;861&quot;,&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publisher&quot;:&quot;The Open Journal&quot;,&quot;issue&quot;:&quot;29&quot;,&quot;volume&quot;:&quot;3&quot;},&quot;isTemporary&quot;:false}],&quot;citationTag&quot;:&quot;MENDELEY_CITATION_v3_eyJjaXRhdGlvbklEIjoiTUVOREVMRVlfQ0lUQVRJT05fNDA3NjEyOTItNGQzMi00YTRiLTkwYTgtNTlmMjAyNGZjMzc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quot;},{&quot;citationID&quot;:&quot;MENDELEY_CITATION_64a6bc87-ea55-4296-8415-2a3ba4634ecc&quot;,&quot;properties&quot;:{&quot;noteIndex&quot;:0},&quot;isEdited&quot;:false,&quot;manualOverride&quot;:{&quot;isManuallyOverridden&quot;:false,&quot;citeprocText&quot;:&quot;(72)&quot;,&quot;manualOverrideText&quot;:&quot;&quot;},&quot;citationItems&quot;:[{&quot;id&quot;:&quot;c15b2967-8840-3dda-8744-07bb3f71c0d3&quot;,&quot;itemData&quot;:{&quot;type&quot;:&quot;article-journal&quot;,&quot;id&quot;:&quot;c15b2967-8840-3dda-8744-07bb3f71c0d3&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7,22]]},&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Tag&quot;:&quot;MENDELEY_CITATION_v3_eyJjaXRhdGlvbklEIjoiTUVOREVMRVlfQ0lUQVRJT05fNjRhNmJjODctZWE1NS00Mjk2LTg0MTUtMmEzYmE0NjM0ZWNjIiwicHJvcGVydGllcyI6eyJub3RlSW5kZXgiOjB9LCJpc0VkaXRlZCI6ZmFsc2UsIm1hbnVhbE92ZXJyaWRlIjp7ImlzTWFudWFsbHlPdmVycmlkZGVuIjpmYWxzZSwiY2l0ZXByb2NUZXh0IjoiKDcyKSIsIm1hbnVhbE92ZXJyaWRlVGV4dCI6IiJ9LCJjaXRhdGlvbkl0ZW1zIjpbeyJpZCI6ImMxNWIyOTY3LTg4NDAtM2RkYS04NzQ0LTA3YmIzZjcxYzBkMyIsIml0ZW1EYXRhIjp7InR5cGUiOiJhcnRpY2xlLWpvdXJuYWwiLCJpZCI6ImMxNWIyOTY3LTg4NDAtM2RkYS04NzQ0LTA3YmIzZjcxYzBkMy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csMjJ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quot;},{&quot;citationID&quot;:&quot;MENDELEY_CITATION_699891ff-02fc-42c0-b64c-8d5311e9f5b1&quot;,&quot;properties&quot;:{&quot;noteIndex&quot;:0},&quot;isEdited&quot;:false,&quot;manualOverride&quot;:{&quot;isManuallyOverridden&quot;:false,&quot;citeprocText&quot;:&quot;(73)&quot;,&quot;manualOverrideText&quot;:&quot;&quot;},&quot;citationItems&quot;:[{&quot;id&quot;:&quot;1b420833-53cc-3a34-ab00-ebf897e29f4a&quot;,&quot;itemData&quot;:{&quot;type&quot;:&quot;article-journal&quot;,&quot;id&quot;:&quot;1b420833-53cc-3a34-ab00-ebf897e29f4a&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7,22]]},&quot;DOI&quot;:&quot;10.1109/MCSE.2007.55&quot;,&quot;ISSN&quot;:&quot;15219615&quot;,&quot;URL&quot;:&quot;https://ieeexplore.ieee.org/document/4160265/figures#figures&quot;,&quot;issued&quot;:{&quot;date-parts&quot;:[[2007]]},&quot;page&quot;:&quot;90-95&quot;,&quot;publisher&quot;:&quot;IEEE Computer Society&quot;,&quot;issue&quot;:&quot;3&quot;,&quot;volume&quot;:&quot;9&quot;},&quot;isTemporary&quot;:false}],&quot;citationTag&quot;:&quot;MENDELEY_CITATION_v3_eyJjaXRhdGlvbklEIjoiTUVOREVMRVlfQ0lUQVRJT05fNjk5ODkxZmYtMDJmYy00MmMwLWI2NGMtOGQ1MzExZTlmNWIxIiwicHJvcGVydGllcyI6eyJub3RlSW5kZXgiOjB9LCJpc0VkaXRlZCI6ZmFsc2UsIm1hbnVhbE92ZXJyaWRlIjp7ImlzTWFudWFsbHlPdmVycmlkZGVuIjpmYWxzZSwiY2l0ZXByb2NUZXh0IjoiKDczKSIsIm1hbnVhbE92ZXJyaWRlVGV4dCI6IiJ9LCJjaXRhdGlvbkl0ZW1zIjpbeyJpZCI6IjFiNDIwODMzLTUzY2MtM2EzNC1hYjAwLWViZjg5N2UyOWY0YSIsIml0ZW1EYXRhIjp7InR5cGUiOiJhcnRpY2xlLWpvdXJuYWwiLCJpZCI6IjFiNDIwODMzLTUzY2MtM2EzNC1hYjAwLWViZjg5N2UyOWY0YS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ywyMl1dfSwiRE9JIjoiMTAuMTEwOS9NQ1NFLjIwMDcuNTUiLCJJU1NOIjoiMTUyMTk2MTUiLCJVUkwiOiJodHRwczovL2llZWV4cGxvcmUuaWVlZS5vcmcvZG9jdW1lbnQvNDE2MDI2NS9maWd1cmVzI2ZpZ3VyZXMiLCJpc3N1ZWQiOnsiZGF0ZS1wYXJ0cyI6W1syMDA3XV19LCJwYWdlIjoiOTAtOTUiLCJwdWJsaXNoZXIiOiJJRUVFIENvbXB1dGVyIFNvY2lldHkiLCJpc3N1ZSI6IjMiLCJ2b2x1bWUiOiI5In0sImlzVGVtcG9yYXJ5IjpmYWxzZX1dfQ==&quot;},{&quot;citationID&quot;:&quot;MENDELEY_CITATION_f6c65080-a28f-49aa-9ac2-1e7e12d94620&quot;,&quot;properties&quot;:{&quot;noteIndex&quot;:0},&quot;isEdited&quot;:false,&quot;manualOverride&quot;:{&quot;isManuallyOverridden&quot;:false,&quot;citeprocText&quot;:&quot;(18)&quot;,&quot;manualOverrideText&quot;:&quot;&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Tag&quot;:&quot;MENDELEY_CITATION_v3_eyJjaXRhdGlvbklEIjoiTUVOREVMRVlfQ0lUQVRJT05fZjZjNjUwODAtYTI4Zi00OWFhLTlhYzItMWU3ZTEyZDk0NjIw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quot;},{&quot;citationID&quot;:&quot;MENDELEY_CITATION_edc9074c-84cc-406a-a851-1527e5954137&quot;,&quot;properties&quot;:{&quot;noteIndex&quot;:0},&quot;isEdited&quot;:false,&quot;manualOverride&quot;:{&quot;isManuallyOverridden&quot;:false,&quot;citeprocText&quot;:&quot;(71)&quot;,&quot;manualOverrideText&quot;:&quot;&quot;},&quot;citationItems&quot;:[{&quot;id&quot;:&quot;22558bf8-9965-38e7-8e45-ec403a3eb7e8&quot;,&quot;itemData&quot;:{&quot;type&quot;:&quot;article-journal&quot;,&quot;id&quot;:&quot;22558bf8-9965-38e7-8e45-ec403a3eb7e8&quot;,&quot;title&quot;:&quot;UMAP: Uniform Manifold Approximation and Proje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Saul&quot;,&quot;given&quot;:&quot;Nathaniel&quot;,&quot;parse-names&quot;:false,&quot;dropping-particle&quot;:&quot;&quot;,&quot;non-dropping-particle&quot;:&quot;&quot;},{&quot;family&quot;:&quot;Großberger&quot;,&quot;given&quot;:&quot;Lukas&quot;,&quot;parse-names&quot;:false,&quot;dropping-particle&quot;:&quot;&quot;,&quot;non-dropping-particle&quot;:&quot;&quot;}],&quot;container-title&quot;:&quot;Journal of Open Source Software&quot;,&quot;container-title-short&quot;:&quot;J. Open Source Softw.&quot;,&quot;accessed&quot;:{&quot;date-parts&quot;:[[2026,7,22]]},&quot;DOI&quot;:&quot;10.21105/JOSS.00861&quot;,&quot;ISSN&quot;:&quot;2475-9066&quot;,&quot;URL&quot;:&quot;https://joss.theoj.org/papers/10.21105/joss.00861&quot;,&quot;issued&quot;:{&quot;date-parts&quot;:[[2018,9,2]]},&quot;page&quot;:&quot;861&quot;,&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publisher&quot;:&quot;The Open Journal&quot;,&quot;issue&quot;:&quot;29&quot;,&quot;volume&quot;:&quot;3&quot;},&quot;isTemporary&quot;:false}],&quot;citationTag&quot;:&quot;MENDELEY_CITATION_v3_eyJjaXRhdGlvbklEIjoiTUVOREVMRVlfQ0lUQVRJT05fZWRjOTA3NGMtODRjYy00MDZhLWE4NTEtMTUyN2U1OTU0MTM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quot;},{&quot;citationID&quot;:&quot;MENDELEY_CITATION_d43bd4f7-c88d-4a2e-b861-7abe4a66d5ee&quot;,&quot;properties&quot;:{&quot;noteIndex&quot;:0},&quot;isEdited&quot;:false,&quot;manualOverride&quot;:{&quot;isManuallyOverridden&quot;:false,&quot;citeprocText&quot;:&quot;(74)&quot;,&quot;manualOverrideText&quot;:&quot;&quot;},&quot;citationItems&quot;:[{&quot;id&quot;:&quot;8cdea274-efe4-3a9a-9bed-58ba9082c848&quot;,&quot;itemData&quot;:{&quot;type&quot;:&quot;webpage&quot;,&quot;id&quot;:&quot;8cdea274-efe4-3a9a-9bed-58ba9082c848&quot;,&quot;title&quot;:&quot;Figma: The collaborative canvas for design, code, and AI&quot;,&quot;accessed&quot;:{&quot;date-parts&quot;:[[2026,7,22]]},&quot;URL&quot;:&quot;https://www.figma.com/&quot;,&quot;container-title-short&quot;:&quot;&quot;},&quot;isTemporary&quot;:false}],&quot;citationTag&quot;:&quot;MENDELEY_CITATION_v3_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&quot;},{&quot;citationID&quot;:&quot;MENDELEY_CITATION_82fa24e7-ceca-4753-b549-943bb800aa9f&quot;,&quot;properties&quot;:{&quot;noteIndex&quot;:0},&quot;isEdited&quot;:false,&quot;manualOverride&quot;:{&quot;isManuallyOverridden&quot;:false,&quot;citeprocText&quot;:&quot;(75)&quot;,&quot;manualOverrideText&quot;:&quot;&quot;},&quot;citationItems&quot;:[{&quot;id&quot;:&quot;9ce0be48-b05a-3f14-8bcd-0622d1b7e62c&quot;,&quot;itemData&quot;:{&quot;type&quot;:&quot;article-journal&quot;,&quot;id&quot;:&quot;9ce0be48-b05a-3f14-8bcd-0622d1b7e62c&quot;,&quot;title&quot;:&quot;Generalising Ward’s Method for Use with Manhattan Distances&quot;,&quot;author&quot;:[{&quot;family&quot;:&quot;Strauss&quot;,&quot;given&quot;:&quot;Trudie&quot;,&quot;parse-names&quot;:false,&quot;dropping-particle&quot;:&quot;&quot;,&quot;non-dropping-particle&quot;:&quot;&quot;},{&quot;family&quot;:&quot;Maltitz&quot;,&quot;given&quot;:&quot;Michael Johan&quot;,&quot;parse-names&quot;:false,&quot;dropping-particle&quot;:&quot;&quot;,&quot;non-dropping-particle&quot;:&quot;Von&quot;}],&quot;container-title&quot;:&quot;PLoS ONE&quot;,&quot;container-title-short&quot;:&quot;PLoS One&quot;,&quot;accessed&quot;:{&quot;date-parts&quot;:[[2026,7,22]]},&quot;DOI&quot;:&quot;10.1371/JOURNAL.PONE.0168288&quot;,&quot;ISSN&quot;:&quot;19326203&quot;,&quot;PMID&quot;:&quot;28085891&quot;,&quot;URL&quot;:&quot;https://pmc.ncbi.nlm.nih.gov/articles/PMC5235383/&quot;,&quot;issued&quot;:{&quot;date-parts&quot;:[[2017,1,1]]},&quot;page&quot;:&quot;e0168288&quot;,&quot;abstract&quot;:&quot;The claim that Ward's linkage algorithm in hierarchical clustering is limited to use with Euclidean distances is investigated. In this paper, Ward's clustering algorithm is generalised to use with l1 norm or Manhattan distances. We argue that the generalisation of Ward's linkage method to incorporate Manhattan distances is theoretically sound and provide an example of where this method outperforms the method using Euclidean distances. As an application, we perform statistical analyses on languages using methods normally applied to biology and genetic classification. We aim to quantify differences in character traits between languages and use a statistical language signature based on relative bi-gram (sequence of two letters) frequencies to calculate a distance matrix between 32 Indo-European languages. We then use Ward's method of hierarchical clustering to classify the languages, using the Euclidean distance and the Manhattan distance. Results obtained from using the different distance metrics are compared to show that the Ward's algorithm characteristic of minimising intra-cluster variation and maximising inter-cluster variation is not violated when using the Manhattan metric.&quot;,&quot;publisher&quot;:&quot;Public Library of Science&quot;,&quot;issue&quot;:&quot;1&quot;,&quot;volume&quot;:&quot;12&quot;},&quot;isTemporary&quot;:false}],&quot;citationTag&quot;:&quot;MENDELEY_CITATION_v3_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&quot;},{&quot;citationID&quot;:&quot;MENDELEY_CITATION_442c1a5f-dca8-4e1c-9bb8-44225570612c&quot;,&quot;properties&quot;:{&quot;noteIndex&quot;:0},&quot;isEdited&quot;:false,&quot;manualOverride&quot;:{&quot;isManuallyOverridden&quot;:false,&quot;citeprocText&quot;:&quot;(76, 77)&quot;,&quot;manualOverrideText&quot;:&quot;&quot;},&quot;citationItems&quot;:[{&quot;id&quot;:&quot;7c51154d-6bb7-34cb-a702-e57c4fef473f&quot;,&quot;itemData&quot;:{&quot;type&quot;:&quot;article-journal&quot;,&quot;id&quot;:&quot;7c51154d-6bb7-34cb-a702-e57c4fef473f&quot;,&quot;title&quot;:&quot;pandas-dev/pandas: Pandas&quot;,&quot;author&quot;:[{&quot;family&quot;:&quot;team&quot;,&quot;given&quot;:&quot;The pandas development&quot;,&quot;parse-names&quot;:false,&quot;dropping-particle&quot;:&quot;&quot;,&quot;non-dropping-particle&quot;:&quot;&quot;}],&quot;accessed&quot;:{&quot;date-parts&quot;:[[2026,7,22]]},&quot;DOI&quot;:&quot;10.5281/ZENODO.17229934&quot;,&quot;URL&quot;:&quot;https://zenodo.org/records/17229934&quot;,&quot;container-title-short&quot;:&quot;&quot;},&quot;isTemporary&quot;:false},{&quot;id&quot;:&quot;1643b7e0-49a5-3221-912d-5e825b5bbc23&quot;,&quot;itemData&quot;:{&quot;type&quot;:&quot;article-journal&quot;,&quot;id&quot;:&quot;1643b7e0-49a5-3221-912d-5e825b5bbc23&quot;,&quot;title&quot;:&quot;Data Structures for Statistical Computing in Python&quot;,&quot;author&quot;:[{&quot;family&quot;:&quot;Mckinney&quot;,&quot;given&quot;:&quot;Wes&quot;,&quot;parse-names&quot;:false,&quot;dropping-particle&quot;:&quot;&quot;,&quot;non-dropping-particle&quot;:&quot;&quot;}],&quot;accessed&quot;:{&quot;date-parts&quot;:[[2026,7,22]]},&quot;issued&quot;:{&quot;date-parts&quot;:[[2010]]},&quot;abstract&quot;:&quot;In this paper we are concerned with the practical issues of working with data sets common to finance, statistics, and other related fields. pandas is a new library which aims to facilitate working with these data sets and to provide a set of fundamental building blocks for implementing statistical models. We will discuss specific design issues encountered in the course of developing pandas with relevant examples and some comparisons with the R language. We conclude by discussing possible future directions for statistical computing and data analysis using Python.&quot;,&quot;container-title-short&quot;:&quot;&quot;},&quot;isTemporary&quot;:false}],&quot;citationTag&quot;:&quot;MENDELEY_CITATION_v3_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&quot;},{&quot;citationID&quot;:&quot;MENDELEY_CITATION_2c133b4d-756f-432d-9f4d-2778676ffd2e&quot;,&quot;properties&quot;:{&quot;noteIndex&quot;:0},&quot;isEdited&quot;:false,&quot;manualOverride&quot;:{&quot;isManuallyOverridden&quot;:false,&quot;citeprocText&quot;:&quot;(78)&quot;,&quot;manualOverrideText&quot;:&quot;&quot;},&quot;citationItems&quot;:[{&quot;id&quot;:&quot;990b2bf2-7368-3b5c-9bbd-35017aa9ff0e&quot;,&quot;itemData&quot;:{&quot;type&quot;:&quot;article-journal&quot;,&quot;id&quot;:&quot;990b2bf2-7368-3b5c-9bbd-35017aa9ff0e&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7,22]]},&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Tag&quot;:&quot;MENDELEY_CITATION_v3_eyJjaXRhdGlvbklEIjoiTUVOREVMRVlfQ0lUQVRJT05fMmMxMzNiNGQtNzU2Zi00MzJkLTlmNGQtMjc3ODY3NmZmZDJlIiwicHJvcGVydGllcyI6eyJub3RlSW5kZXgiOjB9LCJpc0VkaXRlZCI6ZmFsc2UsIm1hbnVhbE92ZXJyaWRlIjp7ImlzTWFudWFsbHlPdmVycmlkZGVuIjpmYWxzZSwiY2l0ZXByb2NUZXh0IjoiKDc4KSIsIm1hbnVhbE92ZXJyaWRlVGV4dCI6IiJ9LCJjaXRhdGlvbkl0ZW1zIjpbeyJpZCI6Ijk5MGIyYmYyLTczNjgtM2I1Yy05YmJkLTM1MDE3YWE5ZmYwZSIsIml0ZW1EYXRhIjp7InR5cGUiOiJhcnRpY2xlLWpvdXJuYWwiLCJpZCI6Ijk5MGIyYmYyLTczNjgtM2I1Yy05YmJkLTM1MDE3YWE5ZmYwZS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csMjJ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quot;},{&quot;citationID&quot;:&quot;MENDELEY_CITATION_8cf52605-0c75-4874-bf89-6b344048b4ea&quot;,&quot;properties&quot;:{&quot;noteIndex&quot;:0},&quot;isEdited&quot;:false,&quot;manualOverride&quot;:{&quot;isManuallyOverridden&quot;:false,&quot;citeprocText&quot;:&quot;(79)&quot;,&quot;manualOverrideText&quot;:&quot;&quot;},&quot;citationItems&quot;:[{&quot;id&quot;:&quot;24b242bf-6f1c-3623-a675-260f88cdd594&quot;,&quot;itemData&quot;:{&quot;type&quot;:&quot;article-journal&quot;,&quot;id&quot;:&quot;24b242bf-6f1c-3623-a675-260f88cdd594&quot;,&quot;title&quot;:&quot;Dive into Claude Code: The Design Space of Today's and Future AI Agent Systems&quot;,&quot;author&quot;:[{&quot;family&quot;:&quot;Liu&quot;,&quot;given&quot;:&quot;Jiacheng&quot;,&quot;parse-names&quot;:false,&quot;dropping-particle&quot;:&quot;&quot;,&quot;non-dropping-particle&quot;:&quot;&quot;},{&quot;family&quot;:&quot;Zhao&quot;,&quot;given&quot;:&quot;Xiaohan&quot;,&quot;parse-names&quot;:false,&quot;dropping-particle&quot;:&quot;&quot;,&quot;non-dropping-particle&quot;:&quot;&quot;},{&quot;family&quot;:&quot;Shang&quot;,&quot;given&quot;:&quot;Xinyi&quot;,&quot;parse-names&quot;:false,&quot;dropping-particle&quot;:&quot;&quot;,&quot;non-dropping-particle&quot;:&quot;&quot;},{&quot;family&quot;:&quot;Shen&quot;,&quot;given&quot;:&quot;Zhiqiang&quot;,&quot;parse-names&quot;:false,&quot;dropping-particle&quot;:&quot;&quot;,&quot;non-dropping-particle&quot;:&quot;&quot;}],&quot;accessed&quot;:{&quot;date-parts&quot;:[[2026,7,22]]},&quot;URL&quot;:&quot;https://arxiv.org/pdf/2604.14228&quot;,&quot;issued&quot;:{&quot;date-parts&quot;:[[2026,4,14]]},&quot;abstract&quot;:&quot;Claude Code is an agentic coding tool that can run shell commands, edit files, and call external services on behalf of the user. This study describes its architecture by analyzing the publicly available source code and comparing it with two independent open-source AI agent systems, OpenClaw and Hermes Agent, that answer many of similar or even the same design questions. Our analysis identifies five human values, philosophies, and needs that motivate the architecture: human decision authority, safety, security, and privacy, reliable execution, capability amplification, and contextual adaptability. We then trace them through thirteen design principles to implementation choices. The core of the system is a simple while-loop that calls the model, runs tools, and repeats. Most of the code, however, lives in the systems around this loop: a permission system with seven modes and an ML-based classifier, a five-layer compaction pipeline for context management, four extensibility mechanisms (MCP, plugins, skills, and hooks), a subagent delegation and orchestration mechanism, and append-oriented session storage. Comparisons with OpenClaw and Hermes Agent show that the same design questions produce different answers across three deployment contexts. Claude Code emphasizes per-action safety, OpenClaw emphasizes perimeter-level access, and Hermes renders per-action approvals across many surfaces. At the runtime layer, Claude Code uses a single CLI loop, OpenClaw embeds the runtime within a gateway control plane, and Hermes uses one process whose role is set by its entry point. At the context and extension layer, Claude Code extends the context window, OpenClaw registers gateway-wide capabilities, and Hermes provides pluggable memory and model backends. We finally identify six open design directions for future agent systems, grounded in recent empirical, architectural, and policy literature.&quot;,&quot;container-title-short&quot;:&quot;&quot;},&quot;isTemporary&quot;:false}],&quot;citationTag&quot;:&quot;MENDELEY_CITATION_v3_eyJjaXRhdGlvbklEIjoiTUVOREVMRVlfQ0lUQVRJT05fOGNmNTI2MDUtMGM3NS00ODc0LWJmODktNmIzNDQwNDhiNGVh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quot;},{&quot;citationID&quot;:&quot;MENDELEY_CITATION_2ed528b5-7cc1-48ee-b6cb-a6a03e0eb2bb&quot;,&quot;properties&quot;:{&quot;noteIndex&quot;:0},&quot;isEdited&quot;:false,&quot;manualOverride&quot;:{&quot;isManuallyOverridden&quot;:false,&quot;citeprocText&quot;:&quot;(80)&quot;,&quot;manualOverrideText&quot;:&quot;&quot;},&quot;citationItems&quot;:[{&quot;id&quot;:&quot;b2753b8e-8255-3cb2-8cd8-f83ea6018964&quot;,&quot;itemData&quot;:{&quot;type&quot;:&quot;article-journal&quot;,&quot;id&quot;:&quot;b2753b8e-8255-3cb2-8cd8-f83ea6018964&quot;,&quot;title&quot;:&quot;Generating credible referenced medical research: A comparative study of openAI's GPT-4 and Google's gemini&quot;,&quot;author&quot;:[{&quot;family&quot;:&quot;Omar&quot;,&quot;given&quot;:&quot;Mahmud&quot;,&quot;parse-names&quot;:false,&quot;dropping-particle&quot;:&quot;&quot;,&quot;non-dropping-particle&quot;:&quot;&quot;},{&quot;family&quot;:&quot;Nassar&quot;,&quot;given&quot;:&quot;Saleh&quot;,&quot;parse-names&quot;:false,&quot;dropping-particle&quot;:&quot;&quot;,&quot;non-dropping-particle&quot;:&quot;&quot;},{&quot;family&quot;:&quot;Hijazi&quot;,&quot;given&quot;:&quot;Kareem&quot;,&quot;parse-names&quot;:false,&quot;dropping-particle&quot;:&quot;&quot;,&quot;non-dropping-particle&quot;:&quot;&quot;},{&quot;family&quot;:&quot;Glicksberg&quot;,&quot;given&quot;:&quot;Benjamin S.&quot;,&quot;parse-names&quot;:false,&quot;dropping-particle&quot;:&quot;&quot;,&quot;non-dropping-particle&quot;:&quot;&quot;},{&quot;family&quot;:&quot;Nadkarni&quot;,&quot;given&quot;:&quot;Girish N.&quot;,&quot;parse-names&quot;:false,&quot;dropping-particle&quot;:&quot;&quot;,&quot;non-dropping-particle&quot;:&quot;&quot;},{&quot;family&quot;:&quot;Klang&quot;,&quot;given&quot;:&quot;Eyal&quot;,&quot;parse-names&quot;:false,&quot;dropping-particle&quot;:&quot;&quot;,&quot;non-dropping-particle&quot;:&quot;&quot;}],&quot;container-title&quot;:&quot;Computers in Biology and Medicine&quot;,&quot;container-title-short&quot;:&quot;Comput. Biol. Med.&quot;,&quot;accessed&quot;:{&quot;date-parts&quot;:[[2026,7,22]]},&quot;DOI&quot;:&quot;10.1016/J.COMPBIOMED.2024.109545&quot;,&quot;ISSN&quot;:&quot;0010-4825&quot;,&quot;PMID&quot;:&quot;39667055&quot;,&quot;URL&quot;:&quot;https://www.sciencedirect.com/science/article/pii/S0010482524016305&quot;,&quot;issued&quot;:{&quot;date-parts&quot;:[[2025,2,1]]},&quot;page&quot;:&quot;109545&quot;,&quot;abstract&quot;:&quot;Background: Amidst the increasing use of AI in medical research, this study specifically aims to assess and compare the accuracy and credibility of openAI's GPT-4 and Google's Gemini in their ability to generate medical research introductions, focusing on the precision and reliability of their citations across five medical fields. Methods: We compared the two models, OpenAI's GPT-4 and Google's Gemini Ultra, across five medical fields, focusing on the credibility and accuracy of citations, alongside the analysis of introduction length and unreferenced data. Results: Gemini outperformed GPT-4 in reference precision. Gemini's references showed 77.2 % correctness and 68.0 % accuracy, compared to GPT-4's 54.0 % correctness and 49.2 % accuracy (p &lt; 0.001 for both). This 23.2 percentage point difference in correctness and 18.8 in accuracy represents an improvement in citation reliability. GPT-4 generated longer introductions (332.4 ± 52.1 words vs. Gemini's 256.4 ± 39.1 words, p &lt; 0.001) but included more unreferenced facts and assumptions (1.6 ± 1.2 vs. 1.2 ± 1.06 instances, p = 0.001). Conclusion: While Gemini demonstrates significantly superior performance in generating credible and accurate references for medical research introductions, both models produced fabricated evidence, limiting their reliability for reference searching. This snapshot comparison of two prominent AI models highlights the potential and limitations of AI in academic content creation. The findings underscore the critical need for verification of AI-generated academic content and call for ongoing research into evolving AI models and their applications in scientific writing.&quot;,&quot;publisher&quot;:&quot;Pergamon&quot;,&quot;volume&quot;:&quot;185&quot;},&quot;isTemporary&quot;:false}],&quot;citationTag&quot;:&quot;MENDELEY_CITATION_v3_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&quot;},{&quot;citationID&quot;:&quot;MENDELEY_CITATION_f3fc8f0e-95f0-4c58-ae90-78740fee6de6&quot;,&quot;properties&quot;:{&quot;noteIndex&quot;:0},&quot;isEdited&quot;:false,&quot;manualOverride&quot;:{&quot;isManuallyOverridden&quot;:false,&quot;citeprocText&quot;:&quot;(81)&quot;,&quot;manualOverrideText&quot;:&quot;&quot;},&quot;citationItems&quot;:[{&quot;id&quot;:&quot;dfb50d2e-75f5-3666-905e-b2fabfa84c60&quot;,&quot;itemData&quot;:{&quot;type&quot;:&quot;article-journal&quot;,&quot;id&quot;:&quot;dfb50d2e-75f5-3666-905e-b2fabfa84c60&quot;,&quot;title&quot;:&quot;Classifying Germinal Center Derived Lymphomas—Navigate a Complex Transcriptional Landscape&quot;,&quot;author&quot;:[{&quot;family&quot;:&quot;Loeffler-Wirth&quot;,&quot;given&quot;:&quot;Henry&quot;,&quot;parse-names&quot;:false,&quot;dropping-particle&quot;:&quot;&quot;,&quot;non-dropping-particle&quot;:&quot;&quot;},{&quot;family&quot;:&quot;Kreuz&quot;,&quot;given&quot;:&quot;Markus&quot;,&quot;parse-names&quot;:false,&quot;dropping-particle&quot;:&quot;&quot;,&quot;non-dropping-particle&quot;:&quot;&quot;},{&quot;family&quot;:&quot;Schmidt&quot;,&quot;given&quot;:&quot;Maria&quot;,&quot;parse-names&quot;:false,&quot;dropping-particle&quot;:&quot;&quot;,&quot;non-dropping-particle&quot;:&quot;&quot;},{&quot;family&quot;:&quot;Ott&quot;,&quot;given&quot;:&quot;German&quot;,&quot;parse-names&quot;:false,&quot;dropping-particle&quot;:&quot;&quot;,&quot;non-dropping-particle&quot;:&quot;&quot;},{&quot;family&quot;:&quot;Siebert&quot;,&quot;given&quot;:&quot;Reiner&quot;,&quot;parse-names&quot;:false,&quot;dropping-particle&quot;:&quot;&quot;,&quot;non-dropping-particle&quot;:&quot;&quot;},{&quot;family&quot;:&quot;Binder&quot;,&quot;given&quot;:&quot;Hans&quot;,&quot;parse-names&quot;:false,&quot;dropping-particle&quot;:&quot;&quot;,&quot;non-dropping-particle&quot;:&quot;&quot;}],&quot;container-title&quot;:&quot;Cancers&quot;,&quot;container-title-short&quot;:&quot;Cancers (Basel).&quot;,&quot;accessed&quot;:{&quot;date-parts&quot;:[[2026,7,22]]},&quot;DOI&quot;:&quot;10.3390/CANCERS14143434&quot;,&quot;ISSN&quot;:&quot;20726694&quot;,&quot;PMID&quot;:&quot;35884496&quot;,&quot;URL&quot;:&quot;https://pmc.ncbi.nlm.nih.gov/articles/PMC9321060/&quot;,&quot;issued&quot;:{&quot;date-parts&quot;:[[2022,7,1]]},&quot;page&quot;:&quot;3434&quot;,&quot;abstract&quot;:&quot;Classification of lymphoid neoplasms is based mainly on histologic, immunologic, and (rarer) genetic features. It has been supplemented by gene expression profiling (GEP) in the last decade. Despite the considerable success, particularly in associating lymphoma subtypes with specific transcriptional programs and classifier signatures of up- or downregulated genes, competing molecular classifiers were often proposed in the literature by different groups for the same classification tasks to distinguish, e.g., BL versus DLBCL or different DLBCL subtypes. Moreover, rarer sub-entities such as MYC and BCL2 “double hit lymphomas” (DHL), IRF4-rearranged large cell lymphoma (IRF4-LCL), and Burkitt-like lymphomas with 11q aberration pattern (mnBLL-11q) attracted interest while their relatedness regarding the major classes is still unclear in many respects. We explored the transcriptional landscape of 873 lymphomas referring to a wide spectrum of subtypes by applying self-organizing maps (SOM) machine learning. The landscape reveals a continuum of transcriptional states activated in the different subtypes without clear-cut borderlines between them and preventing their unambiguous classification. These states show striking parallels with single cell gene expression of the active germinal center (GC), which is characterized by the cyclic progression of B-cells. The expression patterns along the GC trajectory are discriminative for distinguishing different lymphoma subtypes. We show that the rare subtypes take intermediate positions between BL, DLBCL, and FL as considered by the 5th edition of the WHO classification of haemato-lymphoid tumors in 2022. Classifier gene signatures extracted from these states as modules of coregulated genes are competitive with literature classifiers. They provide functional-defined classifiers with the option of consenting redundant classifiers from the literature. We discuss alternative classification schemes of different granularity and functional impact as possible avenues toward personalization and improved diagnostics of GC-derived lymphomas.&quot;,&quot;publisher&quot;:&quot;MDPI&quot;,&quot;issue&quot;:&quot;14&quot;,&quot;volume&quot;:&quot;14&quot;},&quot;isTemporary&quot;:false}],&quot;citationTag&quot;:&quot;MENDELEY_CITATION_v3_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&quot;},{&quot;citationID&quot;:&quot;MENDELEY_CITATION_7fc4f910-c69f-4e26-b558-b86cc3157e6b&quot;,&quot;properties&quot;:{&quot;noteIndex&quot;:0},&quot;isEdited&quot;:false,&quot;manualOverride&quot;:{&quot;isManuallyOverridden&quot;:false,&quot;citeprocText&quot;:&quot;(19)&quot;,&quot;manualOverrideText&quot;:&quot;&quot;},&quot;citationItems&quot;:[{&quot;id&quot;:&quot;774a1823-6202-3314-86f1-7a04e77350e4&quot;,&quot;itemData&quot;:{&quot;type&quot;:&quot;article-journal&quot;,&quot;id&quot;:&quot;774a1823-6202-3314-86f1-7a04e77350e4&quot;,&quot;title&quot;:&quot;Matrix Completion and Low-Rank SVD via Fast Alternating Least Squares&quot;,&quot;author&quot;:[{&quot;family&quot;:&quot;Hastie&quot;,&quot;given&quot;:&quot;Trevor&quot;,&quot;parse-names&quot;:false,&quot;dropping-particle&quot;:&quot;&quot;,&quot;non-dropping-particle&quot;:&quot;&quot;},{&quot;family&quot;:&quot;Mazumder&quot;,&quot;given&quot;:&quot;Rahul&quot;,&quot;parse-names&quot;:false,&quot;dropping-particle&quot;:&quot;&quot;,&quot;non-dropping-particle&quot;:&quot;&quot;},{&quot;family&quot;:&quot;Lee&quot;,&quot;given&quot;:&quot;Jason D.&quot;,&quot;parse-names&quot;:false,&quot;dropping-particle&quot;:&quot;&quot;,&quot;non-dropping-particle&quot;:&quot;&quot;},{&quot;family&quot;:&quot;Zadeh&quot;,&quot;given&quot;:&quot;Reza&quot;,&quot;parse-names&quot;:false,&quot;dropping-particle&quot;:&quot;&quot;,&quot;non-dropping-particle&quot;:&quot;&quot;}],&quot;container-title&quot;:&quot;Journal of machine learning research : JMLR&quot;,&quot;container-title-short&quot;:&quot;J. Mach. Learn. Res.&quot;,&quot;accessed&quot;:{&quot;date-parts&quot;:[[2026,7,19]]},&quot;ISSN&quot;:&quot;15337928&quot;,&quot;PMID&quot;:&quot;31130828&quot;,&quot;URL&quot;:&quot;https://pmc.ncbi.nlm.nih.gov/articles/PMC6530939/&quot;,&quot;issued&quot;:{&quot;date-parts&quot;:[[2015,12,1]]},&quot;page&quot;:&quot;3367&quot;,&quot;abstract&quot;:&quot;The matrix-completion problem has attracted a lot of attention, largely as a result of the celebrated Netix competition. Two popular approaches for solving the problem are nuclear-norm-regularized matrix approximation (Candès and Tao, 2009; Mazumder et al., 2010), and maximum-margin matrix factorization (Srebro et al., 2005). These two procedures are in some cases solving equivalent problems, but with quite different algorithms. In this article we bring the two approaches together, leading to an efficient algorithm for large matrix factorization and completion that outperforms both of these. We develop a software package softImpute in R for implementing our approaches, and a distributed version for very large matrices using the Spark cluster programming environment.&quot;,&quot;publisher&quot;:&quot;Microtome Publishing&quot;,&quot;volume&quot;:&quot;16&quot;},&quot;isTemporary&quot;:false}],&quot;citationTag&quot;:&quot;MENDELEY_CITATION_v3_eyJjaXRhdGlvbklEIjoiTUVOREVMRVlfQ0lUQVRJT05fN2ZjNGY5MTAtYzY5Zi00ZTI2LWI1NTgtYjg2Y2MzMTU3ZTZi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quot;},{&quot;citationID&quot;:&quot;MENDELEY_CITATION_6df45320-5a8d-4b3b-980b-2ea2b978a283&quot;,&quot;properties&quot;:{&quot;noteIndex&quot;:0},&quot;isEdited&quot;:false,&quot;manualOverride&quot;:{&quot;isManuallyOverridden&quot;:false,&quot;citeprocText&quot;:&quot;(57)&quot;,&quot;manualOverrideText&quot;:&quot;&quot;},&quot;citationTag&quot;:&quot;MENDELEY_CITATION_v3_eyJjaXRhdGlvbklEIjoiTUVOREVMRVlfQ0lUQVRJT05fNmRmNDUzMjAtNWE4ZC00YjNiLTk4MGItMmVhMmI5NzhhMjgz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891e243d-333c-4431-b862-6ca31758fa7e&quot;,&quot;properties&quot;:{&quot;noteIndex&quot;:0},&quot;isEdited&quot;:false,&quot;manualOverride&quot;:{&quot;isManuallyOverridden&quot;:false,&quot;citeprocText&quot;:&quot;(3, 4)&quot;,&quot;manualOverrideText&quot;:&quot;&quot;},&quot;citationTag&quot;:&quot;MENDELEY_CITATION_v3_eyJjaXRhdGlvbklEIjoiTUVOREVMRVlfQ0lUQVRJT05fODkxZTI0M2QtMzMzYy00NDMxLWI4NjItNmNhMzE3NThmYTdl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quot;,&quot;citationItems&quot;:[{&quot;id&quot;:&quot;0e710c72-1fa1-30cf-81a0-455f06aa4e5f&quot;,&quot;itemData&quot;:{&quot;type&quot;:&quot;article-journal&quot;,&quot;id&quot;:&quot;0e710c72-1fa1-30cf-81a0-455f06aa4e5f&quot;,&quot;title&quot;:&quot;Uniform genomic data analysis in the NCI Genomic Data Commons&quot;,&quot;author&quot;:[{&quot;family&quot;:&quot;Zhang&quot;,&quot;given&quot;:&quot;Zhenyu&quot;,&quot;parse-names&quot;:false,&quot;dropping-particle&quot;:&quot;&quot;,&quot;non-dropping-particle&quot;:&quot;&quot;},{&quot;family&quot;:&quot;Hernandez&quot;,&quot;given&quot;:&quot;Kyle&quot;,&quot;parse-names&quot;:false,&quot;dropping-particle&quot;:&quot;&quot;,&quot;non-dropping-particle&quot;:&quot;&quot;},{&quot;family&quot;:&quot;Savage&quot;,&quot;given&quot;:&quot;Jeremiah&quot;,&quot;parse-names&quot;:false,&quot;dropping-particle&quot;:&quot;&quot;,&quot;non-dropping-particle&quot;:&quot;&quot;},{&quot;family&quot;:&quot;Li&quot;,&quot;given&quot;:&quot;Shenglai&quot;,&quot;parse-names&quot;:false,&quot;dropping-particle&quot;:&quot;&quot;,&quot;non-dropping-particle&quot;:&quot;&quot;},{&quot;family&quot;:&quot;Miller&quot;,&quot;given&quot;:&quot;Dan&quot;,&quot;parse-names&quot;:false,&quot;dropping-particle&quot;:&quot;&quot;,&quot;non-dropping-particle&quot;:&quot;&quot;},{&quot;family&quot;:&quot;Agrawal&quot;,&quot;given&quot;:&quot;Stuti&quot;,&quot;parse-names&quot;:false,&quot;dropping-particle&quot;:&quot;&quot;,&quot;non-dropping-particle&quot;:&quot;&quot;},{&quot;family&quot;:&quot;Ortuno&quot;,&quot;given&quot;:&quot;Francisco&quot;,&quot;parse-names&quot;:false,&quot;dropping-particle&quot;:&quot;&quot;,&quot;non-dropping-particle&quot;:&quot;&quot;},{&quot;family&quot;:&quot;Staudt&quot;,&quot;given&quot;:&quot;Louis M.&quot;,&quot;parse-names&quot;:false,&quot;dropping-particle&quot;:&quot;&quot;,&quot;non-dropping-particle&quot;:&quot;&quot;},{&quot;family&quot;:&quot;Heath&quot;,&quot;given&quot;:&quot;Allison&quot;,&quot;parse-names&quot;:false,&quot;dropping-particle&quot;:&quot;&quot;,&quot;non-dropping-particle&quot;:&quot;&quot;},{&quot;family&quot;:&quot;Grossman&quot;,&quot;given&quot;:&quot;Robert L.&quot;,&quot;parse-names&quot;:false,&quot;dropping-particle&quot;:&quot;&quot;,&quot;non-dropping-particle&quot;:&quot;&quot;}],&quot;container-title&quot;:&quot;Nature Communications&quot;,&quot;container-title-short&quot;:&quot;Nat. Commun.&quot;,&quot;accessed&quot;:{&quot;date-parts&quot;:[[2026,7,19]]},&quot;DOI&quot;:&quot;10.1038/S41467-021-21254-9&quot;,&quot;ISSN&quot;:&quot;20411723&quot;,&quot;PMID&quot;:&quot;33619257&quot;,&quot;URL&quot;:&quot;https://pmc.ncbi.nlm.nih.gov/articles/PMC7900240/&quot;,&quot;issued&quot;:{&quot;date-parts&quot;:[[2021,12,1]]},&quot;page&quot;:&quot;1226&quot;,&quot;abstract&quot;:&quot;The goal of the National Cancer Institute’s (NCI’s) Genomic Data Commons (GDC) is to provide the cancer research community with a data repository of uniformly processed genomic and associated clinical data that enables data sharing and collaborative analysis in the support of precision medicine. The initial GDC dataset include genomic, epigenomic, proteomic, clinical and other data from the NCI TCGA and TARGET programs. Data production for the GDC started in June, 2015 using an OpenStack-based private cloud. By June of 2016, the GDC had analyzed more than 50,000 raw sequencing data inputs, as well as multiple other data types. Using the latest human genome reference build GRCh38, the GDC generated a variety of data types from aligned reads to somatic mutations, gene expression, miRNA expression, DNA methylation status, and copy number variation. In this paper, we describe the pipelines and workflows used to process and harmonize the data in the GDC. The generated data, as well as the original input files from TCGA and TARGET, are available for download and exploratory analysis at the GDC Data Portal and Legacy Archive (https://gdc.cancer.gov/).&quot;,&quot;publisher&quot;:&quot;Nature Research&quot;,&quot;issue&quot;:&quot;1&quot;,&quot;volume&quot;:&quot;12&quot;},&quot;isTemporary&quot;:false},{&quot;id&quot;:&quot;1e9eb532-574e-39a1-8470-9a9ef498030d&quot;,&quot;itemData&quot;:{&quot;type&quot;:&quot;article-journal&quot;,&quot;id&quot;:&quot;1e9eb532-574e-39a1-8470-9a9ef498030d&quot;,&quot;title&quot;:&quot;OncoDB 2.0: a comprehensive platform for integrated pan-cancer omics analysis&quot;,&quot;author&quot;:[{&quot;family&quot;:&quot;Cho&quot;,&quot;given&quot;:&quot;Minsu&quot;,&quot;parse-names&quot;:false,&quot;dropping-particle&quot;:&quot;&quot;,&quot;non-dropping-particle&quot;:&quot;&quot;},{&quot;family&quot;:&quot;Tang&quot;,&quot;given&quot;:&quot;Gongyu&quot;,&quot;parse-names&quot;:false,&quot;dropping-particle&quot;:&quot;&quot;,&quot;non-dropping-particle&quot;:&quot;&quot;},{&quot;family&quot;:&quot;Rogers&quot;,&quot;given&quot;:&quot;Charles S.&quot;,&quot;parse-names&quot;:false,&quot;dropping-particle&quot;:&quot;&quot;,&quot;non-dropping-particle&quot;:&quot;&quot;},{&quot;family&quot;:&quot;Dove&quot;,&quot;given&quot;:&quot;Makayla&quot;,&quot;parse-names&quot;:false,&quot;dropping-particle&quot;:&quot;&quot;,&quot;non-dropping-particle&quot;:&quot;&quot;},{&quot;family&quot;:&quot;Liu&quot;,&quot;given&quot;:&quot;Xinyi&quot;,&quot;parse-names&quot;:false,&quot;dropping-particle&quot;:&quot;&quot;,&quot;non-dropping-particle&quot;:&quot;&quot;},{&quot;family&quot;:&quot;Li&quot;,&quot;given&quot;:&quot;Yuanxiang&quot;,&quot;parse-names&quot;:false,&quot;dropping-particle&quot;:&quot;&quot;,&quot;non-dropping-particle&quot;:&quot;&quot;},{&quot;family&quot;:&quot;Wang&quot;,&quot;given&quot;:&quot;Xiaowei&quot;,&quot;parse-names&quot;:false,&quot;dropping-particle&quot;:&quot;&quot;,&quot;non-dropping-particle&quot;:&quot;&quot;}],&quot;container-title&quot;:&quot;Nucleic Acids Research&quot;,&quot;container-title-short&quot;:&quot;Nucleic Acids Res.&quot;,&quot;accessed&quot;:{&quot;date-parts&quot;:[[2026,7,19]]},&quot;DOI&quot;:&quot;10.1093/NAR/GKAF952&quot;,&quot;ISSN&quot;:&quot;13624962&quot;,&quot;PMID&quot;:&quot;40995640&quot;,&quot;URL&quot;:&quot;https://dx.doi.org/10.1093/nar/gkaf952&quot;,&quot;issued&quot;:{&quot;date-parts&quot;:[[2026,1,6]]},&quot;page&quot;:&quot;D1537-D1544&quot;,&quot;abstract&quot;:&quot;OncoDB was initially developed to advance cancer research by integrating RNA expression profiles, DNA methylation patterns, clinical annotations, and oncoviral signatures derived from the Cancer Genome Atlas (TCGA) and Genotype-Tissue Expression datasets. We now present OncoDB 2.0, an extensively expanded platform that offers a more comprehensive and integrated view of cancer omics. The updated version includes an atlas of somatic mutations discovered from combined DNA and RNA sequencing, enabling in-depth investigation of mutation patterns across tumor types and their association with clinical features. Furthermore, we have integrated proteomic data from the Clinical Proteomic Tumor Analysis Consortium (CPTAC) and chromatin accessibility data from TCGA, offering new dimensions for oncogene regulation studies. OncoDB 2.0 also introduces advanced multi-omics analysis modules that facilitate the combined exploration of RNA expression, DNA methylation, and somatic mutations, allowing researchers to examine complex cross-omic relationships with greater depth and flexibility. Together, these enhancements make OncoDB 2.0 a robust and invaluable tool for the cancer research community. OncoDB 2.0 is freely available at https://oncodb.org.&quot;,&quot;publisher&quot;:&quot;Oxford Academic&quot;,&quot;issue&quot;:&quot;D1&quot;,&quot;volume&quot;:&quot;54&quot;},&quot;isTemporary&quot;:false}]},{&quot;citationID&quot;:&quot;MENDELEY_CITATION_e8502ca3-8ea9-415f-9810-d731392bebd7&quot;,&quot;properties&quot;:{&quot;noteIndex&quot;:0},&quot;isEdited&quot;:false,&quot;manualOverride&quot;:{&quot;isManuallyOverridden&quot;:false,&quot;citeprocText&quot;:&quot;(5, 6)&quot;,&quot;manualOverrideText&quot;:&quot;&quot;},&quot;citationTag&quot;:&quot;MENDELEY_CITATION_v3_eyJjaXRhdGlvbklEIjoiTUVOREVMRVlfQ0lUQVRJT05fZTg1MDJjYTMtOGVhOS00MTVmLTk4MTAtZDczMTM5MmJlYmQ3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quot;,&quot;citationItems&quot;:[{&quot;id&quot;:&quot;c4b2d84d-6e57-3fa4-8f08-c74d86811b91&quot;,&quot;itemData&quot;:{&quot;type&quot;:&quot;article-journal&quot;,&quot;id&quot;:&quot;c4b2d84d-6e57-3fa4-8f08-c74d86811b91&quot;,&quot;title&quot;:&quot;CancerSCEM 2.0: an updated data resource of single-cell expression map across various human cancers&quot;,&quot;author&quot;:[{&quot;family&quot;:&quot;Zeng&quot;,&quot;given&quot;:&quot;Jingyao&quot;,&quot;parse-names&quot;:false,&quot;dropping-particle&quot;:&quot;&quot;,&quot;non-dropping-particle&quot;:&quot;&quot;},{&quot;family&quot;:&quot;Nie&quot;,&quot;given&quot;:&quot;Zhi&quot;,&quot;parse-names&quot;:false,&quot;dropping-particle&quot;:&quot;&quot;,&quot;non-dropping-particle&quot;:&quot;&quot;},{&quot;family&quot;:&quot;Shang&quot;,&quot;given&quot;:&quot;Yunfei&quot;,&quot;parse-names&quot;:false,&quot;dropping-particle&quot;:&quot;&quot;,&quot;non-dropping-particle&quot;:&quot;&quot;},{&quot;family&quot;:&quot;Mai&quot;,&quot;given&quot;:&quot;Jialin&quot;,&quot;parse-names&quot;:false,&quot;dropping-particle&quot;:&quot;&quot;,&quot;non-dropping-particle&quot;:&quot;&quot;},{&quot;family&quot;:&quot;Zhang&quot;,&quot;given&quot;:&quot;Yadong&quot;,&quot;parse-names&quot;:false,&quot;dropping-particle&quot;:&quot;&quot;,&quot;non-dropping-particle&quot;:&quot;&quot;},{&quot;family&quot;:&quot;Yang&quot;,&quot;given&quot;:&quot;Yuntian&quot;,&quot;parse-names&quot;:false,&quot;dropping-particle&quot;:&quot;&quot;,&quot;non-dropping-particle&quot;:&quot;&quot;},{&quot;family&quot;:&quot;Xu&quot;,&quot;given&quot;:&quot;Chenle&quot;,&quot;parse-names&quot;:false,&quot;dropping-particle&quot;:&quot;&quot;,&quot;non-dropping-particle&quot;:&quot;&quot;},{&quot;family&quot;:&quot;Zhao&quot;,&quot;given&quot;:&quot;Jing&quot;,&quot;parse-names&quot;:false,&quot;dropping-particle&quot;:&quot;&quot;,&quot;non-dropping-particle&quot;:&quot;&quot;},{&quot;family&quot;:&quot;Fan&quot;,&quot;given&quot;:&quot;Zhuojing&quot;,&quot;parse-names&quot;:false,&quot;dropping-particle&quot;:&quot;&quot;,&quot;non-dropping-particle&quot;:&quot;&quot;},{&quot;family&quot;:&quot;Xiao&quot;,&quot;given&quot;:&quot;Jingfa&quot;,&quot;parse-names&quot;:false,&quot;dropping-particle&quot;:&quot;&quot;,&quot;non-dropping-particle&quot;:&quot;&quot;}],&quot;container-title&quot;:&quot;Nucleic Acids Research&quot;,&quot;container-title-short&quot;:&quot;Nucleic Acids Res.&quot;,&quot;accessed&quot;:{&quot;date-parts&quot;:[[2026,7,19]]},&quot;DOI&quot;:&quot;10.1093/NAR/GKAE954&quot;,&quot;ISSN&quot;:&quot;0305-1048&quot;,&quot;PMID&quot;:&quot;39460627&quot;,&quot;URL&quot;:&quot;https://dx.doi.org/10.1093/nar/gkae954&quot;,&quot;issued&quot;:{&quot;date-parts&quot;:[[2025,1,6]]},&quot;page&quot;:&quot;D1278-D1286&quot;,&quot;abstract&quot;:&quot;The field of single-cell RNA sequencing (scRNA-seq) has advanced rapidly in the past decade, generating significant amounts of valuable data for researchers to study complex tumor profiles. This data is crucial for gaining innovative insights into cancer biology. CancerSCEM (https://ngdc.cncb.ac.cn/cancerscem) is a public resource that integrates, analyzes and visualizes scRNA-seq data related to cancer, and it provides invaluable support to numerous cancer-related studies. With CancerSCEM 2.0, scRNA-seq data have increased from 208 to 1466 datasets, covering tumor, matching-normal and peripheral blood samples across 127 research projects and 74 cancer types. The new version of this resource enhances transcriptome analysis by adding copy number variation evaluation, transcription factor enrichment, pseudotime trajectory construction, and diverse biological feature scoring. It also introduces a new cancer metabolic map at the single-cell level, providing an intuitive understanding of metabolic regulation across different cancer types. CancerSCEM 2.0 has a more interactive analysis platform, including four modules and 14 analytical functions, allowing researchers to perform cancer scRNA-seq data analyses in various dimensions. These enhancements are expected to expand the usability of CancerSCEM 2.0 to a broader range of cancer research and clinical applications, potentially revolutionizing our understanding of cancer mechanisms and treatments.&quot;,&quot;publisher&quot;:&quot;Oxford Academic&quot;,&quot;issue&quot;:&quot;D1&quot;,&quot;volume&quot;:&quot;53&quot;},&quot;isTemporary&quot;:false},{&quot;id&quot;:&quot;4f78d6dd-fa8d-398e-855f-b5268dbed4ea&quot;,&quot;itemData&quot;:{&quot;type&quot;:&quot;article-journal&quot;,&quot;id&quot;:&quot;4f78d6dd-fa8d-398e-855f-b5268dbed4ea&quot;,&quot;title&quot;:&quot;Deciphering cancer therapy resistance via patient-level single-cell transcriptomics with CellResDB&quot;,&quot;author&quot;:[{&quot;family&quot;:&quot;Liu&quot;,&quot;given&quot;:&quot;Tianyuan&quot;,&quot;parse-names&quot;:false,&quot;dropping-particle&quot;:&quot;&quot;,&quot;non-dropping-particle&quot;:&quot;&quot;},{&quot;family&quot;:&quot;Qiao&quot;,&quot;given&quot;:&quot;Huiyuan&quot;,&quot;parse-names&quot;:false,&quot;dropping-particle&quot;:&quot;&quot;,&quot;non-dropping-particle&quot;:&quot;&quot;},{&quot;family&quot;:&quot;Ren&quot;,&quot;given&quot;:&quot;Liping&quot;,&quot;parse-names&quot;:false,&quot;dropping-particle&quot;:&quot;&quot;,&quot;non-dropping-particle&quot;:&quot;&quot;},{&quot;family&quot;:&quot;Ye&quot;,&quot;given&quot;:&quot;Xiucai&quot;,&quot;parse-names&quot;:false,&quot;dropping-particle&quot;:&quot;&quot;,&quot;non-dropping-particle&quot;:&quot;&quot;},{&quot;family&quot;:&quot;Zou&quot;,&quot;given&quot;:&quot;Quan&quot;,&quot;parse-names&quot;:false,&quot;dropping-particle&quot;:&quot;&quot;,&quot;non-dropping-particle&quot;:&quot;&quot;},{&quot;family&quot;:&quot;Zhang&quot;,&quot;given&quot;:&quot;Yang&quot;,&quot;parse-names&quot;:false,&quot;dropping-particle&quot;:&quot;&quot;,&quot;non-dropping-particle&quot;:&quot;&quot;}],&quot;container-title&quot;:&quot;Communications Biology&quot;,&quot;container-title-short&quot;:&quot;Commun. Biol.&quot;,&quot;accessed&quot;:{&quot;date-parts&quot;:[[2026,7,19]]},&quot;DOI&quot;:&quot;10.1038/S42003-025-08457-2&quot;,&quot;ISSN&quot;:&quot;23993642&quot;,&quot;PMID&quot;:&quot;40664938&quot;,&quot;URL&quot;:&quot;https://pmc.ncbi.nlm.nih.gov/articles/PMC12264041/&quot;,&quot;issued&quot;:{&quot;date-parts&quot;:[[2025,12,1]]},&quot;page&quot;:&quot;1049&quot;,&quot;abstract&quot;:&quot;Cancer therapy resistance remains a major challenge, with limited resources available for systematically studying its underlying mechanisms at the patient level. The existing databases are either restricted to bulk RNA-seq data, lack single-cell resolution, or provide limited clinical annotations, making them insufficient for in-depth exploration of the tumor microenvironment (TME) dynamics in therapy resistance. To bridge this gap, we present CellResDB, a patient-derived platform comprising nearly 4.7 million cells from 1391 patient samples across 24 cancer types. CellResDB provides comprehensive annotations of TME features linked to therapy resistance. To enhance accessibility, we include an intelligent robot, CellResDB-Robot, which facilitates intuitive data retrieval and analysis. In summary, CellResDB represents a valuable resource for cancer therapy and provides an experimental protocol for applying large language models (LLMs) within the biomedical database. CellResDB is freely available at https://cellknowledge.com.cn/cellresponse. (Figure presented.)&quot;,&quot;publisher&quot;:&quot;Nature Research&quot;,&quot;issue&quot;:&quot;1&quot;,&quot;volume&quot;:&quot;8&quot;},&quot;isTemporary&quot;:false}]},{&quot;citationID&quot;:&quot;MENDELEY_CITATION_f2f8a1d4-6530-4a96-81b4-e558f001ae2a&quot;,&quot;properties&quot;:{&quot;noteIndex&quot;:0},&quot;isEdited&quot;:false,&quot;manualOverride&quot;:{&quot;isManuallyOverridden&quot;:false,&quot;citeprocText&quot;:&quot;(82)&quot;,&quot;manualOverrideText&quot;:&quot;&quot;},&quot;citationTag&quot;:&quot;MENDELEY_CITATION_v3_eyJjaXRhdGlvbklEIjoiTUVOREVMRVlfQ0lUQVRJT05fZjJmOGExZDQtNjUzMC00YTk2LTgxYjQtZTU1OGYwMDFhZTJhIiwicHJvcGVydGllcyI6eyJub3RlSW5kZXgiOjB9LCJpc0VkaXRlZCI6ZmFsc2UsIm1hbnVhbE92ZXJyaWRlIjp7ImlzTWFudWFsbHlPdmVycmlkZGVuIjpmYWxzZSwiY2l0ZXByb2NUZXh0IjoiKDgyKSIsIm1hbnVhbE92ZXJyaWRlVGV4dCI6IiJ9LCJjaXRhdGlvbkl0ZW1zIjpbeyJpZCI6IjAxMjQ0NDhjLTVhMDgtMzczMC1hOGU5LWVhNmI5NjI1YWVlOCIsIml0ZW1EYXRhIjp7InR5cGUiOiJhcnRpY2xlLWpvdXJuYWwiLCJpZCI6IjAxMjQ0NDhjLTVhMDgtMzczMC1hOGU5LWVhNmI5NjI1YWVlOC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&quot;,&quot;citationItems&quot;:[{&quot;id&quot;:&quot;0124448c-5a08-3730-a8e9-ea6b9625aee8&quot;,&quot;itemData&quot;:{&quot;type&quot;:&quot;article-journal&quot;,&quot;id&quot;:&quot;0124448c-5a08-3730-a8e9-ea6b9625aee8&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7,26]]},&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47e92dba-825e-484c-a6f4-88fcf3fbe647&quot;,&quot;properties&quot;:{&quot;noteIndex&quot;:0},&quot;isEdited&quot;:false,&quot;manualOverride&quot;:{&quot;isManuallyOverridden&quot;:false,&quot;citeprocText&quot;:&quot;(83)&quot;,&quot;manualOverrideText&quot;:&quot;&quot;},&quot;citationTag&quot;:&quot;MENDELEY_CITATION_v3_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&quot;,&quot;citationItems&quot;:[{&quot;id&quot;:&quot;5cc9c3b0-ea49-3f69-95e0-ec09f3bd0b4c&quot;,&quot;itemData&quot;:{&quot;type&quot;:&quot;article-journal&quot;,&quot;id&quot;:&quot;5cc9c3b0-ea49-3f69-95e0-ec09f3bd0b4c&quot;,&quot;title&quot;:&quot;Analytical validation (accuracy, reproducibility, limit of detection) and gene expression analysis of FoundationOneRNA assay for fusion detection in 189 clinical tumor specimens&quot;,&quot;author&quot;:[{&quot;family&quot;:&quot;Sun&quot;,&quot;given&quot;:&quot;Daokun&quot;,&quot;parse-names&quot;:false,&quot;dropping-particle&quot;:&quot;&quot;,&quot;non-dropping-particle&quot;:&quot;&quot;},{&quot;family&quot;:&quot;Huang&quot;,&quot;given&quot;:&quot;Richard S.P.&quot;,&quot;parse-names&quot;:false,&quot;dropping-particle&quot;:&quot;&quot;,&quot;non-dropping-particle&quot;:&quot;&quot;},{&quot;family&quot;:&quot;Green&quot;,&quot;given&quot;:&quot;Michelle&quot;,&quot;parse-names&quot;:false,&quot;dropping-particle&quot;:&quot;&quot;,&quot;non-dropping-particle&quot;:&quot;&quot;},{&quot;family&quot;:&quot;Cui&quot;,&quot;given&quot;:&quot;Chenming&quot;,&quot;parse-names&quot;:false,&quot;dropping-particle&quot;:&quot;&quot;,&quot;non-dropping-particle&quot;:&quot;&quot;},{&quot;family&quot;:&quot;Sisoudiya&quot;,&quot;given&quot;:&quot;Saumya D.&quot;,&quot;parse-names&quot;:false,&quot;dropping-particle&quot;:&quot;&quot;,&quot;non-dropping-particle&quot;:&quot;&quot;},{&quot;family&quot;:&quot;Savol&quot;,&quot;given&quot;:&quot;Andrej&quot;,&quot;parse-names&quot;:false,&quot;dropping-particle&quot;:&quot;&quot;,&quot;non-dropping-particle&quot;:&quot;&quot;},{&quot;family&quot;:&quot;Xu&quot;,&quot;given&quot;:&quot;Chang&quot;,&quot;parse-names&quot;:false,&quot;dropping-particle&quot;:&quot;&quot;,&quot;non-dropping-particle&quot;:&quot;&quot;},{&quot;family&quot;:&quot;Guo&quot;,&quot;given&quot;:&quot;Cui&quot;,&quot;parse-names&quot;:false,&quot;dropping-particle&quot;:&quot;&quot;,&quot;non-dropping-particle&quot;:&quot;&quot;},{&quot;family&quot;:&quot;Skoletsky&quot;,&quot;given&quot;:&quot;Joel&quot;,&quot;parse-names&quot;:false,&quot;dropping-particle&quot;:&quot;&quot;,&quot;non-dropping-particle&quot;:&quot;&quot;},{&quot;family&quot;:&quot;Allen&quot;,&quot;given&quot;:&quot;Justin M.&quot;,&quot;parse-names&quot;:false,&quot;dropping-particle&quot;:&quot;&quot;,&quot;non-dropping-particle&quot;:&quot;&quot;},{&quot;family&quot;:&quot;Tolba&quot;,&quot;given&quot;:&quot;Khaled&quot;,&quot;parse-names&quot;:false,&quot;dropping-particle&quot;:&quot;&quot;,&quot;non-dropping-particle&quot;:&quot;&quot;},{&quot;family&quot;:&quot;Pattani&quot;,&quot;given&quot;:&quot;Varun&quot;,&quot;parse-names&quot;:false,&quot;dropping-particle&quot;:&quot;&quot;,&quot;non-dropping-particle&quot;:&quot;&quot;},{&quot;family&quot;:&quot;Tarzia&quot;,&quot;given&quot;:&quot;Alyssa&quot;,&quot;parse-names&quot;:false,&quot;dropping-particle&quot;:&quot;&quot;,&quot;non-dropping-particle&quot;:&quot;&quot;},{&quot;family&quot;:&quot;Whiting&quot;,&quot;given&quot;:&quot;Jennifer&quot;,&quot;parse-names&quot;:false,&quot;dropping-particle&quot;:&quot;&quot;,&quot;non-dropping-particle&quot;:&quot;&quot;},{&quot;family&quot;:&quot;Tang&quot;,&quot;given&quot;:&quot;Yanhua&quot;,&quot;parse-names&quot;:false,&quot;dropping-particle&quot;:&quot;&quot;,&quot;non-dropping-particle&quot;:&quot;&quot;},{&quot;family&quot;:&quot;Albacker&quot;,&quot;given&quot;:&quot;Lee A.&quot;,&quot;parse-names&quot;:false,&quot;dropping-particle&quot;:&quot;&quot;,&quot;non-dropping-particle&quot;:&quot;&quot;},{&quot;family&quot;:&quot;Vietz&quot;,&quot;given&quot;:&quot;Christine&quot;,&quot;parse-names&quot;:false,&quot;dropping-particle&quot;:&quot;&quot;,&quot;non-dropping-particle&quot;:&quot;&quot;},{&quot;family&quot;:&quot;Datto&quot;,&quot;given&quot;:&quot;Michael&quot;,&quot;parse-names&quot;:false,&quot;dropping-particle&quot;:&quot;&quot;,&quot;non-dropping-particle&quot;:&quot;&quot;},{&quot;family&quot;:&quot;He&quot;,&quot;given&quot;:&quot;Jie&quot;,&quot;parse-names&quot;:false,&quot;dropping-particle&quot;:&quot;&quot;,&quot;non-dropping-particle&quot;:&quot;&quot;},{&quot;family&quot;:&quot;Jeck&quot;,&quot;given&quot;:&quot;William Richard&quot;,&quot;parse-names&quot;:false,&quot;dropping-particle&quot;:&quot;&quot;,&quot;non-dropping-particle&quot;:&quot;&quot;}],&quot;container-title&quot;:&quot;PloS one&quot;,&quot;container-title-short&quot;:&quot;PLoS One&quot;,&quot;accessed&quot;:{&quot;date-parts&quot;:[[2026,7,26]]},&quot;DOI&quot;:&quot;10.1371/JOURNAL.PONE.0329697&quot;,&quot;ISSN&quot;:&quot;1932-6203&quot;,&quot;PMID&quot;:&quot;40938919&quot;,&quot;URL&quot;:&quot;https://pubmed.ncbi.nlm.nih.gov/40938919/&quot;,&quot;issued&quot;:{&quot;date-parts&quot;:[[2025,9,1]]},&quot;abstract&quot;:&quot;Targeted DNA-based comprehensive genomic profiling (CGP) to detect clinically significant alterations is increasingly becoming standard for patients with advanced or recurrent cancer. RNA-based sequencing, however, may improve performance of fusion detection. We developed a robust targeted RNA sequencing assay (FoundationOne®RNA) and evaluated its analytic performance. FoundationOne®RNA is a hybrid-capture based targeted RNA sequencing test designed to optimally detect fusions (318 genes) and measure gene expression (1521 genes). Analytical validation studies were performed in College of American Pathologists (CAP)-accredited and Clinical Laboratory Improvement Amendments (CLIA)-certified lab to assess fusion call accuracy, assay reproducibility, limit of detection (LoD) and gene expression in 189 clinical solid tumor specimens. In the accuracy study, 160 out of 189 biopsy samples which were previously profiled using large-panel DNA- or RNA-based next-generation sequencing (NGS) passed quality control metrics and were studied using the FoundationOne®RNA assay. Analysis of all diagnostic fusions showed a positive percent agreement (PPA) of 98.28%, as well as a negative percent agreement (NPA) of 99.89% when compared to orthogonal assays. The FoundationOne®RNA assay was able to identify a low level BRAF fusion missed by orthogonal whole transcriptome RNA sequencing and was confirmed by fluorescence in situ hybridization (FISH). The range for the minimum RNA input and LoD was determined based on dilutions from 5 fusion-positive cell lines. It spans from 1.5ng (0.5% input) to 30ng (10% input) for RNA input and from 21 to 85 supporting reads for LoD. In the precision study, 10 out of 10 pre-defined target fusions had 100% reproducibility. In our gene expression analysis, multiple gene expression signatures were detected in fusion positive samples. FoundationOne®RNA assay successfully detected oncogenic fusions with high concordance to orthogonal NGS based tests, high reproducibility, and low limit of detection. This study demonstrated the robustness of FoundationOne®RNA and supports its use as a supplement to tissue DNA comprehensive genomic profiling (CGP) in routine clinical practice. Additional work is required to clarify optimal clinical scenarios for fusion detection and enable gene expression biomarkers for clinical use.&quot;,&quot;publisher&quot;:&quot;PLoS One&quot;,&quot;issue&quot;:&quot;9&quot;,&quot;volume&quot;:&quot;20&quot;},&quot;isTemporary&quot;:false}]},{&quot;citationID&quot;:&quot;MENDELEY_CITATION_ff92f873-7761-4cac-8954-d3b2a034394d&quot;,&quot;properties&quot;:{&quot;noteIndex&quot;:0},&quot;isEdited&quot;:false,&quot;manualOverride&quot;:{&quot;isManuallyOverridden&quot;:false,&quot;citeprocText&quot;:&quot;(84)&quot;,&quot;manualOverrideText&quot;:&quot;&quot;},&quot;citationTag&quot;:&quot;MENDELEY_CITATION_v3_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&quot;,&quot;citationItems&quot;:[{&quot;id&quot;:&quot;2bc6b487-cb65-3da4-a231-950cecd6d8c4&quot;,&quot;itemData&quot;:{&quot;type&quot;:&quot;article-journal&quot;,&quot;id&quot;:&quot;2bc6b487-cb65-3da4-a231-950cecd6d8c4&quot;,&quot;title&quot;:&quot;Transcriptomic Harmonization as the Way for Suppressing Cross-Platform Bias and Batch Effect&quot;,&quot;author&quot;:[{&quot;family&quot;:&quot;Borisov&quot;,&quot;given&quot;:&quot;Nicolas&quot;,&quot;parse-names&quot;:false,&quot;dropping-particle&quot;:&quot;&quot;,&quot;non-dropping-particle&quot;:&quot;&quot;},{&quot;family&quot;:&quot;Buzdin&quot;,&quot;given&quot;:&quot;Anton&quot;,&quot;parse-names&quot;:false,&quot;dropping-particle&quot;:&quot;&quot;,&quot;non-dropping-particle&quot;:&quot;&quot;}],&quot;container-title&quot;:&quot;Biomedicines&quot;,&quot;container-title-short&quot;:&quot;Biomedicines&quot;,&quot;accessed&quot;:{&quot;date-parts&quot;:[[2026,7,25]]},&quot;DOI&quot;:&quot;10.3390/BIOMEDICINES10092318&quot;,&quot;ISSN&quot;:&quot;22279059&quot;,&quot;PMID&quot;:&quot;36140419&quot;,&quot;URL&quot;:&quot;https://pmc.ncbi.nlm.nih.gov/articles/PMC9496268/&quot;,&quot;issued&quot;:{&quot;date-parts&quot;:[[2022,9,1]]},&quot;page&quot;:&quot;2318&quot;,&quot;abstract&quot;:&quot;(1) Background: Emergence of methods interrogating gene expression at high throughput gave birth to quantitative transcriptomics, but also posed a question of inter-comparison of expression profiles obtained using different equipment and protocols and/or in different series of experiments. Addressing this issue is challenging, because all of the above variables can dramatically influence gene expression signals and, therefore, cause a plethora of peculiar features in the transcriptomic profiles. Millions of transcriptomic profiles were obtained and deposited in public databases of which the usefulness is however strongly limited due to the inter-comparison issues; (2) Methods: Dozens of methods and software packages that can be generally classified as either flexible or predefined format harmonizers have been proposed, but none has become to the date the gold standard for unification of this type of Big Data; (3) Results: However, recent developments evidence that platform/protocol/batch bias can be efficiently reduced not only for the comparisons of limited transcriptomic datasets. Instead, instruments were proposed for transforming gene expression profiles into the universal, uniformly shaped format that can support multiple inter-comparisons for reasonable calculation costs. This forms a basement for universal indexing of all or most of all types of RNA sequencing and microarray hybridization profiles; (4) Conclusions: In this paper, we attempted to overview the landscape of modern approaches and methods in transcriptomic harmonization and focused on the practical aspects of their application.&quot;,&quot;publisher&quot;:&quot;MDPI&quot;,&quot;issue&quot;:&quot;9&quot;,&quot;volume&quot;:&quot;10&quot;},&quot;isTemporary&quot;:false}]},{&quot;citationID&quot;:&quot;MENDELEY_CITATION_6e88e884-b81c-4f7e-9846-33e7b4367a84&quot;,&quot;properties&quot;:{&quot;noteIndex&quot;:0},&quot;isEdited&quot;:false,&quot;manualOverride&quot;:{&quot;isManuallyOverridden&quot;:false,&quot;citeprocText&quot;:&quot;(31, 32, 37)&quot;,&quot;manualOverrideText&quot;:&quot;&quot;},&quot;citationTag&quot;:&quot;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&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id&quot;:&quot;445b3c9c-cfad-3a2a-b38f-b05edd63b680&quot;,&quot;itemData&quot;:{&quot;type&quot;:&quot;article-journal&quot;,&quot;id&quot;:&quot;445b3c9c-cfad-3a2a-b38f-b05edd63b680&quot;,&quot;title&quot;:&quot;Shambhala-2: A Protocol for Uniformly Shaped Harmonization of Gene Expression Profiles of Various Formats&quot;,&quot;author&quot;:[{&quot;family&quot;:&quot;Borisov&quot;,&quot;given&quot;:&quot;Nicolas&quot;,&quot;parse-names&quot;:false,&quot;dropping-particle&quot;:&quot;&quot;,&quot;non-dropping-particle&quot;:&quot;&quot;},{&quot;family&quot;:&quot;Sorokin&quot;,&quot;given&quot;:&quot;Maksim&quot;,&quot;parse-names&quot;:false,&quot;dropping-particle&quot;:&quot;&quot;,&quot;non-dropping-particle&quot;:&quot;&quot;},{&quot;family&quot;:&quot;Zolotovskaya&quot;,&quot;given&quot;:&quot;Marianna&quot;,&quot;parse-names&quot;:false,&quot;dropping-particle&quot;:&quot;&quot;,&quot;non-dropping-particle&quot;:&quot;&quot;},{&quot;family&quot;:&quot;Borisov&quot;,&quot;given&quot;:&quot;Constantin&quot;,&quot;parse-names&quot;:false,&quot;dropping-particle&quot;:&quot;&quot;,&quot;non-dropping-particle&quot;:&quot;&quot;},{&quot;family&quot;:&quot;Buzdin&quot;,&quot;given&quot;:&quot;Anton&quot;,&quot;parse-names&quot;:false,&quot;dropping-particle&quot;:&quot;&quot;,&quot;non-dropping-particle&quot;:&quot;&quot;}],&quot;container-title&quot;:&quot;Current protocols&quot;,&quot;container-title-short&quot;:&quot;Curr. Protoc.&quot;,&quot;accessed&quot;:{&quot;date-parts&quot;:[[2026,7,21]]},&quot;DOI&quot;:&quot;10.1002/CPZ1.444&quot;,&quot;ISSN&quot;:&quot;2691-1299&quot;,&quot;PMID&quot;:&quot;35617464&quot;,&quot;URL&quot;:&quot;https://pubmed.ncbi.nlm.nih.gov/35617464/&quot;,&quot;issued&quot;:{&quot;date-parts&quot;:[[2022,5,1]]},&quot;abstract&quot;:&quot;Uniformly shaped harmonization of gene expression profiles is central for the simultaneous comparison of multiple gene expression datasets. It is expected to operate with the gene expression data obtained using various experimental methods and equipment, and to return harmonized profiles in a uniform shape. Such uniformly shaped expression profiles from different initial datasets can be further compared directly. However, current harmonization techniques have strong limitations that prevent their broad use for bioinformatic applications. They can either operate with only up to two datasets/platforms or return data in a dynamic format that will be different for every comparison under analysis. This also does not allow for adding new data to the previously harmonized dataset(s), which complicates the analysis and increases calculation costs. We propose here a new method termed Shambhala-2 that can transform multi-platform expression data into a universal format that is identical for all harmonizations made using this technique. Shambhala-2 is based on sample-by-sample cubic conversion of the initial expression dataset into a preselected shape of the reference definitive dataset. Using 8390 samples of 12 healthy human tissue types and 4086 samples of colorectal, kidney, and lung cancer tissues, we verified Shambhala-2's capacity in restoring tissue-specific expression patterns for seven microarray and three RNA sequencing platforms. Shambhala-2 performed well for all tested combinations of RNAseq and microarray profiles, and retained gene-expression ranks, as evidenced by high correlations between different single- or aggregated gene expression metrics in pre- and post-Shambhalized samples, including preserving cancer-specific gene expression and pathway activation features. © 2022 Wiley Periodicals LLC. Basic Protocol: Shambhala-2 harmonizer. Alternate Protocol 1: Linear Shambhala/Shambhala-1. Alternate Protocol 2: Alternative (flexible-format and uniformly shaped) normalization methods. Support Protocol 1: Watermelon multisection (WM). Support Protocol 2: Calculation of cancer-to-normal log-fold-change (LFC) and pathway activation level (PAL).&quot;,&quot;publisher&quot;:&quot;Curr Protoc&quot;,&quot;issue&quot;:&quot;5&quot;,&quot;volume&quot;:&quot;2&quot;},&quot;isTemporary&quot;:false}]},{&quot;citationID&quot;:&quot;MENDELEY_CITATION_35a233e0-7c33-45e8-b354-ae99887b0574&quot;,&quot;properties&quot;:{&quot;noteIndex&quot;:0},&quot;isEdited&quot;:false,&quot;manualOverride&quot;:{&quot;isManuallyOverridden&quot;:false,&quot;citeprocText&quot;:&quot;(85, 86)&quot;,&quot;manualOverrideText&quot;:&quot;&quot;},&quot;citationTag&quot;:&quot;MENDELEY_CITATION_v3_eyJjaXRhdGlvbklEIjoiTUVOREVMRVlfQ0lUQVRJT05fMzVhMjMzZTAtN2MzMy00NWU4LWIzNTQtYWU5OTg4N2IwNTc0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quot;,&quot;citationItems&quot;:[{&quot;id&quot;:&quot;cb385844-4de5-32d7-ba2d-2c76656c29a3&quot;,&quot;itemData&quot;:{&quot;type&quot;:&quot;article-journal&quot;,&quot;id&quot;:&quot;cb385844-4de5-32d7-ba2d-2c76656c29a3&quot;,&quot;title&quot;:&quot;The Genotype-Tissue Expression (GTEx) project&quot;,&quot;author&quot;:[{&quot;family&quot;:&quot;Lonsdale&quot;,&quot;given&quot;:&quot;John&quot;,&quot;parse-names&quot;:false,&quot;dropping-particle&quot;:&quot;&quot;,&quot;non-dropping-particle&quot;:&quot;&quot;},{&quot;family&quot;:&quot;Thomas&quot;,&quot;given&quot;:&quot;Jeffrey&quot;,&quot;parse-names&quot;:false,&quot;dropping-particle&quot;:&quot;&quot;,&quot;non-dropping-particle&quot;:&quot;&quot;},{&quot;family&quot;:&quot;Salvatore&quot;,&quot;given&quot;:&quot;Mike&quot;,&quot;parse-names&quot;:false,&quot;dropping-particle&quot;:&quot;&quot;,&quot;non-dropping-particle&quot;:&quot;&quot;},{&quot;family&quot;:&quot;Phillips&quot;,&quot;given&quot;:&quot;Rebecca&quot;,&quot;parse-names&quot;:false,&quot;dropping-particle&quot;:&quot;&quot;,&quot;non-dropping-particle&quot;:&quot;&quot;},{&quot;family&quot;:&quot;Lo&quot;,&quot;given&quot;:&quot;Edmund&quot;,&quot;parse-names&quot;:false,&quot;dropping-particle&quot;:&quot;&quot;,&quot;non-dropping-particle&quot;:&quot;&quot;},{&quot;family&quot;:&quot;Shad&quot;,&quot;given&quot;:&quot;Saboor&quot;,&quot;parse-names&quot;:false,&quot;dropping-particle&quot;:&quot;&quot;,&quot;non-dropping-particle&quot;:&quot;&quot;},{&quot;family&quot;:&quot;Hasz&quot;,&quot;given&quot;:&quot;Richard&quot;,&quot;parse-names&quot;:false,&quot;dropping-particle&quot;:&quot;&quot;,&quot;non-dropping-particle&quot;:&quot;&quot;},{&quot;family&quot;:&quot;Walters&quot;,&quot;given&quot;:&quot;Gary&quot;,&quot;parse-names&quot;:false,&quot;dropping-particle&quot;:&quot;&quot;,&quot;non-dropping-particle&quot;:&quot;&quot;},{&quot;family&quot;:&quot;Garcia&quot;,&quot;given&quot;:&quot;Fernando&quot;,&quot;parse-names&quot;:false,&quot;dropping-particle&quot;:&quot;&quot;,&quot;non-dropping-particle&quot;:&quot;&quot;},{&quot;family&quot;:&quot;Young&quot;,&quot;given&quot;:&quot;Nancy&quot;,&quot;parse-names&quot;:false,&quot;dropping-particle&quot;:&quot;&quot;,&quot;non-dropping-particle&quot;:&quot;&quot;},{&quot;family&quot;:&quot;Foster&quot;,&quot;given&quot;:&quot;Barbara&quot;,&quot;parse-names&quot;:false,&quot;dropping-particle&quot;:&quot;&quot;,&quot;non-dropping-particle&quot;:&quot;&quot;},{&quot;family&quot;:&quot;Moser&quot;,&quot;given&quot;:&quot;Mike&quot;,&quot;parse-names&quot;:false,&quot;dropping-particle&quot;:&quot;&quot;,&quot;non-dropping-particle&quot;:&quot;&quot;},{&quot;family&quot;:&quot;Karasik&quot;,&quot;given&quot;:&quot;Ellen&quot;,&quot;parse-names&quot;:false,&quot;dropping-particle&quot;:&quot;&quot;,&quot;non-dropping-particle&quot;:&quot;&quot;},{&quot;family&quot;:&quot;Gillard&quot;,&quot;given&quot;:&quot;Bryan&quot;,&quot;parse-names&quot;:false,&quot;dropping-particle&quot;:&quot;&quot;,&quot;non-dropping-particle&quot;:&quot;&quot;},{&quot;family&quot;:&quot;Ramsey&quot;,&quot;given&quot;:&quot;Kimberley&quot;,&quot;parse-names&quot;:false,&quot;dropping-particle&quot;:&quot;&quot;,&quot;non-dropping-particle&quot;:&quot;&quot;},{&quot;family&quot;:&quot;Sullivan&quot;,&quot;given&quot;:&quot;Susan&quot;,&quot;parse-names&quot;:false,&quot;dropping-particle&quot;:&quot;&quot;,&quot;non-dropping-particle&quot;:&quot;&quot;},{&quot;family&quot;:&quot;Bridge&quot;,&quot;given&quot;:&quot;Jason&quot;,&quot;parse-names&quot;:false,&quot;dropping-particle&quot;:&quot;&quot;,&quot;non-dropping-particle&quot;:&quot;&quot;},{&quot;family&quot;:&quot;Magazine&quot;,&quot;given&quot;:&quot;Harold&quot;,&quot;parse-names&quot;:false,&quot;dropping-particle&quot;:&quot;&quot;,&quot;non-dropping-particle&quot;:&quot;&quot;},{&quot;family&quot;:&quot;Syron&quot;,&quot;given&quot;:&quot;John&quot;,&quot;parse-names&quot;:false,&quot;dropping-particle&quot;:&quot;&quot;,&quot;non-dropping-particle&quot;:&quot;&quot;},{&quot;family&quot;:&quot;Fleming&quot;,&quot;given&quot;:&quot;Johnelle&quot;,&quot;parse-names&quot;:false,&quot;dropping-particle&quot;:&quot;&quot;,&quot;non-dropping-particle&quot;:&quot;&quot;},{&quot;family&quot;:&quot;Siminoff&quot;,&quot;given&quot;:&quot;Laura&quot;,&quot;parse-names&quot;:false,&quot;dropping-particle&quot;:&quot;&quot;,&quot;non-dropping-particle&quot;:&quot;&quot;},{&quot;family&quot;:&quot;Traino&quot;,&quot;given&quot;:&quot;Heather&quot;,&quot;parse-names&quot;:false,&quot;dropping-particle&quot;:&quot;&quot;,&quot;non-dropping-particle&quot;:&quot;&quot;},{&quot;family&quot;:&quot;Mosavel&quot;,&quot;given&quot;:&quot;Maghboeba&quot;,&quot;parse-names&quot;:false,&quot;dropping-particle&quot;:&quot;&quot;,&quot;non-dropping-particle&quot;:&quot;&quot;},{&quot;family&quot;:&quot;Barker&quot;,&quot;given&quot;:&quot;Laura&quot;,&quot;parse-names&quot;:false,&quot;dropping-particle&quot;:&quot;&quot;,&quot;non-dropping-particle&quot;:&quot;&quot;},{&quot;family&quot;:&quot;Jewell&quot;,&quot;given&quot;:&quot;Scott&quot;,&quot;parse-names&quot;:false,&quot;dropping-particle&quot;:&quot;&quot;,&quot;non-dropping-particle&quot;:&quot;&quot;},{&quot;family&quot;:&quot;Rohrer&quot;,&quot;given&quot;:&quot;Dan&quot;,&quot;parse-names&quot;:false,&quot;dropping-particle&quot;:&quot;&quot;,&quot;non-dropping-particle&quot;:&quot;&quot;},{&quot;family&quot;:&quot;Maxim&quot;,&quot;given&quot;:&quot;Dan&quot;,&quot;parse-names&quot;:false,&quot;dropping-particle&quot;:&quot;&quot;,&quot;non-dropping-particle&quot;:&quot;&quot;},{&quot;family&quot;:&quot;Filkins&quot;,&quot;given&quot;:&quot;Dana&quot;,&quot;parse-names&quot;:false,&quot;dropping-particle&quot;:&quot;&quot;,&quot;non-dropping-particle&quot;:&quot;&quot;},{&quot;family&quot;:&quot;Harbach&quot;,&quot;given&quot;:&quot;Philip&quot;,&quot;parse-names&quot;:false,&quot;dropping-particle&quot;:&quot;&quot;,&quot;non-dropping-particle&quot;:&quot;&quot;},{&quot;family&quot;:&quot;Cortadillo&quot;,&quot;given&quot;:&quot;Eddie&quot;,&quot;parse-names&quot;:false,&quot;dropping-particle&quot;:&quot;&quot;,&quot;non-dropping-particle&quot;:&quot;&quot;},{&quot;family&quot;:&quot;Berghuis&quot;,&quot;given&quot;:&quot;Bree&quot;,&quot;parse-names&quot;:false,&quot;dropping-particle&quot;:&quot;&quot;,&quot;non-dropping-particle&quot;:&quot;&quot;},{&quot;family&quot;:&quot;Turner&quot;,&quot;given&quot;:&quot;Lisa&quot;,&quot;parse-names&quot;:false,&quot;dropping-particle&quot;:&quot;&quot;,&quot;non-dropping-particle&quot;:&quot;&quot;},{&quot;family&quot;:&quot;Hudson&quot;,&quot;given&quot;:&quot;Eric&quot;,&quot;parse-names&quot;:false,&quot;dropping-particle&quot;:&quot;&quot;,&quot;non-dropping-particle&quot;:&quot;&quot;},{&quot;family&quot;:&quot;Feenstra&quot;,&quot;given&quot;:&quot;Kristin&quot;,&quot;parse-names&quot;:false,&quot;dropping-particle&quot;:&quot;&quot;,&quot;non-dropping-particle&quot;:&quot;&quot;},{&quot;family&quot;:&quot;Sobin&quot;,&quot;given&quot;:&quot;Leslie&quot;,&quot;parse-names&quot;:false,&quot;dropping-particle&quot;:&quot;&quot;,&quot;non-dropping-particle&quot;:&quot;&quot;},{&quot;family&quot;:&quot;Robb&quot;,&quot;given&quot;:&quot;James&quot;,&quot;parse-names&quot;:false,&quot;dropping-particle&quot;:&quot;&quot;,&quot;non-dropping-particle&quot;:&quot;&quot;},{&quot;family&quot;:&quot;Branton&quot;,&quot;given&quot;:&quot;Phillip&quot;,&quot;parse-names&quot;:false,&quot;dropping-particle&quot;:&quot;&quot;,&quot;non-dropping-particle&quot;:&quot;&quot;},{&quot;family&quot;:&quot;Korzeniewski&quot;,&quot;given&quot;:&quot;Greg&quot;,&quot;parse-names&quot;:false,&quot;dropping-particle&quot;:&quot;&quot;,&quot;non-dropping-particle&quot;:&quot;&quot;},{&quot;family&quot;:&quot;Shive&quot;,&quot;given&quot;:&quot;Charles&quot;,&quot;parse-names&quot;:false,&quot;dropping-particle&quot;:&quot;&quot;,&quot;non-dropping-particle&quot;:&quot;&quot;},{&quot;family&quot;:&quot;Tabor&quot;,&quot;given&quot;:&quot;David&quot;,&quot;parse-names&quot;:false,&quot;dropping-particle&quot;:&quot;&quot;,&quot;non-dropping-particle&quot;:&quot;&quot;},{&quot;family&quot;:&quot;Qi&quot;,&quot;given&quot;:&quot;Liqun&quot;,&quot;parse-names&quot;:false,&quot;dropping-particle&quot;:&quot;&quot;,&quot;non-dropping-particle&quot;:&quot;&quot;},{&quot;family&quot;:&quot;Groch&quot;,&quot;given&quot;:&quot;Kevin&quot;,&quot;parse-names&quot;:false,&quot;dropping-particle&quot;:&quot;&quot;,&quot;non-dropping-particle&quot;:&quot;&quot;},{&quot;family&quot;:&quot;Nampally&quot;,&quot;given&quot;:&quot;Sreenath&quot;,&quot;parse-names&quot;:false,&quot;dropping-particle&quot;:&quot;&quot;,&quot;non-dropping-particle&quot;:&quot;&quot;},{&quot;family&quot;:&quot;Buia&quot;,&quot;given&quot;:&quot;Steve&quot;,&quot;parse-names&quot;:false,&quot;dropping-particle&quot;:&quot;&quot;,&quot;non-dropping-particle&quot;:&quot;&quot;},{&quot;family&quot;:&quot;Zimmerman&quot;,&quot;given&quot;:&quot;Angela&quot;,&quot;parse-names&quot;:false,&quot;dropping-particle&quot;:&quot;&quot;,&quot;non-dropping-particle&quot;:&quot;&quot;},{&quot;family&quot;:&quot;Smith&quot;,&quot;given&quot;:&quot;Anna&quot;,&quot;parse-names&quot;:false,&quot;dropping-particle&quot;:&quot;&quot;,&quot;non-dropping-particle&quot;:&quot;&quot;},{&quot;family&quot;:&quot;Burges&quot;,&quot;given&quot;:&quot;Robin&quot;,&quot;parse-names&quot;:false,&quot;dropping-particle&quot;:&quot;&quot;,&quot;non-dropping-particle&quot;:&quot;&quot;},{&quot;family&quot;:&quot;Robinson&quot;,&quot;given&quot;:&quot;Karna&quot;,&quot;parse-names&quot;:false,&quot;dropping-particle&quot;:&quot;&quot;,&quot;non-dropping-particle&quot;:&quot;&quot;},{&quot;family&quot;:&quot;Valentino&quot;,&quot;given&quot;:&quot;Kim&quot;,&quot;parse-names&quot;:false,&quot;dropping-particle&quot;:&quot;&quot;,&quot;non-dropping-particle&quot;:&quot;&quot;},{&quot;family&quot;:&quot;Bradbury&quot;,&quot;given&quot;:&quot;Deborah&quot;,&quot;parse-names&quot;:false,&quot;dropping-particle&quot;:&quot;&quot;,&quot;non-dropping-particle&quot;:&quot;&quot;},{&quot;family&quot;:&quot;Cosentino&quot;,&quot;given&quot;:&quot;Mark&quot;,&quot;parse-names&quot;:false,&quot;dropping-particle&quot;:&quot;&quot;,&quot;non-dropping-particle&quot;:&quot;&quot;},{&quot;family&quot;:&quot;Diaz-Mayoral&quot;,&quot;given&quot;:&quot;Norma&quot;,&quot;parse-names&quot;:false,&quot;dropping-particle&quot;:&quot;&quot;,&quot;non-dropping-particle&quot;:&quot;&quot;},{&quot;family&quot;:&quot;Kennedy&quot;,&quot;given&quot;:&quot;Mary&quot;,&quot;parse-names&quot;:false,&quot;dropping-particle&quot;:&quot;&quot;,&quot;non-dropping-particle&quot;:&quot;&quot;},{&quot;family&quot;:&quot;Engel&quot;,&quot;given&quot;:&quot;Theresa&quot;,&quot;parse-names&quot;:false,&quot;dropping-particle&quot;:&quot;&quot;,&quot;non-dropping-particle&quot;:&quot;&quot;},{&quot;family&quot;:&quot;Williams&quot;,&quot;given&quot;:&quot;Penelope&quot;,&quot;parse-names&quot;:false,&quot;dropping-particle&quot;:&quot;&quot;,&quot;non-dropping-particle&quot;:&quot;&quot;},{&quot;family&quot;:&quot;Erickson&quot;,&quot;given&quot;:&quot;Kenyon&quot;,&quot;parse-names&quot;:false,&quot;dropping-particle&quot;:&quot;&quot;,&quot;non-dropping-particle&quot;:&quot;&quot;},{&quot;family&quot;:&quot;Ardlie&quot;,&quot;given&quot;:&quot;Kristin&quot;,&quot;parse-names&quot;:false,&quot;dropping-particle&quot;:&quot;&quot;,&quot;non-dropping-particle&quot;:&quot;&quot;},{&quot;family&quot;:&quot;Winckler&quot;,&quot;given&quot;:&quot;Wendy&quot;,&quot;parse-names&quot;:false,&quot;dropping-particle&quot;:&quot;&quot;,&quot;non-dropping-particle&quot;:&quot;&quot;},{&quot;family&quot;:&quot;Getz&quot;,&quot;given&quot;:&quot;Gad&quot;,&quot;parse-names&quot;:false,&quot;dropping-particle&quot;:&quot;&quot;,&quot;non-dropping-particle&quot;:&quot;&quot;},{&quot;family&quot;:&quot;DeLuca&quot;,&quot;given&quot;:&quot;David&quot;,&quot;parse-names&quot;:false,&quot;dropping-particle&quot;:&quot;&quot;,&quot;non-dropping-particle&quot;:&quot;&quot;},{&quot;family&quot;:&quot;Daniel MacArthur&quot;,&quot;given&quot;:&quot;&quot;,&quot;parse-names&quot;:false,&quot;dropping-particle&quot;:&quot;&quot;,&quot;non-dropping-particle&quot;:&quot;&quot;},{&quot;family&quot;:&quot;Kellis&quot;,&quot;given&quot;:&quot;Manolis&quot;,&quot;parse-names&quot;:false,&quot;dropping-particle&quot;:&quot;&quot;,&quot;non-dropping-particle&quot;:&quot;&quot;},{&quot;family&quot;:&quot;Thomson&quot;,&quot;given&quot;:&quot;Alexander&quot;,&quot;parse-names&quot;:false,&quot;dropping-particle&quot;:&quot;&quot;,&quot;non-dropping-particle&quot;:&quot;&quot;},{&quot;family&quot;:&quot;Young&quot;,&quot;given&quot;:&quot;Taylor&quot;,&quot;parse-names&quot;:false,&quot;dropping-particle&quot;:&quot;&quot;,&quot;non-dropping-particle&quot;:&quot;&quot;},{&quot;family&quot;:&quot;Gelfand&quot;,&quot;given&quot;:&quot;Ellen&quot;,&quot;parse-names&quot;:false,&quot;dropping-particle&quot;:&quot;&quot;,&quot;non-dropping-particle&quot;:&quot;&quot;},{&quot;family&quot;:&quot;Donovan&quot;,&quot;given&quot;:&quot;Molly&quot;,&quot;parse-names&quot;:false,&quot;dropping-particle&quot;:&quot;&quot;,&quot;non-dropping-particle&quot;:&quot;&quot;},{&quot;family&quot;:&quot;Meng&quot;,&quot;given&quot;:&quot;Yan&quot;,&quot;parse-names&quot;:false,&quot;dropping-particle&quot;:&quot;&quot;,&quot;non-dropping-particle&quot;:&quot;&quot;},{&quot;family&quot;:&quot;Grant&quot;,&quot;given&quot;:&quot;George&quot;,&quot;parse-names&quot;:false,&quot;dropping-particle&quot;:&quot;&quot;,&quot;non-dropping-particle&quot;:&quot;&quot;},{&quot;family&quot;:&quot;Mash&quot;,&quot;given&quot;:&quot;Deborah&quot;,&quot;parse-names&quot;:false,&quot;dropping-particle&quot;:&quot;&quot;,&quot;non-dropping-particle&quot;:&quot;&quot;},{&quot;family&quot;:&quot;Marcus&quot;,&quot;given&quot;:&quot;Yvonne&quot;,&quot;parse-names&quot;:false,&quot;dropping-particle&quot;:&quot;&quot;,&quot;non-dropping-particle&quot;:&quot;&quot;},{&quot;family&quot;:&quot;Basile&quot;,&quot;given&quot;:&quot;Margaret&quot;,&quot;parse-names&quot;:false,&quot;dropping-particle&quot;:&quot;&quot;,&quot;non-dropping-particle&quot;:&quot;&quot;},{&quot;family&quot;:&quot;Liu&quot;,&quot;given&quot;:&quot;Jun&quot;,&quot;parse-names&quot;:false,&quot;dropping-particle&quot;:&quot;&quot;,&quot;non-dropping-particle&quot;:&quot;&quot;},{&quot;family&quot;:&quot;Zhu&quot;,&quot;given&quot;:&quot;Jun&quot;,&quot;parse-names&quot;:false,&quot;dropping-particle&quot;:&quot;&quot;,&quot;non-dropping-particle&quot;:&quot;&quot;},{&quot;family&quot;:&quot;Tu&quot;,&quot;given&quot;:&quot;Zhidong&quot;,&quot;parse-names&quot;:false,&quot;dropping-particle&quot;:&quot;&quot;,&quot;non-dropping-particle&quot;:&quot;&quot;},{&quot;family&quot;:&quot;Cox&quot;,&quot;given&quot;:&quot;Nancy J.&quot;,&quot;parse-names&quot;:false,&quot;dropping-particle&quot;:&quot;&quot;,&quot;non-dropping-particle&quot;:&quot;&quot;},{&quot;family&quot;:&quot;Nicolae&quot;,&quot;given&quot;:&quot;Dan L.&quot;,&quot;parse-names&quot;:false,&quot;dropping-particle&quot;:&quot;&quot;,&quot;non-dropping-particle&quot;:&quot;&quot;},{&quot;family&quot;:&quot;Gamazon&quot;,&quot;given&quot;:&quot;Eric R.&quot;,&quot;parse-names&quot;:false,&quot;dropping-particle&quot;:&quot;&quot;,&quot;non-dropping-particle&quot;:&quot;&quot;},{&quot;family&quot;:&quot;Im&quot;,&quot;given&quot;:&quot;Hae Kyung&quot;,&quot;parse-names&quot;:false,&quot;dropping-particle&quot;:&quot;&quot;,&quot;non-dropping-particle&quot;:&quot;&quot;},{&quot;family&quot;:&quot;Konkashbaev&quot;,&quot;given&quot;:&quot;Anuar&quot;,&quot;parse-names&quot;:false,&quot;dropping-particle&quot;:&quot;&quot;,&quot;non-dropping-particle&quot;:&quot;&quot;},{&quot;family&quot;:&quot;Pritchard&quot;,&quot;given&quot;:&quot;Jonathan&quot;,&quot;parse-names&quot;:false,&quot;dropping-particle&quot;:&quot;&quot;,&quot;non-dropping-particle&quot;:&quot;&quot;},{&quot;family&quot;:&quot;Stevens&quot;,&quot;given&quot;:&quot;Matthew&quot;,&quot;parse-names&quot;:false,&quot;dropping-particle&quot;:&quot;&quot;,&quot;non-dropping-particle&quot;:&quot;&quot;},{&quot;family&quot;:&quot;Flutre&quot;,&quot;given&quot;:&quot;Timothèe&quot;,&quot;parse-names&quot;:false,&quot;dropping-particle&quot;:&quot;&quot;,&quot;non-dropping-particle&quot;:&quot;&quot;},{&quot;family&quot;:&quot;Wen&quot;,&quot;given&quot;:&quot;Xiaoquan&quot;,&quot;parse-names&quot;:false,&quot;dropping-particle&quot;:&quot;&quot;,&quot;non-dropping-particle&quot;:&quot;&quot;},{&quot;family&quot;:&quot;Dermitzakis&quot;,&quot;given&quot;:&quot;Emmanouil T.&quot;,&quot;parse-names&quot;:false,&quot;dropping-particle&quot;:&quot;&quot;,&quot;non-dropping-particle&quot;:&quot;&quot;},{&quot;family&quot;:&quot;Lappalainen&quot;,&quot;given&quot;:&quot;Tuuli&quot;,&quot;parse-names&quot;:false,&quot;dropping-particle&quot;:&quot;&quot;,&quot;non-dropping-particle&quot;:&quot;&quot;},{&quot;family&quot;:&quot;Guigo&quot;,&quot;given&quot;:&quot;Roderic&quot;,&quot;parse-names&quot;:false,&quot;dropping-particle&quot;:&quot;&quot;,&quot;non-dropping-particle&quot;:&quot;&quot;},{&quot;family&quot;:&quot;Monlong&quot;,&quot;given&quot;:&quot;Jean&quot;,&quot;parse-names&quot;:false,&quot;dropping-particle&quot;:&quot;&quot;,&quot;non-dropping-particle&quot;:&quot;&quot;},{&quot;family&quot;:&quot;Sammeth&quot;,&quot;given&quot;:&quot;Michael&quot;,&quot;parse-names&quot;:false,&quot;dropping-particle&quot;:&quot;&quot;,&quot;non-dropping-particle&quot;:&quot;&quot;},{&quot;family&quot;:&quot;Koller&quot;,&quot;given&quot;:&quot;Daphne&quot;,&quot;parse-names&quot;:false,&quot;dropping-particle&quot;:&quot;&quot;,&quot;non-dropping-particle&quot;:&quot;&quot;},{&quot;family&quot;:&quot;Battle&quot;,&quot;given&quot;:&quot;Alexis&quot;,&quot;parse-names&quot;:false,&quot;dropping-particle&quot;:&quot;&quot;,&quot;non-dropping-particle&quot;:&quot;&quot;},{&quot;family&quot;:&quot;Mostafavi&quot;,&quot;given&quot;:&quot;Sara&quot;,&quot;parse-names&quot;:false,&quot;dropping-particle&quot;:&quot;&quot;,&quot;non-dropping-particle&quot;:&quot;&quot;},{&quot;family&quot;:&quot;McCarthy&quot;,&quot;given&quot;:&quot;Mark&quot;,&quot;parse-names&quot;:false,&quot;dropping-particle&quot;:&quot;&quot;,&quot;non-dropping-particle&quot;:&quot;&quot;},{&quot;family&quot;:&quot;Rivas&quot;,&quot;given&quot;:&quot;Manual&quot;,&quot;parse-names&quot;:false,&quot;dropping-particle&quot;:&quot;&quot;,&quot;non-dropping-particle&quot;:&quot;&quot;},{&quot;family&quot;:&quot;Maller&quot;,&quot;given&quot;:&quot;Julian&quot;,&quot;parse-names&quot;:false,&quot;dropping-particle&quot;:&quot;&quot;,&quot;non-dropping-particle&quot;:&quot;&quot;},{&quot;family&quot;:&quot;Rusyn&quot;,&quot;given&quot;:&quot;Ivan&quot;,&quot;parse-names&quot;:false,&quot;dropping-particle&quot;:&quot;&quot;,&quot;non-dropping-particle&quot;:&quot;&quot;},{&quot;family&quot;:&quot;Nobel&quot;,&quot;given&quot;:&quot;Andrew&quot;,&quot;parse-names&quot;:false,&quot;dropping-particle&quot;:&quot;&quot;,&quot;non-dropping-particle&quot;:&quot;&quot;},{&quot;family&quot;:&quot;Wright&quot;,&quot;given&quot;:&quot;Fred&quot;,&quot;parse-names&quot;:false,&quot;dropping-particle&quot;:&quot;&quot;,&quot;non-dropping-particle&quot;:&quot;&quot;},{&quot;family&quot;:&quot;Shabalin&quot;,&quot;given&quot;:&quot;Andrey&quot;,&quot;parse-names&quot;:false,&quot;dropping-particle&quot;:&quot;&quot;,&quot;non-dropping-particle&quot;:&quot;&quot;},{&quot;family&quot;:&quot;Feolo&quot;,&quot;given&quot;:&quot;Mike&quot;,&quot;parse-names&quot;:false,&quot;dropping-particle&quot;:&quot;&quot;,&quot;non-dropping-particle&quot;:&quot;&quot;},{&quot;family&quot;:&quot;Sharopova&quot;,&quot;given&quot;:&quot;Nataliya&quot;,&quot;parse-names&quot;:false,&quot;dropping-particle&quot;:&quot;&quot;,&quot;non-dropping-particle&quot;:&quot;&quot;},{&quot;family&quot;:&quot;Sturcke&quot;,&quot;given&quot;:&quot;Anne&quot;,&quot;parse-names&quot;:false,&quot;dropping-particle&quot;:&quot;&quot;,&quot;non-dropping-particle&quot;:&quot;&quot;},{&quot;family&quot;:&quot;Paschal&quot;,&quot;given&quot;:&quot;Justin&quot;,&quot;parse-names&quot;:false,&quot;dropping-particle&quot;:&quot;&quot;,&quot;non-dropping-particle&quot;:&quot;&quot;},{&quot;family&quot;:&quot;Anderson&quot;,&quot;given&quot;:&quot;James M.&quot;,&quot;parse-names&quot;:false,&quot;dropping-particle&quot;:&quot;&quot;,&quot;non-dropping-particle&quot;:&quot;&quot;},{&quot;family&quot;:&quot;Wilder&quot;,&quot;given&quot;:&quot;Elizabeth L.&quot;,&quot;parse-names&quot;:false,&quot;dropping-particle&quot;:&quot;&quot;,&quot;non-dropping-particle&quot;:&quot;&quot;},{&quot;family&quot;:&quot;Derr&quot;,&quot;given&quot;:&quot;Leslie K.&quot;,&quot;parse-names&quot;:false,&quot;dropping-particle&quot;:&quot;&quot;,&quot;non-dropping-particle&quot;:&quot;&quot;},{&quot;family&quot;:&quot;Green&quot;,&quot;given&quot;:&quot;Eric D.&quot;,&quot;parse-names&quot;:false,&quot;dropping-particle&quot;:&quot;&quot;,&quot;non-dropping-particle&quot;:&quot;&quot;},{&quot;family&quot;:&quot;Struewing&quot;,&quot;given&quot;:&quot;Jeffery P.&quot;,&quot;parse-names&quot;:false,&quot;dropping-particle&quot;:&quot;&quot;,&quot;non-dropping-particle&quot;:&quot;&quot;},{&quot;family&quot;:&quot;Temple&quot;,&quot;given&quot;:&quot;Gary&quot;,&quot;parse-names&quot;:false,&quot;dropping-particle&quot;:&quot;&quot;,&quot;non-dropping-particle&quot;:&quot;&quot;},{&quot;family&quot;:&quot;Volpi&quot;,&quot;given&quot;:&quot;Simona&quot;,&quot;parse-names&quot;:false,&quot;dropping-particle&quot;:&quot;&quot;,&quot;non-dropping-particle&quot;:&quot;&quot;},{&quot;family&quot;:&quot;Boyer&quot;,&quot;given&quot;:&quot;Joy T.&quot;,&quot;parse-names&quot;:false,&quot;dropping-particle&quot;:&quot;&quot;,&quot;non-dropping-particle&quot;:&quot;&quot;},{&quot;family&quot;:&quot;Thomson&quot;,&quot;given&quot;:&quot;Elizabeth J.&quot;,&quot;parse-names&quot;:false,&quot;dropping-particle&quot;:&quot;&quot;,&quot;non-dropping-particle&quot;:&quot;&quot;},{&quot;family&quot;:&quot;Guyer&quot;,&quot;given&quot;:&quot;Mark S.&quot;,&quot;parse-names&quot;:false,&quot;dropping-particle&quot;:&quot;&quot;,&quot;non-dropping-particle&quot;:&quot;&quot;},{&quot;family&quot;:&quot;Ng&quot;,&quot;given&quot;:&quot;Cathy&quot;,&quot;parse-names&quot;:false,&quot;dropping-particle&quot;:&quot;&quot;,&quot;non-dropping-particle&quot;:&quot;&quot;},{&quot;family&quot;:&quot;Abdallah&quot;,&quot;given&quot;:&quot;Assya&quot;,&quot;parse-names&quot;:false,&quot;dropping-particle&quot;:&quot;&quot;,&quot;non-dropping-particle&quot;:&quot;&quot;},{&quot;family&quot;:&quot;Colantuoni&quot;,&quot;given&quot;:&quot;Deborah&quot;,&quot;parse-names&quot;:false,&quot;dropping-particle&quot;:&quot;&quot;,&quot;non-dropping-particle&quot;:&quot;&quot;},{&quot;family&quot;:&quot;Insel&quot;,&quot;given&quot;:&quot;Thomas R.&quot;,&quot;parse-names&quot;:false,&quot;dropping-particle&quot;:&quot;&quot;,&quot;non-dropping-particle&quot;:&quot;&quot;},{&quot;family&quot;:&quot;Koester&quot;,&quot;given&quot;:&quot;Susan E.&quot;,&quot;parse-names&quot;:false,&quot;dropping-particle&quot;:&quot;&quot;,&quot;non-dropping-particle&quot;:&quot;&quot;},{&quot;family&quot;:&quot;A Roger Little&quot;,&quot;given&quot;:&quot;&quot;,&quot;parse-names&quot;:false,&quot;dropping-particle&quot;:&quot;&quot;,&quot;non-dropping-particle&quot;:&quot;&quot;},{&quot;family&quot;:&quot;Bender&quot;,&quot;given&quot;:&quot;Patrick K.&quot;,&quot;parse-names&quot;:false,&quot;dropping-particle&quot;:&quot;&quot;,&quot;non-dropping-particle&quot;:&quot;&quot;},{&quot;family&quot;:&quot;Lehner&quot;,&quot;given&quot;:&quot;Thomas&quot;,&quot;parse-names&quot;:false,&quot;dropping-particle&quot;:&quot;&quot;,&quot;non-dropping-particle&quot;:&quot;&quot;},{&quot;family&quot;:&quot;Yao&quot;,&quot;given&quot;:&quot;Yin&quot;,&quot;parse-names&quot;:false,&quot;dropping-particle&quot;:&quot;&quot;,&quot;non-dropping-particle&quot;:&quot;&quot;},{&quot;family&quot;:&quot;Compton&quot;,&quot;given&quot;:&quot;Carolyn C.&quot;,&quot;parse-names&quot;:false,&quot;dropping-particle&quot;:&quot;&quot;,&quot;non-dropping-particle&quot;:&quot;&quot;},{&quot;family&quot;:&quot;Vaught&quot;,&quot;given&quot;:&quot;Jimmie B.&quot;,&quot;parse-names&quot;:false,&quot;dropping-particle&quot;:&quot;&quot;,&quot;non-dropping-particle&quot;:&quot;&quot;},{&quot;family&quot;:&quot;Sawyer&quot;,&quot;given&quot;:&quot;Sherilyn&quot;,&quot;parse-names&quot;:false,&quot;dropping-particle&quot;:&quot;&quot;,&quot;non-dropping-particle&quot;:&quot;&quot;},{&quot;family&quot;:&quot;Lockhart&quot;,&quot;given&quot;:&quot;Nicole C.&quot;,&quot;parse-names&quot;:false,&quot;dropping-particle&quot;:&quot;&quot;,&quot;non-dropping-particle&quot;:&quot;&quot;},{&quot;family&quot;:&quot;Demchok&quot;,&quot;given&quot;:&quot;Joanne&quot;,&quot;parse-names&quot;:false,&quot;dropping-particle&quot;:&quot;&quot;,&quot;non-dropping-particle&quot;:&quot;&quot;},{&quot;family&quot;:&quot;Moore&quot;,&quot;given&quot;:&quot;Helen F.&quot;,&quot;parse-names&quot;:false,&quot;dropping-particle&quot;:&quot;&quot;,&quot;non-dropping-particle&quot;:&quot;&quot;}],&quot;container-title&quot;:&quot;Nature genetics&quot;,&quot;container-title-short&quot;:&quot;Nat. Genet.&quot;,&quot;accessed&quot;:{&quot;date-parts&quot;:[[2026,7,25]]},&quot;DOI&quot;:&quot;10.1038/NG.2653&quot;,&quot;ISSN&quot;:&quot;1546-1718&quot;,&quot;PMID&quot;:&quot;23715323&quot;,&quot;URL&quot;:&quot;https://pubmed.ncbi.nlm.nih.gov/23715323/&quot;,&quot;issued&quot;:{&quot;date-parts&quot;:[[2013,6]]},&quot;page&quot;:&quot;580-585&quot;,&quot;publisher&quot;:&quot;Nat Genet&quot;,&quot;issue&quot;:&quot;6&quot;,&quot;volume&quot;:&quot;45&quot;},&quot;isTemporary&quot;:false},{&quot;id&quot;:&quot;490c19a2-4302-348d-af53-025a5887fc95&quot;,&quot;itemData&quot;:{&quot;type&quot;:&quot;article-journal&quot;,&quot;id&quot;:&quot;490c19a2-4302-348d-af53-025a5887fc95&quot;,&quot;title&quot;:&quot;The Cancer Genome Atlas Pan-Cancer Analysis Project&quot;,&quot;author&quot;:[{&quot;family&quot;:&quot;Weinstein&quot;,&quot;given&quot;:&quot;John N.&quot;,&quot;parse-names&quot;:false,&quot;dropping-particle&quot;:&quot;&quot;,&quot;non-dropping-particle&quot;:&quot;&quot;},{&quot;family&quot;:&quot;Collisson&quot;,&quot;given&quot;:&quot;Eric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Mills&quot;,&quot;parse-names&quot;:false,&quot;dropping-particle&quot;:&quot;&quot;,&quot;non-dropping-particle&quot;:&quot;&quot;},{&quot;family&quot;:&quot;Ozenberger&quot;,&quot;given&quot;:&quot;Brad A.&quot;,&quot;parse-names&quot;:false,&quot;dropping-particle&quot;:&quot;&quot;,&quot;non-dropping-particle&quot;:&quot;&quot;},{&quot;family&quot;:&quot;Ellrott&quot;,&quot;given&quot;:&quot;Kyle&quot;,&quot;parse-names&quot;:false,&quot;dropping-particle&quot;:&quot;&quot;,&quot;non-dropping-particle&quot;:&quot;&quot;},{&quot;family&quot;:&quot;Sander&quot;,&quot;given&quot;:&quot;Chris&quot;,&quot;parse-names&quot;:false,&quot;dropping-particle&quot;:&quot;&quot;,&quot;non-dropping-particle&quot;:&quot;&quot;},{&quot;family&quot;:&quot;Stuart&quot;,&quot;given&quot;:&quot;Joshua M.&quot;,&quot;parse-names&quot;:false,&quot;dropping-particle&quot;:&quot;&quot;,&quot;non-dropping-particle&quot;:&quot;&quot;},{&quot;family&quot;:&quot;Chang&quot;,&quot;given&quot;:&quot;Kyle&quot;,&quot;parse-names&quot;:false,&quot;dropping-particle&quot;:&quot;&quot;,&quot;non-dropping-particle&quot;:&quot;&quot;},{&quot;family&quot;:&quot;Creighton&quot;,&quot;given&quot;:&quot;Chad J.&quot;,&quot;parse-names&quot;:false,&quot;dropping-particle&quot;:&quot;&quot;,&quot;non-dropping-particle&quot;:&quot;&quot;},{&quot;family&quot;:&quot;Davis&quot;,&quot;given&quot;:&quot;Caleb&quot;,&quot;parse-names&quot;:false,&quot;dropping-particle&quot;:&quot;&quot;,&quot;non-dropping-particle&quot;:&quot;&quot;},{&quot;family&quot;:&quot;Donehower&quot;,&quot;given&quot;:&quot;Lawrence&quot;,&quot;parse-names&quot;:false,&quot;dropping-particle&quot;:&quot;&quot;,&quot;non-dropping-particle&quot;:&quot;&quot;},{&quot;family&quot;:&quot;Drummond&quot;,&quot;given&quot;:&quot;Jennifer&quot;,&quot;parse-names&quot;:false,&quot;dropping-particle&quot;:&quot;&quot;,&quot;non-dropping-particle&quot;:&quot;&quot;},{&quot;family&quot;:&quot;Wheeler&quot;,&quot;given&quot;:&quot;David&quot;,&quot;parse-names&quot;:false,&quot;dropping-particle&quot;:&quot;&quot;,&quot;non-dropping-particle&quot;:&quot;&quot;},{&quot;family&quot;:&quot;Ally&quot;,&quot;given&quot;:&quot;Adrian&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n&quot;,&quot;given&quot;:&quot;Hye Jung E.&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Martin&quot;,&quot;parse-names&quot;:false,&quot;dropping-particle&quot;:&quot;&quot;,&quot;non-dropping-particle&quot;:&quot;&quot;},{&quot;family&quot;:&quot;Hirst&quot;,&quot;given&quot;:&quot;Carrie&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Robertson&quot;,&quot;given&quot;:&quot;A. Gordon&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 J.&quot;,&quot;parse-names&quot;:false,&quot;dropping-particle&quot;:&quot;&quot;,&quot;non-dropping-particle&quot;:&quot;&quot;},{&quot;family&quot;:&quot;Beroukhim&quot;,&quot;given&quot;:&quot;Rameen&quot;,&quot;parse-names&quot;:false,&quot;dropping-particle&quot;:&quot;&quot;,&quot;non-dropping-particle&quot;:&quot;&quot;},{&quot;family&quot;:&quot;Bhatt&quot;,&quot;given&quot;:&quot;Ami S.&quot;,&quot;parse-names&quot;:false,&quot;dropping-particle&quot;:&quot;&quot;,&quot;non-dropping-particle&quot;:&quot;&quot;},{&quot;family&quot;:&quot;Brooks&quot;,&quot;given&quot;:&quot;Angela N.&quot;,&quot;parse-names&quot;:false,&quot;dropping-particle&quot;:&quot;&quot;,&quot;non-dropping-particle&quot;:&quot;&quot;},{&quot;family&quot;:&quot;Cherniack&quot;,&quot;given&quot;:&quot;Andrew D.&quot;,&quot;parse-names&quot;:false,&quot;dropping-particle&quot;:&quot;&quot;,&quot;non-dropping-particle&quot;:&quot;&quot;},{&quot;family&quot;:&quot;Freeman&quot;,&quot;given&quot;:&quot;Samuel S.&quot;,&quot;parse-names&quot;:false,&quot;dropping-particle&quot;:&quot;&quot;,&quot;non-dropping-particle&quot;:&quot;&quot;},{&quot;family&quot;:&quot;Gabriel&quot;,&quot;given&quot;:&quot;Stacey B.&quot;,&quot;parse-names&quot;:false,&quot;dropping-particle&quot;:&quot;&quot;,&quot;non-dropping-particle&quot;:&quot;&quot;},{&quot;family&quot;:&quot;Helman&quot;,&quot;given&quot;:&quot;Elena&quot;,&quot;parse-names&quot;:false,&quot;dropping-particle&quot;:&quot;&quot;,&quot;non-dropping-particle&quot;:&quot;&quot;},{&quot;family&quot;:&quot;Jung&quot;,&quot;given&quot;:&quot;Joonil&quot;,&quot;parse-names&quot;:false,&quot;dropping-particle&quot;:&quot;&quot;,&quot;non-dropping-particle&quot;:&quot;&quot;},{&quot;family&quot;:&quot;Meyerson&quot;,&quot;given&quot;:&quot;Matthew&quot;,&quot;parse-names&quot;:false,&quot;dropping-particle&quot;:&quot;&quot;,&quot;non-dropping-particle&quot;:&quot;&quot;},{&quot;family&quot;:&quot;Ojesina&quot;,&quot;given&quot;:&quot;Akinyemi I.&quot;,&quot;parse-names&quot;:false,&quot;dropping-particle&quot;:&quot;&quot;,&quot;non-dropping-particle&quot;:&quot;&quot;},{&quot;family&quot;:&quot;Pedamallu&quot;,&quot;given&quot;:&quot;Chandra Sekhar&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Tabak&quot;,&quot;given&quot;:&quot;Barbara&quot;,&quot;parse-names&quot;:false,&quot;dropping-particle&quot;:&quot;&quot;,&quot;non-dropping-particle&quot;:&quot;&quot;},{&quot;family&quot;:&quot;Zack&quot;,&quot;given&quot;:&quot;Travis&quot;,&quot;parse-names&quot;:false,&quot;dropping-particle&quot;:&quot;&quot;,&quot;non-dropping-particle&quot;:&quot;&quot;},{&quot;family&quot;:&quot;Lander&quot;,&quot;given&quot;:&quot;Eric S.&quot;,&quot;parse-names&quot;:false,&quot;dropping-particle&quot;:&quot;&quot;,&quot;non-dropping-particle&quot;:&quot;&quot;},{&quot;family&quot;:&quot;Bristow&quot;,&quot;given&quot;:&quot;Christopher A.&quot;,&quot;parse-names&quot;:false,&quot;dropping-particle&quot;:&quot;&quot;,&quot;non-dropping-particle&quot;:&quot;&quot;},{&quot;family&quot;:&quot;Hadjipanayis&quot;,&quot;given&quot;:&quot;Angela&quot;,&quot;parse-names&quot;:false,&quot;dropping-particle&quot;:&quot;&quot;,&quot;non-dropping-particle&quot;:&quot;&quot;},{&quot;family&quot;:&quot;Haseley&quot;,&quot;given&quot;:&quot;Psalm&quot;,&quot;parse-names&quot;:false,&quot;dropping-particle&quot;:&quot;&quot;,&quot;non-dropping-particle&quot;:&quot;&quot;},{&quot;family&quot;:&quot;Kucherlapati&quot;,&quot;given&quot;:&quot;Raju&quot;,&quot;parse-names&quot;:false,&quot;dropping-particle&quot;:&quot;&quot;,&quot;non-dropping-particle&quot;:&quot;&quot;},{&quot;family&quot;:&quot;Lee&quot;,&quot;given&quot;:&quot;Semin&quot;,&quot;parse-names&quot;:false,&quot;dropping-particle&quot;:&quot;&quot;,&quot;non-dropping-particle&quot;:&quot;&quot;},{&quot;family&quot;:&quot;Lee&quot;,&quot;given&quot;:&quot;Eunjung&quot;,&quot;parse-names&quot;:false,&quot;dropping-particle&quot;:&quot;&quot;,&quot;non-dropping-particle&quot;:&quot;&quot;},{&quot;family&quot;:&quot;Luquette&quot;,&quot;given&quot;:&quot;Lovelace J.&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antoso&quot;,&quot;given&quot;:&quot;Netty&quot;,&quot;parse-names&quot;:false,&quot;dropping-particle&quot;:&quot;&quot;,&quot;non-dropping-particle&quot;:&quot;&quot;},{&quot;family&quot;:&quot;Seidman&quot;,&quot;given&quot;:&quot;Jonathan&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Xi&quot;,&quot;given&quot;:&quot;Ruibin&quot;,&quot;parse-names&quot;:false,&quot;dropping-particle&quot;:&quot;&quot;,&quot;non-dropping-particle&quot;:&quot;&quot;},{&quot;family&quot;:&quot;Xu&quot;,&quot;given&quot;:&quot;Andrew W.&quot;,&quot;parse-names&quot;:false,&quot;dropping-particle&quot;:&quot;&quot;,&quot;non-dropping-particle&quot;:&quot;&quot;},{&quot;family&quot;:&quot;Yang&quot;,&quot;given&quot;:&quot;Lixing&quot;,&quot;parse-names&quot;:false,&quot;dropping-particle&quot;:&quot;&quot;,&quot;non-dropping-particle&quot;:&quot;&quot;},{&quot;family&quot;:&quot;Zeng&quot;,&quot;given&quot;:&quot;Dong&quot;,&quot;parse-names&quot;:false,&quot;dropping-particle&quot;:&quot;&quot;,&quot;non-dropping-particle&quot;:&quot;&quot;},{&quot;family&quot;:&quot;Auman&quot;,&quot;given&quot;:&quot;J. Todd&quot;,&quot;parse-names&quot;:false,&quot;dropping-particle&quot;:&quot;&quot;,&quot;non-dropping-particle&quot;:&quot;&quot;},{&quot;family&quot;:&quot;Balu&quot;,&quot;given&quot;:&quot;Saianand&quot;,&quot;parse-names&quot;:false,&quot;dropping-particle&quot;:&quot;&quot;,&quot;non-dropping-particle&quot;:&quot;&quot;},{&quot;family&quot;:&quot;Buda&quot;,&quot;given&quot;:&quot;Elizabeth&quot;,&quot;parse-names&quot;:false,&quot;dropping-particle&quot;:&quot;&quot;,&quot;non-dropping-particle&quot;:&quot;&quot;},{&quot;family&quot;:&quot;Fan&quot;,&quot;given&quot;:&quot;Cheng&quot;,&quot;parse-names&quot;:false,&quot;dropping-particle&quot;:&quot;&quot;,&quot;non-dropping-particle&quot;:&quot;&quot;},{&quot;family&quot;:&quot;Hoadley&quot;,&quot;given&quot;:&quot;Katherine A.&quot;,&quot;parse-names&quot;:false,&quot;dropping-particle&quot;:&quot;&quot;,&quot;non-dropping-particle&quot;:&quot;&quot;},{&quot;family&quot;:&quot;Jones&quot;,&quot;given&quot;:&quot;Corbin D.&quot;,&quot;parse-names&quot;:false,&quot;dropping-particle&quot;:&quot;&quot;,&quot;non-dropping-particle&quot;:&quot;&quot;},{&quot;family&quot;:&quot;Meng&quot;,&quot;given&quot;:&quot;Shaowu&quot;,&quot;parse-names&quot;:false,&quot;dropping-particle&quot;:&quot;&quot;,&quot;non-dropping-particle&quot;:&quot;&quot;},{&quot;family&quot;:&quot;Mieczkowski&quot;,&quot;given&quot;:&quot;Piotr A.&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Roach&quot;,&quot;given&quot;:&quot;Jeffrey&quot;,&quot;parse-names&quot;:false,&quot;dropping-particle&quot;:&quot;&quot;,&quot;non-dropping-particle&quot;:&quot;&quot;},{&quot;family&quot;:&quot;Shi&quot;,&quot;given&quot;:&quot;Yan&quot;,&quot;parse-names&quot;:false,&quot;dropping-particle&quot;:&quot;&quot;,&quot;non-dropping-particle&quot;:&quot;&quot;},{&quot;family&quot;:&quot;Silva&quot;,&quot;given&quot;:&quot;Grace O.&quot;,&quot;parse-names&quot;:false,&quot;dropping-particle&quot;:&quot;&quot;,&quot;non-dropping-particle&quot;:&quot;&quot;},{&quot;family&quot;:&quot;Tan&quot;,&quot;given&quot;:&quot;Donghui&quot;,&quot;parse-names&quot;:false,&quot;dropping-particle&quot;:&quot;&quot;,&quot;non-dropping-particle&quot;:&quot;&quot;},{&quot;family&quot;:&quot;Veluvolu&quot;,&quot;given&quot;:&quot;Umadevi&quot;,&quot;parse-names&quot;:false,&quot;dropping-particle&quot;:&quot;&quot;,&quot;non-dropping-particle&quot;:&quot;&quot;},{&quot;family&quot;:&quot;Waring&quot;,&quot;given&quot;:&quot;Scot&quot;,&quot;parse-names&quot;:false,&quot;dropping-particle&quot;:&quot;&quot;,&quot;non-dropping-particle&quot;:&quot;&quot;},{&quot;family&quot;:&quot;Wilkerson&quot;,&quot;given&quot;:&quot;Matthew D.&quot;,&quot;parse-names&quot;:false,&quot;dropping-particle&quot;:&quot;&quot;,&quot;non-dropping-particle&quot;:&quot;&quot;},{&quot;family&quot;:&quot;Wu&quot;,&quot;given&quot;:&quot;Junyuan&quot;,&quot;parse-names&quot;:false,&quot;dropping-particle&quot;:&quot;&quot;,&quot;non-dropping-particle&quot;:&quot;&quot;},{&quot;family&quot;:&quot;Zhao&quot;,&quot;given&quot;:&quot;Wei&quot;,&quot;parse-names&quot;:false,&quot;dropping-particle&quot;:&quot;&quot;,&quot;non-dropping-particle&quot;:&quot;&quot;},{&quot;family&quot;:&quot;Bodenheimer&quot;,&quot;given&quot;:&quot;Tom&quot;,&quot;parse-names&quot;:false,&quot;dropping-particle&quot;:&quot;&quot;,&quot;non-dropping-particle&quot;:&quot;&quot;},{&quot;family&quot;:&quot;Hayes&quot;,&quot;given&quot;:&quot;D. Neil&quot;,&quot;parse-names&quot;:false,&quot;dropping-particle&quot;:&quot;&quot;,&quot;non-dropping-particle&quot;:&quot;&quot;},{&quot;family&quot;:&quot;Hoyle&quot;,&quot;given&quot;:&quot;Alan P.&quot;,&quot;parse-names&quot;:false,&quot;dropping-particle&quot;:&quot;&quot;,&quot;non-dropping-particle&quot;:&quot;&quot;},{&quot;family&quot;:&quot;Jeffreys&quot;,&quot;given&quot;:&quot;Stuart R.&quot;,&quot;parse-names&quot;:false,&quot;dropping-particle&quot;:&quot;&quot;,&quot;non-dropping-particle&quot;:&quot;&quot;},{&quot;family&quot;:&quot;Mose&quot;,&quot;given&quot;:&quot;Lisle E.&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hew G.&quot;,&quot;parse-names&quot;:false,&quot;dropping-particle&quot;:&quot;&quot;,&quot;non-dropping-particle&quot;:&quot;&quot;},{&quot;family&quot;:&quot;Baylin&quot;,&quot;given&quot;:&quot;Stephen B.&quot;,&quot;parse-names&quot;:false,&quot;dropping-particle&quot;:&quot;&quot;,&quot;non-dropping-particle&quot;:&quot;&quot;},{&quot;family&quot;:&quot;Berman&quot;,&quot;given&quot;:&quot;Benjamin P.&quot;,&quot;parse-names&quot;:false,&quot;dropping-particle&quot;:&quot;&quot;,&quot;non-dropping-particle&quot;:&quot;&quot;},{&quot;family&quot;:&quot;Bootwalla&quot;,&quot;given&quot;:&quot;Moiz S.&quot;,&quot;parse-names&quot;:false,&quot;dropping-particle&quot;:&quot;&quot;,&quot;non-dropping-particle&quot;:&quot;&quot;},{&quot;family&quot;:&quot;Danilova&quot;,&quot;given&quot;:&quot;Ludmila&quot;,&quot;parse-names&quot;:false,&quot;dropping-particle&quot;:&quot;&quot;,&quot;non-dropping-particle&quot;:&quot;&quot;},{&quot;family&quot;:&quot;Herman&quot;,&quot;given&quot;:&quot;James G.&quot;,&quot;parse-names&quot;:false,&quot;dropping-particle&quot;:&quot;&quot;,&quot;non-dropping-particle&quot;:&quot;&quot;},{&quot;family&quot;:&quot;Hinoue&quot;,&quot;given&quot;:&quot;Toshinori&quot;,&quot;parse-names&quot;:false,&quot;dropping-particle&quot;:&quot;&quot;,&quot;non-dropping-particle&quot;:&quot;&quot;},{&quot;family&quot;:&quot;Laird&quot;,&quot;given&quot;:&quot;Peter W.&quot;,&quot;parse-names&quot;:false,&quot;dropping-particle&quot;:&quot;&quot;,&quot;non-dropping-particle&quot;:&quot;&quot;},{&quot;family&quot;:&quot;Rhie&quot;,&quot;given&quot;:&quot;Suhn K.&quot;,&quot;parse-names&quot;:false,&quot;dropping-particle&quot;:&quot;&quot;,&quot;non-dropping-particle&quot;:&quot;&quot;},{&quot;family&quot;:&quot;Shen&quot;,&quot;given&quot;:&quot;Hui&quot;,&quot;parse-names&quot;:false,&quot;dropping-particle&quot;:&quot;&quot;,&quot;non-dropping-particle&quot;:&quot;&quot;},{&quot;family&quot;:&quot;Triche&quot;,&quot;given&quot;:&quot;Timothy&quot;,&quot;parse-names&quot;:false,&quot;dropping-particle&quot;:&quot;&quot;,&quot;non-dropping-particle&quot;:&quot;&quot;},{&quot;family&quot;:&quot;Weisenberger&quot;,&quot;given&quot;:&quot;Daniel J.&quot;,&quot;parse-names&quot;:false,&quot;dropping-particle&quot;:&quot;&quot;,&quot;non-dropping-particle&quot;:&quot;&quot;},{&quot;family&quot;:&quot;Carter&quot;,&quot;given&quot;:&quot;Scott L.&quot;,&quot;parse-names&quot;:false,&quot;dropping-particle&quot;:&quot;&quot;,&quot;non-dropping-particle&quot;:&quot;&quot;},{&quot;family&quot;:&quot;Cibulskis&quot;,&quot;given&quot;:&quot;Kristian&quot;,&quot;parse-names&quot;:false,&quot;dropping-particle&quot;:&quot;&quot;,&quot;non-dropping-particle&quot;:&quot;&quot;},{&quot;family&quot;:&quot;Chin&quot;,&quot;given&quot;:&quot;Lynda&quot;,&quot;parse-names&quot;:false,&quot;dropping-particle&quot;:&quot;&quot;,&quot;non-dropping-particle&quot;:&quot;&quot;},{&quot;family&quot;:&quot;Zhang&quot;,&quot;given&quot;:&quot;Jianhua&quot;,&quot;parse-names&quot;:false,&quot;dropping-particle&quot;:&quot;&quot;,&quot;non-dropping-particle&quot;:&quot;&quot;},{&quot;family&quot;:&quot;Sougnez&quot;,&quot;given&quot;:&quot;Carrie&quot;,&quot;parse-names&quot;:false,&quot;dropping-particle&quot;:&quot;&quot;,&quot;non-dropping-particle&quot;:&quot;&quot;},{&quot;family&quot;:&quot;Wang&quot;,&quot;given&quot;:&quot;Min&quot;,&quot;parse-names&quot;:false,&quot;dropping-particle&quot;:&quot;&quot;,&quot;non-dropping-particle&quot;:&quot;&quot;},{&quot;family&quot;:&quot;Getz&quot;,&quot;given&quot;:&quot;Gad&quot;,&quot;parse-names&quot;:false,&quot;dropping-particle&quot;:&quot;&quot;,&quot;non-dropping-particle&quot;:&quot;&quot;},{&quot;family&quot;:&quot;Dinh&quot;,&quot;given&quot;:&quot;Huyen&quot;,&quot;parse-names&quot;:false,&quot;dropping-particle&quot;:&quot;&quot;,&quot;non-dropping-particle&quot;:&quot;&quot;},{&quot;family&quot;:&quot;Doddapaneni&quot;,&quot;given&quot;:&quot;Harsha Vardhan&quot;,&quot;parse-names&quot;:false,&quot;dropping-particle&quot;:&quot;&quot;,&quot;non-dropping-particle&quot;:&quot;&quot;},{&quot;family&quot;:&quot;Gibbs&quot;,&quot;given&quot;:&quot;Richard&quot;,&quot;parse-names&quot;:false,&quot;dropping-particle&quot;:&quot;&quot;,&quot;non-dropping-particle&quot;:&quot;&quot;},{&quot;family&quot;:&quot;Gunaratne&quot;,&quot;given&quot;:&quot;Preethi&quot;,&quot;parse-names&quot;:false,&quot;dropping-particle&quot;:&quot;&quot;,&quot;non-dropping-particle&quot;:&quot;&quot;},{&quot;family&quot;:&quot;Han&quot;,&quot;given&quot;:&quot;Yi&quot;,&quot;parse-names&quot;:false,&quot;dropping-particle&quot;:&quot;&quot;,&quot;non-dropping-particle&quot;:&quot;&quot;},{&quot;family&quot;:&quot;Kalra&quot;,&quot;given&quot;:&quot;Divya&quot;,&quot;parse-names&quot;:false,&quot;dropping-particle&quot;:&quot;&quot;,&quot;non-dropping-particle&quot;:&quot;&quot;},{&quot;family&quot;:&quot;Kovar&quot;,&quot;given&quot;:&quot;Christie&quot;,&quot;parse-names&quot;:false,&quot;dropping-particle&quot;:&quot;&quot;,&quot;non-dropping-particle&quot;:&quot;&quot;},{&quot;family&quot;:&quot;Lewis&quot;,&quot;given&quot;:&quot;Lora&quot;,&quot;parse-names&quot;:false,&quot;dropping-particle&quot;:&quot;&quot;,&quot;non-dropping-particle&quot;:&quot;&quot;},{&quot;family&quot;:&quot;Morgan&quot;,&quot;given&quot;:&quot;Margaret&quot;,&quot;parse-names&quot;:false,&quot;dropping-particle&quot;:&quot;&quot;,&quot;non-dropping-particle&quot;:&quot;&quot;},{&quot;family&quot;:&quot;Morton&quot;,&quot;given&quot;:&quot;Donna&quot;,&quot;parse-names&quot;:false,&quot;dropping-particle&quot;:&quot;&quot;,&quot;non-dropping-particle&quot;:&quot;&quot;},{&quot;family&quot;:&quot;Muzny&quot;,&quot;given&quot;:&quot;Donna&quot;,&quot;parse-names&quot;:false,&quot;dropping-particle&quot;:&quot;&quot;,&quot;non-dropping-particle&quot;:&quot;&quot;},{&quot;family&quot;:&quot;Reid&quot;,&quot;given&quot;:&quot;Jeffrey&quot;,&quot;parse-names&quot;:false,&quot;dropping-particle&quot;:&quot;&quot;,&quot;non-dropping-particle&quot;:&quot;&quot;},{&quot;family&quot;:&quot;Xi&quot;,&quot;given&quot;:&quot;Liu&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Frazer&quot;,&quot;given&quot;:&quot;Scott&quot;,&quot;parse-names&quot;:false,&quot;dropping-particle&quot;:&quot;&quot;,&quot;non-dropping-particle&quot;:&quot;&quot;},{&quot;family&quot;:&quot;Gehlenborg&quot;,&quot;given&quot;:&quot;Nils&quot;,&quot;parse-names&quot;:false,&quot;dropping-particle&quot;:&quot;&quot;,&quot;non-dropping-particle&quot;:&quot;&quot;},{&quot;family&quot;:&quot;Heiman&quot;,&quot;given&quot;:&quot;David I.&quot;,&quot;parse-names&quot;:false,&quot;dropping-particle&quot;:&quot;&quot;,&quot;non-dropping-particle&quot;:&quot;&quot;},{&quot;family&quot;:&quot;Kim&quot;,&quot;given&quot;:&quot;Jaegil&quot;,&quot;parse-names&quot;:false,&quot;dropping-particle&quot;:&quot;&quot;,&quot;non-dropping-particle&quot;:&quot;&quot;},{&quot;family&quot;:&quot;Lawrence&quot;,&quot;given&quot;:&quot;Michael S.&quot;,&quot;parse-names&quot;:false,&quot;dropping-particle&quot;:&quot;&quot;,&quot;non-dropping-particle&quot;:&quot;&quot;},{&quot;family&quot;:&quot;Lin&quot;,&quot;given&quot;:&quot;Pei&quot;,&quot;parse-names&quot;:false,&quot;dropping-particle&quot;:&quot;&quot;,&quot;non-dropping-particle&quot;:&quot;&quot;},{&quot;family&quot;:&quot;Liu&quot;,&quot;given&quot;:&quot;Yingchun&quot;,&quot;parse-names&quot;:false,&quot;dropping-particle&quot;:&quot;&quot;,&quot;non-dropping-particle&quot;:&quot;&quot;},{&quot;family&quot;:&quot;Noble&quot;,&quot;given&quot;:&quot;Michael S.&quot;,&quot;parse-names&quot;:false,&quot;dropping-particle&quot;:&quot;&quot;,&quot;non-dropping-particle&quot;:&quot;&quot;},{&quot;family&quot;:&quot;Stojanov&quot;,&quot;given&quot;:&quot;Petar&quot;,&quot;parse-names&quot;:false,&quot;dropping-particle&quot;:&quot;&quot;,&quot;non-dropping-particle&quot;:&quot;&quot;},{&quot;family&quot;:&quot;Voet&quot;,&quot;given&quot;:&quot;Doug&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Stewart&quot;,&quot;given&quot;:&quot;Chip&quot;,&quot;parse-names&quot;:false,&quot;dropping-particle&quot;:&quot;&quot;,&quot;non-dropping-particle&quot;:&quot;&quot;},{&quot;family&quot;:&quot;Bernard&quot;,&quot;given&quot;:&quot;Brady&quot;,&quot;parse-names&quot;:false,&quot;dropping-particle&quot;:&quot;&quot;,&quot;non-dropping-particle&quot;:&quot;&quot;},{&quot;family&quot;:&quot;Bressler&quot;,&quot;given&quot;:&quot;Ryan&quot;,&quot;parse-names&quot;:false,&quot;dropping-particle&quot;:&quot;&quot;,&quot;non-dropping-particle&quot;:&quot;&quot;},{&quot;family&quot;:&quot;Eakin&quot;,&quot;given&quot;:&quot;Andrea&quot;,&quot;parse-names&quot;:false,&quot;dropping-particle&quot;:&quot;&quot;,&quot;non-dropping-particle&quot;:&quot;&quot;},{&quot;family&quot;:&quot;Iype&quot;,&quot;given&quot;:&quot;Lisa&quot;,&quot;parse-names&quot;:false,&quot;dropping-particle&quot;:&quot;&quot;,&quot;non-dropping-particle&quot;:&quot;&quot;},{&quot;family&quot;:&quot;Knijnenburg&quot;,&quot;given&quot;:&quot;Theo&quot;,&quot;parse-names&quot;:false,&quot;dropping-particle&quot;:&quot;&quot;,&quot;non-dropping-particle&quot;:&quot;&quot;},{&quot;family&quot;:&quot;Kramer&quot;,&quot;given&quot;:&quot;Roger&quot;,&quot;parse-names&quot;:false,&quot;dropping-particle&quot;:&quot;&quot;,&quot;non-dropping-particle&quot;:&quot;&quot;},{&quot;family&quot;:&quot;Kreisberg&quot;,&quot;given&quot;:&quot;Richard&quot;,&quot;parse-names&quot;:false,&quot;dropping-particle&quot;:&quot;&quot;,&quot;non-dropping-particle&quot;:&quot;&quot;},{&quot;family&quot;:&quot;Leinonen&quot;,&quot;given&quot;:&quot;Kalle&quot;,&quot;parse-names&quot;:false,&quot;dropping-particle&quot;:&quot;&quot;,&quot;non-dropping-particle&quot;:&quot;&quot;},{&quot;family&quot;:&quot;Lin&quot;,&quot;given&quot;:&quot;Jake&quot;,&quot;parse-names&quot;:false,&quot;dropping-particle&quot;:&quot;&quot;,&quot;non-dropping-particle&quot;:&quot;&quot;},{&quot;family&quot;:&quot;Liu&quot;,&quot;given&quot;:&quot;Yuexin&quot;,&quot;parse-names&quot;:false,&quot;dropping-particle&quot;:&quot;&quot;,&quot;non-dropping-particle&quot;:&quot;&quot;},{&quot;family&quot;:&quot;Miller&quot;,&quot;given&quot;:&quot;Michael&quot;,&quot;parse-names&quot;:false,&quot;dropping-particle&quot;:&quot;&quot;,&quot;non-dropping-particle&quot;:&quot;&quot;},{&quot;family&quot;:&quot;Reynolds&quot;,&quot;given&quot;:&quot;Sheila M.&quot;,&quot;parse-names&quot;:false,&quot;dropping-particle&quot;:&quot;&quot;,&quot;non-dropping-particle&quot;:&quot;&quot;},{&quot;family&quot;:&quot;Rovira&quot;,&quot;given&quot;:&quot;Hector&quot;,&quot;parse-names&quot;:false,&quot;dropping-particle&quot;:&quot;&quot;,&quot;non-dropping-particle&quot;:&quot;&quot;},{&quot;family&quot;:&quot;Shmulevich&quot;,&quot;given&quot;:&quot;Ilya&quot;,&quot;parse-names&quot;:false,&quot;dropping-particle&quot;:&quot;&quot;,&quot;non-dropping-particle&quot;:&quot;&quot;},{&quot;family&quot;:&quot;Thorsson&quot;,&quot;given&quot;:&quot;Vesteinn&quot;,&quot;parse-names&quot;:false,&quot;dropping-particle&quot;:&quot;&quot;,&quot;non-dropping-particle&quot;:&quot;&quot;},{&quot;family&quot;:&quot;Yang&quot;,&quot;given&quot;:&quot;Da&quot;,&quot;parse-names&quot;:false,&quot;dropping-particle&quot;:&quot;&quot;,&quot;non-dropping-particle&quot;:&quot;&quot;},{&quot;family&quot;:&quot;Zhang&quot;,&quot;given&quot;:&quot;Wei&quot;,&quot;parse-names&quot;:false,&quot;dropping-particle&quot;:&quot;&quot;,&quot;non-dropping-particle&quot;:&quot;&quot;},{&quot;family&quot;:&quot;Amin&quot;,&quot;given&quot;:&quot;Samirkumar&quot;,&quot;parse-names&quot;:false,&quot;dropping-particle&quot;:&quot;&quot;,&quot;non-dropping-particle&quot;:&quot;&quot;},{&quot;family&quot;:&quot;Wu&quot;,&quot;given&quot;:&quot;Chang Jiun&quot;,&quot;parse-names&quot;:false,&quot;dropping-particle&quot;:&quot;&quot;,&quot;non-dropping-particle&quot;:&quot;&quot;},{&quot;family&quot;:&quot;Wu&quot;,&quot;given&quot;:&quot;Chia Chin&quot;,&quot;parse-names&quot;:false,&quot;dropping-particle&quot;:&quot;&quot;,&quot;non-dropping-particle&quot;:&quot;&quot;},{&quot;family&quot;:&quot;Akbani&quot;,&quot;given&quot;:&quot;Rehan&quot;,&quot;parse-names&quot;:false,&quot;dropping-particle&quot;:&quot;&quot;,&quot;non-dropping-particle&quot;:&quot;&quot;},{&quot;family&quot;:&quot;Aldape&quot;,&quot;given&quot;:&quot;Kenneth&quot;,&quot;parse-names&quot;:false,&quot;dropping-particle&quot;:&quot;&quot;,&quot;non-dropping-particle&quot;:&quot;&quot;},{&quot;family&quot;:&quot;Baggerly&quot;,&quot;given&quot;:&quot;Keith A.&quot;,&quot;parse-names&quot;:false,&quot;dropping-particle&quot;:&quot;&quot;,&quot;non-dropping-particle&quot;:&quot;&quot;},{&quot;family&quot;:&quot;Broom&quot;,&quot;given&quot;:&quot;Bradley&quot;,&quot;parse-names&quot;:false,&quot;dropping-particle&quot;:&quot;&quot;,&quot;non-dropping-particle&quot;:&quot;&quot;},{&quot;family&quot;:&quot;Casasent&quot;,&quot;given&quot;:&quot;Tod D.&quot;,&quot;parse-names&quot;:false,&quot;dropping-particle&quot;:&quot;&quot;,&quot;non-dropping-particle&quot;:&quot;&quot;},{&quot;family&quot;:&quot;Cleland&quot;,&quot;given&quot;:&quot;James&quot;,&quot;parse-names&quot;:false,&quot;dropping-particle&quot;:&quot;&quot;,&quot;non-dropping-particle&quot;:&quot;&quot;},{&quot;family&quot;:&quot;Dodda&quot;,&quot;given&quot;:&quot;Deepti&quot;,&quot;parse-names&quot;:false,&quot;dropping-particle&quot;:&quot;&quot;,&quot;non-dropping-particle&quot;:&quot;&quot;},{&quot;family&quot;:&quot;Edgerton&quot;,&quot;given&quot;:&quot;Mary&quot;,&quot;parse-names&quot;:false,&quot;dropping-particle&quot;:&quot;&quot;,&quot;non-dropping-particle&quot;:&quot;&quot;},{&quot;family&quot;:&quot;Han&quot;,&quot;given&quot;:&quot;Leng&quot;,&quot;parse-names&quot;:false,&quot;dropping-particle&quot;:&quot;&quot;,&quot;non-dropping-particle&quot;:&quot;&quot;},{&quot;family&quot;:&quot;Herbrich&quot;,&quot;given&quot;:&quot;Shelley M.&quot;,&quot;parse-names&quot;:false,&quot;dropping-particle&quot;:&quot;&quot;,&quot;non-dropping-particle&quot;:&quot;&quot;},{&quot;family&quot;:&quot;Ju&quot;,&quot;given&quot;:&quot;Zhenlin&quot;,&quot;parse-names&quot;:false,&quot;dropping-particle&quot;:&quot;&quot;,&quot;non-dropping-particle&quot;:&quot;&quot;},{&quot;family&quot;:&quot;Kim&quot;,&quot;given&quot;:&quot;Hoon&quot;,&quot;parse-names&quot;:false,&quot;dropping-particle&quot;:&quot;&quot;,&quot;non-dropping-particle&quot;:&quot;&quot;},{&quot;family&quot;:&quot;Lerner&quot;,&quot;given&quot;:&quot;Seth&quot;,&quot;parse-names&quot;:false,&quot;dropping-particle&quot;:&quot;&quot;,&quot;non-dropping-particle&quot;:&quot;&quot;},{&quot;family&quot;:&quot;Li&quot;,&quot;given&quot;:&quot;Jun&quot;,&quot;parse-names&quot;:false,&quot;dropping-particle&quot;:&quot;&quot;,&quot;non-dropping-particle&quot;:&quot;&quot;},{&quot;family&quot;:&quot;Liang&quot;,&quot;given&quot;:&quot;Han&quot;,&quot;parse-names&quot;:false,&quot;dropping-particle&quot;:&quot;&quot;,&quot;non-dropping-particle&quot;:&quot;&quot;},{&quot;family&quot;:&quot;Liu&quot;,&quot;given&quot;:&quot;Wenbin&quot;,&quot;parse-names&quot;:false,&quot;dropping-particle&quot;:&quot;&quot;,&quot;non-dropping-particle&quot;:&quot;&quot;},{&quot;family&quot;:&quot;Lorenzi&quot;,&quot;given&quot;:&quot;Philip L.&quot;,&quot;parse-names&quot;:false,&quot;dropping-particle&quot;:&quot;&quot;,&quot;non-dropping-particle&quot;:&quot;&quot;},{&quot;family&quot;:&quot;Lu&quot;,&quot;given&quot;:&quot;Yiling&quot;,&quot;parse-names&quot;:false,&quot;dropping-particle&quot;:&quot;&quot;,&quot;non-dropping-particle&quot;:&quot;&quot;},{&quot;family&quot;:&quot;Melott&quot;,&quot;given&quot;:&quot;James&quot;,&quot;parse-names&quot;:false,&quot;dropping-particle&quot;:&quot;&quot;,&quot;non-dropping-particle&quot;:&quot;&quot;},{&quot;family&quot;:&quot;Nguyen&quot;,&quot;given&quot;:&quot;Lam&quot;,&quot;parse-names&quot;:false,&quot;dropping-particle&quot;:&quot;&quot;,&quot;non-dropping-particle&quot;:&quot;&quot;},{&quot;family&quot;:&quot;Su&quot;,&quot;given&quot;:&quot;Xiaoping&quot;,&quot;parse-names&quot;:false,&quot;dropping-particle&quot;:&quot;&quot;,&quot;non-dropping-particle&quot;:&quot;&quot;},{&quot;family&quot;:&quot;Verhaak&quot;,&quot;given&quot;:&quot;Roeland&quot;,&quot;parse-names&quot;:false,&quot;dropping-particle&quot;:&quot;&quot;,&quot;non-dropping-particle&quot;:&quot;&quot;},{&quot;family&quot;:&quot;Wang&quot;,&quot;given&quot;:&quot;Wenyi&quot;,&quot;parse-names&quot;:false,&quot;dropping-particle&quot;:&quot;&quot;,&quot;non-dropping-particle&quot;:&quot;&quot;},{&quot;family&quot;:&quot;Wong&quot;,&quot;given&quot;:&quot;Andrew&quot;,&quot;parse-names&quot;:false,&quot;dropping-particle&quot;:&quot;&quot;,&quot;non-dropping-particle&quot;:&quot;&quot;},{&quot;family&quot;:&quot;Yang&quot;,&quot;given&quot;:&quot;Yang&quot;,&quot;parse-names&quot;:false,&quot;dropping-particle&quot;:&quot;&quot;,&quot;non-dropping-particle&quot;:&quot;&quot;},{&quot;family&quot;:&quot;Yao&quot;,&quot;given&quot;:&quot;Jun&quot;,&quot;parse-names&quot;:false,&quot;dropping-particle&quot;:&quot;&quot;,&quot;non-dropping-particle&quot;:&quot;&quot;},{&quot;family&quot;:&quot;Yao&quot;,&quot;given&quot;:&quot;Rong&quot;,&quot;parse-names&quot;:false,&quot;dropping-particle&quot;:&quot;&quot;,&quot;non-dropping-particle&quot;:&quot;&quot;},{&quot;family&quot;:&quot;Yoshihara&quot;,&quot;given&quot;:&quot;Kosuke&quot;,&quot;parse-names&quot;:false,&quot;dropping-particle&quot;:&quot;&quot;,&quot;non-dropping-particle&quot;:&quot;&quot;},{&quot;family&quot;:&quot;Yuan&quot;,&quot;given&quot;:&quot;Yuan&quot;,&quot;parse-names&quot;:false,&quot;dropping-particle&quot;:&quot;&quot;,&quot;non-dropping-particle&quot;:&quot;&quot;},{&quot;family&quot;:&quot;Yung&quot;,&quot;given&quot;:&quot;Alfred K.&quot;,&quot;parse-names&quot;:false,&quot;dropping-particle&quot;:&quot;&quot;,&quot;non-dropping-particle&quot;:&quot;&quot;},{&quot;family&quot;:&quot;Zhang&quot;,&quot;given&quot;:&quot;Nianxiang&quot;,&quot;parse-names&quot;:false,&quot;dropping-particle&quot;:&quot;&quot;,&quot;non-dropping-particle&quot;:&quot;&quot;},{&quot;family&quot;:&quot;Zheng&quot;,&quot;given&quot;:&quot;Siyuan&quot;,&quot;parse-names&quot;:false,&quot;dropping-particle&quot;:&quot;&quot;,&quot;non-dropping-particle&quot;:&quot;&quot;},{&quot;family&quot;:&quot;Ryan&quot;,&quot;given&quot;:&quot;Michael&quot;,&quot;parse-names&quot;:false,&quot;dropping-particle&quot;:&quot;&quot;,&quot;non-dropping-particle&quot;:&quot;&quot;},{&quot;family&quot;:&quot;Kane&quot;,&quot;given&quot;:&quot;David W.&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Kahles&quot;,&quot;given&quot;:&quot;Andre&quot;,&quot;parse-names&quot;:false,&quot;dropping-particle&quot;:&quot;&quot;,&quot;non-dropping-particle&quot;:&quot;&quot;},{&quot;family&quot;:&quot;Ladanyi&quot;,&quot;given&quot;:&quot;Marc&quot;,&quot;parse-names&quot;:false,&quot;dropping-particle&quot;:&quot;&quot;,&quot;non-dropping-particle&quot;:&quot;&quot;},{&quot;family&quot;:&quot;Lee&quot;,&quot;given&quot;:&quot;William&quot;,&quot;parse-names&quot;:false,&quot;dropping-particle&quot;:&quot;&quot;,&quot;non-dropping-particle&quot;:&quot;&quot;},{&quot;family&quot;:&quot;Lehmann&quot;,&quot;given&quot;:&quot;Kjong&quot;,&quot;parse-names&quot;:false,&quot;dropping-particle&quot;:&quot;Van&quot;,&quot;non-dropping-particle&quot;:&quot;&quot;},{&quot;family&quot;:&quot;Miller&quot;,&quot;given&quot;:&quot;Martin L.&quot;,&quot;parse-names&quot;:false,&quot;dropping-particle&quot;:&quot;&quot;,&quot;non-dropping-particle&quot;:&quot;&quot;},{&quot;family&quot;:&quot;Ramirez&quot;,&quot;given&quot;:&quot;Ricardo&quot;,&quot;parse-names&quot;:false,&quot;dropping-particle&quot;:&quot;&quot;,&quot;non-dropping-particle&quot;:&quot;&quot;},{&quot;family&quot;:&quot;Rätsch&quot;,&quot;given&quot;:&quot;Gunnar&quot;,&quot;parse-names&quot;:false,&quot;dropping-particle&quot;:&quot;&quot;,&quot;non-dropping-particle&quot;:&quot;&quot;},{&quot;family&quot;:&quot;Reva&quot;,&quot;given&quot;:&quot;Boris&quot;,&quot;parse-names&quot;:false,&quot;dropping-particle&quot;:&quot;&quot;,&quot;non-dropping-particle&quot;:&quot;&quot;},{&quot;family&quot;:&quot;Schultz&quot;,&quot;given&quot;:&quot;Nikolaus&quot;,&quot;parse-names&quot;:false,&quot;dropping-particle&quot;:&quot;&quot;,&quot;non-dropping-particle&quot;:&quot;&quot;},{&quot;family&quot;:&quot;Senbabaoglu&quot;,&quot;given&quot;:&quot;Yasin&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Taylor&quot;,&quot;given&quot;:&quot;Barry S.&quot;,&quot;parse-names&quot;:false,&quot;dropping-particle&quot;:&quot;&quot;,&quot;non-dropping-particle&quot;:&quot;&quot;},{&quot;family&quot;:&quot;Weinhold&quot;,&quot;given&quot;:&quot;Nils&quot;,&quot;parse-names&quot;:false,&quot;dropping-particle&quot;:&quot;&quot;,&quot;non-dropping-particle&quot;:&quot;&quot;},{&quot;family&quot;:&quot;Fei&quot;,&quot;given&quot;:&quot;Suzanne&quot;,&quot;parse-names&quot;:false,&quot;dropping-particle&quot;:&quot;&quot;,&quot;non-dropping-particle&quot;:&quot;&quot;},{&quot;family&quot;:&quot;Spellman&quot;,&quot;given&quot;:&quot;Paul&quot;,&quot;parse-names&quot;:false,&quot;dropping-particle&quot;:&quot;&quot;,&quot;non-dropping-particle&quot;:&quot;&quot;},{&quot;family&quot;:&quot;Benz&quot;,&quot;given&quot;:&quot;Christopher&quot;,&quot;parse-names&quot;:false,&quot;dropping-particle&quot;:&quot;&quot;,&quot;non-dropping-particle&quot;:&quot;&quot;},{&quot;family&quot;:&quot;Carlin&quot;,&quot;given&quot;:&quot;Daniel&quot;,&quot;parse-names&quot;:false,&quot;dropping-particle&quot;:&quot;&quot;,&quot;non-dropping-particle&quot;:&quot;&quot;},{&quot;family&quot;:&quot;Cline&quot;,&quot;given&quot;:&quot;Melisssa&quot;,&quot;parse-names&quot;:false,&quot;dropping-particle&quot;:&quot;&quot;,&quot;non-dropping-particle&quot;:&quot;&quot;},{&quot;family&quot;:&quot;Craft&quot;,&quot;given&quot;:&quot;Brian&quot;,&quot;parse-names&quot;:false,&quot;dropping-particle&quot;:&quot;&quot;,&quot;non-dropping-particle&quot;:&quot;&quot;},{&quot;family&quot;:&quot;Goldman&quot;,&quot;given&quot;:&quot;Mary&quot;,&quot;parse-names&quot;:false,&quot;dropping-particle&quot;:&quot;&quot;,&quot;non-dropping-particle&quot;:&quot;&quot;},{&quot;family&quot;:&quot;Haussler&quot;,&quot;given&quot;:&quot;David&quot;,&quot;parse-names&quot;:false,&quot;dropping-particle&quot;:&quot;&quot;,&quot;non-dropping-particle&quot;:&quot;&quot;},{&quot;family&quot;:&quot;Ma&quot;,&quot;given&quot;:&quot;Singer&quot;,&quot;parse-names&quot;:false,&quot;dropping-particle&quot;:&quot;&quot;,&quot;non-dropping-particle&quot;:&quot;&quot;},{&quot;family&quot;:&quot;Ng&quot;,&quot;given&quot;:&quot;Sam&quot;,&quot;parse-names&quot;:false,&quot;dropping-particle&quot;:&quot;&quot;,&quot;non-dropping-particle&quot;:&quot;&quot;},{&quot;family&quot;:&quot;Paull&quot;,&quot;given&quot;:&quot;Evan&quot;,&quot;parse-names&quot;:false,&quot;dropping-particle&quot;:&quot;&quot;,&quot;non-dropping-particle&quot;:&quot;&quot;},{&quot;family&quot;:&quot;Radenbaugh&quot;,&quot;given&quot;:&quot;Amie&quot;,&quot;parse-names&quot;:false,&quot;dropping-particle&quot;:&quot;&quot;,&quot;non-dropping-particle&quot;:&quot;&quot;},{&quot;family&quot;:&quot;Salama&quot;,&quot;given&quot;:&quot;Sofie&quot;,&quot;parse-names&quot;:false,&quot;dropping-particle&quot;:&quot;&quot;,&quot;non-dropping-particle&quot;:&quot;&quot;},{&quot;family&quot;:&quot;Sokolov&quot;,&quot;given&quot;:&quot;Artem&quot;,&quot;parse-names&quot;:false,&quot;dropping-particle&quot;:&quot;&quot;,&quot;non-dropping-particle&quot;:&quot;&quot;},{&quot;family&quot;:&quot;Swatloski&quot;,&quot;given&quot;:&quot;Teresa&quot;,&quot;parse-names&quot;:false,&quot;dropping-particle&quot;:&quot;&quot;,&quot;non-dropping-particle&quot;:&quot;&quot;},{&quot;family&quot;:&quot;Uzunangelov&quot;,&quot;given&quot;:&quot;Vladislav&quot;,&quot;parse-names&quot;:false,&quot;dropping-particle&quot;:&quot;&quot;,&quot;non-dropping-particle&quot;:&quot;&quot;},{&quot;family&quot;:&quot;Waltman&quot;,&quot;given&quot;:&quot;Peter&quot;,&quot;parse-names&quot;:false,&quot;dropping-particle&quot;:&quot;&quot;,&quot;non-dropping-particle&quot;:&quot;&quot;},{&quot;family&quot;:&quot;Yau&quot;,&quot;given&quot;:&quot;Christina&quot;,&quot;parse-names&quot;:false,&quot;dropping-particle&quot;:&quot;&quot;,&quot;non-dropping-particle&quot;:&quot;&quot;},{&quot;family&quot;:&quot;Zhu&quot;,&quot;given&quot;:&quot;Jing&quot;,&quot;parse-names&quot;:false,&quot;dropping-particle&quot;:&quot;&quot;,&quot;non-dropping-particle&quot;:&quot;&quot;},{&quot;family&quot;:&quot;Hamilton&quot;,&quot;given&quot;:&quot;Stanley R.&quot;,&quot;parse-names&quot;:false,&quot;dropping-particle&quot;:&quot;&quot;,&quot;non-dropping-particle&quot;:&quot;&quot;},{&quot;family&quot;:&quot;Abbott&quot;,&quot;given&quot;:&quot;Scott&quot;,&quot;parse-names&quot;:false,&quot;dropping-particle&quot;:&quot;&quot;,&quot;non-dropping-particle&quot;:&quot;&quot;},{&quot;family&quot;:&quot;Abbott&quot;,&quot;given&quot;:&quot;Rachel&quot;,&quot;parse-names&quot;:false,&quot;dropping-particle&quot;:&quot;&quot;,&quot;non-dropping-particle&quot;:&quot;&quot;},{&quot;family&quot;:&quot;Dees&quot;,&quot;given&quot;:&quot;Nathan D.&quot;,&quot;parse-names&quot;:false,&quot;dropping-particle&quot;:&quot;&quot;,&quot;non-dropping-particle&quot;:&quot;&quot;},{&quot;family&quot;:&quot;Delehaunty&quot;,&quot;given&quot;:&quot;Kim&quot;,&quot;parse-names&quot;:false,&quot;dropping-particle&quot;:&quot;&quot;,&quot;non-dropping-particle&quot;:&quot;&quot;},{&quot;family&quot;:&quot;Ding&quot;,&quot;given&quot;:&quot;Li&quot;,&quot;parse-names&quot;:false,&quot;dropping-particle&quot;:&quot;&quot;,&quot;non-dropping-particle&quot;:&quot;&quot;},{&quot;family&quot;:&quot;Dooling&quot;,&quot;given&quot;:&quot;David J.&quot;,&quot;parse-names&quot;:false,&quot;dropping-particle&quot;:&quot;&quot;,&quot;non-dropping-particle&quot;:&quot;&quot;},{&quot;family&quot;:&quot;Eldred&quot;,&quot;given&quot;:&quot;Jim M.&quot;,&quot;parse-names&quot;:false,&quot;dropping-particle&quot;:&quot;&quot;,&quot;non-dropping-particle&quot;:&quot;&quot;},{&quot;family&quot;:&quot;Fronick&quot;,&quot;given&quot;:&quot;Catrina C.&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Kalicki-Veizer&quot;,&quot;given&quot;:&quot;Joelle&quot;,&quot;parse-names&quot;:false,&quot;dropping-particle&quot;:&quot;&quot;,&quot;non-dropping-particle&quot;:&quot;&quot;},{&quot;family&quot;:&quot;Kanchi&quot;,&quot;given&quot;:&quot;Krishna Latha&quot;,&quot;parse-names&quot;:false,&quot;dropping-particle&quot;:&quot;&quot;,&quot;non-dropping-particle&quot;:&quot;&quot;},{&quot;family&quot;:&quot;Kandoth&quot;,&quot;given&quot;:&quot;Cyriac&quot;,&quot;parse-names&quot;:false,&quot;dropping-particle&quot;:&quot;&quot;,&quot;non-dropping-particle&quot;:&quot;&quot;},{&quot;family&quot;:&quot;Koboldt&quot;,&quot;given&quot;:&quot;Daniel C.&quot;,&quot;parse-names&quot;:false,&quot;dropping-particle&quot;:&quot;&quot;,&quot;non-dropping-particle&quot;:&quot;&quot;},{&quot;family&quot;:&quot;Larson&quot;,&quot;given&quot;:&quot;David E.&quot;,&quot;parse-names&quot;:false,&quot;dropping-particle&quot;:&quot;&quot;,&quot;non-dropping-particle&quot;:&quot;&quot;},{&quot;family&quot;:&quot;Ley&quot;,&quot;given&quot;:&quot;Timothy J.&quot;,&quot;parse-names&quot;:false,&quot;dropping-particle&quot;:&quot;&quot;,&quot;non-dropping-particle&quot;:&quot;&quot;},{&quot;family&quot;:&quot;Lin&quot;,&quot;given&quot;:&quot;Ling&quot;,&quot;parse-names&quot;:false,&quot;dropping-particle&quot;:&quot;&quot;,&quot;non-dropping-particle&quot;:&quot;&quot;},{&quot;family&quot;:&quot;Lu&quot;,&quot;given&quot;:&quot;Charles&quot;,&quot;parse-names&quot;:false,&quot;dropping-particle&quot;:&quot;&quot;,&quot;non-dropping-particle&quot;:&quot;&quot;},{&quot;family&quot;:&quot;Magrini&quot;,&quot;given&quot;:&quot;Vincent J.&quot;,&quot;parse-names&quot;:false,&quot;dropping-particle&quot;:&quot;&quot;,&quot;non-dropping-particle&quot;:&quot;&quot;},{&quot;family&quot;:&quot;Mardis&quot;,&quot;given&quot;:&quot;Elaine R.&quot;,&quot;parse-names&quot;:false,&quot;dropping-particle&quot;:&quot;&quot;,&quot;non-dropping-particle&quot;:&quot;&quot;},{&quot;family&quot;:&quot;McLellan&quot;,&quot;given&quot;:&quot;Michael D.&quot;,&quot;parse-names&quot;:false,&quot;dropping-particle&quot;:&quot;&quot;,&quot;non-dropping-particle&quot;:&quot;&quot;},{&quot;family&quot;:&quot;McMichael&quot;,&quot;given&quot;:&quot;Joshua F.&quot;,&quot;parse-names&quot;:false,&quot;dropping-particle&quot;:&quot;&quot;,&quot;non-dropping-particle&quot;:&quot;&quot;},{&quot;family&quot;:&quot;Miller&quot;,&quot;given&quot;:&quot;Christopher A.&quot;,&quot;parse-names&quot;:false,&quot;dropping-particle&quot;:&quot;&quot;,&quot;non-dropping-particle&quot;:&quot;&quot;},{&quot;family&quot;:&quot;O'Laughlin&quot;,&quot;given&quot;:&quot;Michelle&quot;,&quot;parse-names&quot;:false,&quot;dropping-particle&quot;:&quot;&quot;,&quot;non-dropping-particle&quot;:&quot;&quot;},{&quot;family&quot;:&quot;Pohl&quot;,&quot;given&quot;:&quot;Craig&quot;,&quot;parse-names&quot;:false,&quot;dropping-particle&quot;:&quot;&quot;,&quot;non-dropping-particle&quot;:&quot;&quot;},{&quot;family&quot;:&quot;Schmidt&quot;,&quot;given&quot;:&quot;Heather&quot;,&quot;parse-names&quot;:false,&quot;dropping-particle&quot;:&quot;&quot;,&quot;non-dropping-particle&quot;:&quot;&quot;},{&quot;family&quot;:&quot;Smith&quot;,&quot;given&quot;:&quot;Scott M.&quot;,&quot;parse-names&quot;:false,&quot;dropping-particle&quot;:&quot;&quot;,&quot;non-dropping-particle&quot;:&quot;&quot;},{&quot;family&quot;:&quot;Walker&quot;,&quot;given&quot;:&quot;Jason&quot;,&quot;parse-names&quot;:false,&quot;dropping-particle&quot;:&quot;&quot;,&quot;non-dropping-particle&quot;:&quot;&quot;},{&quot;family&quot;:&quot;Wallis&quot;,&quot;given&quot;:&quot;John W.&quot;,&quot;parse-names&quot;:false,&quot;dropping-particle&quot;:&quot;&quot;,&quot;non-dropping-particle&quot;:&quot;&quot;},{&quot;family&quot;:&quot;Wendl&quot;,&quot;given&quot;:&quot;Michael C.&quot;,&quot;parse-names&quot;:false,&quot;dropping-particle&quot;:&quot;&quot;,&quot;non-dropping-particle&quot;:&quot;&quot;},{&quot;family&quot;:&quot;Wilson&quot;,&quot;given&quot;:&quot;Richard K.&quot;,&quot;parse-names&quot;:false,&quot;dropping-particle&quot;:&quot;&quot;,&quot;non-dropping-particle&quot;:&quot;&quot;},{&quot;family&quot;:&quot;Wylie&quot;,&quot;given&quot;:&quot;Todd&quot;,&quot;parse-names&quot;:false,&quot;dropping-particle&quot;:&quot;&quot;,&quot;non-dropping-particle&quot;:&quot;&quot;},{&quot;family&quot;:&quot;Zhang&quot;,&quot;given&quot;:&quot;Qunyuan&quot;,&quot;parse-names&quot;:false,&quot;dropping-particle&quot;:&quot;&quot;,&quot;non-dropping-particle&quot;:&quot;&quot;},{&quot;family&quot;:&quot;Burton&quot;,&quot;given&quot;:&quot;Robert&quot;,&quot;parse-names&quot;:false,&quot;dropping-particle&quot;:&quot;&quot;,&quot;non-dropping-particle&quot;:&quot;&quot;},{&quot;family&quot;:&quot;Jensen&quot;,&quot;given&quot;:&quot;Mark A.&quot;,&quot;parse-names&quot;:false,&quot;dropping-particle&quot;:&quot;&quot;,&quot;non-dropping-particle&quot;:&quot;&quot;},{&quot;family&quot;:&quot;Kahn&quot;,&quot;given&quot;:&quot;Ari&quot;,&quot;parse-names&quot;:false,&quot;dropping-particle&quot;:&quot;&quot;,&quot;non-dropping-particle&quot;:&quot;&quot;},{&quot;family&quot;:&quot;Pihl&quot;,&quot;given&quot;:&quot;Todd&quot;,&quot;parse-names&quot;:false,&quot;dropping-particle&quot;:&quot;&quot;,&quot;non-dropping-particle&quot;:&quot;&quot;},{&quot;family&quot;:&quot;Pot&quot;,&quot;given&quot;:&quot;David&quot;,&quot;parse-names&quot;:false,&quot;dropping-particle&quot;:&quot;&quot;,&quot;non-dropping-particle&quot;:&quot;&quot;},{&quot;family&quot;:&quot;Wan&quot;,&quot;given&quot;:&quot;Yunhu&quot;,&quot;parse-names&quot;:false,&quot;dropping-particle&quot;:&quot;&quot;,&quot;non-dropping-particle&quot;:&quot;&quot;},{&quot;family&quot;:&quot;Levine&quot;,&quot;given&quot;:&quot;Douglas A.&quot;,&quot;parse-names&quot;:false,&quot;dropping-particle&quot;:&quot;&quot;,&quot;non-dropping-particle&quot;:&quot;&quot;},{&quot;family&quot;:&quot;Black&quot;,&quot;given&quot;:&quot;Aaron D.&quot;,&quot;parse-names&quot;:false,&quot;dropping-particle&quot;:&quot;&quot;,&quot;non-dropping-particle&quot;:&quot;&quot;},{&quot;family&quot;:&quot;Bowen&quot;,&quot;given&quot;:&quot;Jay&quot;,&quot;parse-names&quot;:false,&quot;dropping-particle&quot;:&quot;&quot;,&quot;non-dropping-particle&quot;:&quot;&quot;},{&quot;family&quot;:&quot;Frick&quot;,&quot;given&quot;:&quot;Jessica&quot;,&quot;parse-names&quot;:false,&quot;dropping-particle&quot;:&quot;&quot;,&quot;non-dropping-particle&quot;:&quot;&quot;},{&quot;family&quot;:&quot;Gastier-Foster&quot;,&quot;given&quot;:&quot;Julie M.&quot;,&quot;parse-names&quot;:false,&quot;dropping-particle&quot;:&quot;&quot;,&quot;non-dropping-particle&quot;:&quot;&quot;},{&quot;family&quot;:&quot;Harper&quot;,&quot;given&quot;:&quot;Hollie A.&quot;,&quot;parse-names&quot;:false,&quot;dropping-particle&quot;:&quot;&quot;,&quot;non-dropping-particle&quot;:&quot;&quot;},{&quot;family&quot;:&quot;Helsel&quot;,&quot;given&quot;:&quot;Carmen&quot;,&quot;parse-names&quot;:false,&quot;dropping-particle&quot;:&quot;&quot;,&quot;non-dropping-particle&quot;:&quot;&quot;},{&quot;family&quot;:&quot;Leraas&quot;,&quot;given&quot;:&quot;Kristen M.&quot;,&quot;parse-names&quot;:false,&quot;dropping-particle&quot;:&quot;&quot;,&quot;non-dropping-particle&quot;:&quot;&quot;},{&quot;family&quot;:&quot;Lichtenberg&quot;,&quot;given&quot;:&quot;Tara M.&quot;,&quot;parse-names&quot;:false,&quot;dropping-particle&quot;:&quot;&quot;,&quot;non-dropping-particle&quot;:&quot;&quot;},{&quot;family&quot;:&quot;McAllister&quot;,&quot;given&quot;:&quot;Cynthia&quot;,&quot;parse-names&quot;:false,&quot;dropping-particle&quot;:&quot;&quot;,&quot;non-dropping-particle&quot;:&quot;&quot;},{&quot;family&quot;:&quot;Ramirez&quot;,&quot;given&quot;:&quot;Nilsa C.&quot;,&quot;parse-names&quot;:false,&quot;dropping-particle&quot;:&quot;&quot;,&quot;non-dropping-particle&quot;:&quot;&quot;},{&quot;family&quot;:&quot;Sharpe&quot;,&quot;given&quot;:&quot;Samantha&quot;,&quot;parse-names&quot;:false,&quot;dropping-particle&quot;:&quot;&quot;,&quot;non-dropping-particle&quot;:&quot;&quot;},{&quot;family&quot;:&quot;Wise&quot;,&quot;given&quot;:&quot;Lisa&quot;,&quot;parse-names&quot;:false,&quot;dropping-particle&quot;:&quot;&quot;,&quot;non-dropping-particle&quot;:&quot;&quot;},{&quot;family&quot;:&quot;Zmuda&quot;,&quot;given&quot;:&quot;Erik&quot;,&quot;parse-names&quot;:false,&quot;dropping-particle&quot;:&quot;&quot;,&quot;non-dropping-particle&quot;:&quot;&quot;},{&quot;family&quot;:&quot;Chanock&quot;,&quot;given&quot;:&quot;Stephen J.&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Eley&quot;,&quot;given&quot;:&quot;Greg&quot;,&quot;parse-names&quot;:false,&quot;dropping-particle&quot;:&quot;&quot;,&quot;non-dropping-particle&quot;:&quot;&quot;},{&quot;family&quot;:&quot;Felau&quot;,&quot;given&quot;:&quot;Ina&quot;,&quot;parse-names&quot;:false,&quot;dropping-particle&quot;:&quot;&quot;,&quot;non-dropping-particle&quot;:&quot;&quot;},{&quot;family&quot;:&quot;Sheth&quot;,&quot;given&quot;:&quot;Margi&quot;,&quot;parse-names&quot;:false,&quot;dropping-particle&quot;:&quot;&quot;,&quot;non-dropping-particle&quot;:&quot;&quot;},{&quot;family&quot;:&quot;Sofia&quot;,&quot;given&quot;:&quot;Heidi&quot;,&quot;parse-names&quot;:false,&quot;dropping-particle&quot;:&quot;&quot;,&quot;non-dropping-particle&quot;:&quot;&quot;},{&quot;family&quot;:&quot;Staudt&quot;,&quot;given&quot;:&quot;Louis&quot;,&quot;parse-names&quot;:false,&quot;dropping-particle&quot;:&quot;&quot;,&quot;non-dropping-particle&quot;:&quot;&quot;},{&quot;family&quot;:&quot;Tarnuzzer&quot;,&quot;given&quot;:&quot;Roy&quot;,&quot;parse-names&quot;:false,&quot;dropping-particle&quot;:&quot;&quot;,&quot;non-dropping-particle&quot;:&quot;&quot;},{&quot;family&quot;:&quot;Wang&quot;,&quot;given&quot;:&quot;Zhining&quot;,&quot;parse-names&quot;:false,&quot;dropping-particle&quot;:&quot;&quot;,&quot;non-dropping-particle&quot;:&quot;&quot;},{&quot;family&quot;:&quot;Yang&quot;,&quot;given&quot;:&quot;Liming&quot;,&quot;parse-names&quot;:false,&quot;dropping-particle&quot;:&quot;&quot;,&quot;non-dropping-particle&quot;:&quot;&quot;},{&quot;family&quot;:&quot;Zhang&quot;,&quot;given&quot;:&quot;Jiashan&quot;,&quot;parse-names&quot;:false,&quot;dropping-particle&quot;:&quot;&quot;,&quot;non-dropping-particle&quot;:&quot;&quot;},{&quot;family&quot;:&quot;Omberg&quot;,&quot;given&quot;:&quot;Larsson&quot;,&quot;parse-names&quot;:false,&quot;dropping-particle&quot;:&quot;&quot;,&quot;non-dropping-particle&quot;:&quot;&quot;},{&quot;family&quot;:&quot;Margolin&quot;,&quot;given&quot;:&quot;Adam&quot;,&quot;parse-names&quot;:false,&quot;dropping-particle&quot;:&quot;&quot;,&quot;non-dropping-particle&quot;:&quot;&quot;},{&quot;family&quot;:&quot;Raphael&quot;,&quot;given&quot;:&quot;Benjamin J.&quot;,&quot;parse-names&quot;:false,&quot;dropping-particle&quot;:&quot;&quot;,&quot;non-dropping-particle&quot;:&quot;&quot;},{&quot;family&quot;:&quot;Vandin&quot;,&quot;given&quot;:&quot;Fabio&quot;,&quot;parse-names&quot;:false,&quot;dropping-particle&quot;:&quot;&quot;,&quot;non-dropping-particle&quot;:&quot;&quot;},{&quot;family&quot;:&quot;Wu&quot;,&quot;given&quot;:&quot;Hsin Ta&quot;,&quot;parse-names&quot;:false,&quot;dropping-particle&quot;:&quot;&quot;,&quot;non-dropping-particle&quot;:&quot;&quot;},{&quot;family&quot;:&quot;Leiserson&quot;,&quot;given&quot;:&quot;Mark D.M.&quot;,&quot;parse-names&quot;:false,&quot;dropping-particle&quot;:&quot;&quot;,&quot;non-dropping-particle&quot;:&quot;&quot;},{&quot;family&quot;:&quot;Benz&quot;,&quot;given&quot;:&quot;Stephen C.&quot;,&quot;parse-names&quot;:false,&quot;dropping-particle&quot;:&quot;&quot;,&quot;non-dropping-particle&quot;:&quot;&quot;},{&quot;family&quot;:&quot;Vaske&quot;,&quot;given&quot;:&quot;Charles J.&quot;,&quot;parse-names&quot;:false,&quot;dropping-particle&quot;:&quot;&quot;,&quot;non-dropping-particle&quot;:&quot;&quot;},{&quot;family&quot;:&quot;Noushmehr&quot;,&quot;given&quot;:&quot;Houtan&quot;,&quot;parse-names&quot;:false,&quot;dropping-particle&quot;:&quot;&quot;,&quot;non-dropping-particle&quot;:&quot;&quot;},{&quot;family&quot;:&quot;Wolf&quot;,&quot;given&quot;:&quot;Denise&quot;,&quot;parse-names&quot;:false,&quot;dropping-particle&quot;:&quot;&quot;,&quot;non-dropping-particle&quot;:&quot;&quot;},{&quot;family&quot;:&quot;Veer&quot;,&quot;given&quot;:&quot;Laura Van T.&quot;,&quot;parse-names&quot;:false,&quot;dropping-particle&quot;:&quot;&quot;,&quot;non-dropping-particle&quot;:&quot;&quot;},{&quot;family&quot;:&quot;Anastassiou&quot;,&quot;given&quot;:&quot;Dimitris&quot;,&quot;parse-names&quot;:false,&quot;dropping-particle&quot;:&quot;&quot;,&quot;non-dropping-particle&quot;:&quot;&quot;},{&quot;family&quot;:&quot;Yang&quot;,&quot;given&quot;:&quot;Tai Hsien Ou&quot;,&quot;parse-names&quot;:false,&quot;dropping-particle&quot;:&quot;&quot;,&quot;non-dropping-particle&quot;:&quot;&quot;},{&quot;family&quot;:&quot;Lopez-Bigas&quot;,&quot;given&quot;:&quot;Nuria&quot;,&quot;parse-names&quot;:false,&quot;dropping-particle&quot;:&quot;&quot;,&quot;non-dropping-particle&quot;:&quot;&quot;},{&quot;family&quot;:&quot;Gonzalez-Perez&quot;,&quot;given&quot;:&quot;Abel&quot;,&quot;parse-names&quot;:false,&quot;dropping-particle&quot;:&quot;&quot;,&quot;non-dropping-particle&quot;:&quot;&quot;},{&quot;family&quot;:&quot;Tamborero&quot;,&quot;given&quot;:&quot;David&quot;,&quot;parse-names&quot;:false,&quot;dropping-particle&quot;:&quot;&quot;,&quot;non-dropping-particle&quot;:&quot;&quot;},{&quot;family&quot;:&quot;Xia&quot;,&quot;given&quot;:&quot;Zheng&quot;,&quot;parse-names&quot;:false,&quot;dropping-particle&quot;:&quot;&quot;,&quot;non-dropping-particle&quot;:&quot;&quot;},{&quot;family&quot;:&quot;Li&quot;,&quot;given&quot;:&quot;Wei&quot;,&quot;parse-names&quot;:false,&quot;dropping-particle&quot;:&quot;&quot;,&quot;non-dropping-particle&quot;:&quot;&quot;},{&quot;family&quot;:&quot;Cho&quot;,&quot;given&quot;:&quot;Dong Yeon&quot;,&quot;parse-names&quot;:false,&quot;dropping-particle&quot;:&quot;&quot;,&quot;non-dropping-particle&quot;:&quot;&quot;},{&quot;family&quot;:&quot;Przytycka&quot;,&quot;given&quot;:&quot;Teresa&quot;,&quot;parse-names&quot;:false,&quot;dropping-particle&quot;:&quot;&quot;,&quot;non-dropping-particle&quot;:&quot;&quot;},{&quot;family&quot;:&quot;Hamilton&quot;,&quot;given&quot;:&quot;Mark&quot;,&quot;parse-names&quot;:false,&quot;dropping-particle&quot;:&quot;&quot;,&quot;non-dropping-particle&quot;:&quot;&quot;},{&quot;family&quot;:&quot;McGuire&quot;,&quot;given&quot;:&quot;Sean&quot;,&quot;parse-names&quot;:false,&quot;dropping-particle&quot;:&quot;&quot;,&quot;non-dropping-particle&quot;:&quot;&quot;},{&quot;family&quot;:&quot;Nelander&quot;,&quot;given&quot;:&quot;Sven&quot;,&quot;parse-names&quot;:false,&quot;dropping-particle&quot;:&quot;&quot;,&quot;non-dropping-particle&quot;:&quot;&quot;},{&quot;family&quot;:&quot;Johansson&quot;,&quot;given&quot;:&quot;Patrik&quot;,&quot;parse-names&quot;:false,&quot;dropping-particle&quot;:&quot;&quot;,&quot;non-dropping-particle&quot;:&quot;&quot;},{&quot;family&quot;:&quot;Jörnsten&quot;,&quot;given&quot;:&quot;Rebecka&quot;,&quot;parse-names&quot;:false,&quot;dropping-particle&quot;:&quot;&quot;,&quot;non-dropping-particle&quot;:&quot;&quot;},{&quot;family&quot;:&quot;Kling&quot;,&quot;given&quot;:&quot;Teresia&quot;,&quot;parse-names&quot;:false,&quot;dropping-particle&quot;:&quot;&quot;,&quot;non-dropping-particle&quot;:&quot;&quot;}],&quot;container-title&quot;:&quot;Nature genetics&quot;,&quot;container-title-short&quot;:&quot;Nat. Genet.&quot;,&quot;accessed&quot;:{&quot;date-parts&quot;:[[2026,7,25]]},&quot;DOI&quot;:&quot;10.1038/NG.2764&quot;,&quot;ISSN&quot;:&quot;15461718&quot;,&quot;PMID&quot;:&quot;24071849&quot;,&quot;URL&quot;:&quot;https://pmc.ncbi.nlm.nih.gov/articles/PMC3919969/&quot;,&quot;issued&quot;:{&quot;date-parts&quot;:[[2013,10,1]]},&quot;page&quot;:&quot;1113&quot;,&quot;abstract&quot;:&quot;The Cancer Genome Atlas (TCGA) Research Network has profiled and analyzed large numbers of human tumors to discover molecular aberrations at the DNA, RNA, protein and epigenetic levels. The resulting rich data provide a major opportunity to develop an integrated picture of commonalities, differences and emergent themes across tumor lineages. The Pan-Cancer initiative compares the first 12 tumor types profiled by TCGA. Analysis of the molecular aberrations and their functional roles across tumor types will teach us how to extend therapies effective in one cancer type to others with a similar genomic profile. © 2013 Nature America, Inc. All rights reserved.&quot;,&quot;publisher&quot;:&quot;Nature Publishing Group&quot;,&quot;issue&quot;:&quot;10&quot;,&quot;volume&quot;:&quot;45&quot;},&quot;isTemporary&quot;:false}]},{&quot;citationID&quot;:&quot;MENDELEY_CITATION_0ef2f841-9683-4f03-be0b-5fc16b33dfff&quot;,&quot;properties&quot;:{&quot;noteIndex&quot;:0},&quot;isEdited&quot;:false,&quot;manualOverride&quot;:{&quot;isManuallyOverridden&quot;:false,&quot;citeprocText&quot;:&quot;(32)&quot;,&quot;manualOverrideText&quot;:&quot;&quot;},&quot;citationTag&quot;:&quot;MENDELEY_CITATION_v3_eyJjaXRhdGlvbklEIjoiTUVOREVMRVlfQ0lUQVRJT05fMGVmMmY4NDEtOTY4My00ZjAzLWJlMGItNWZjMTZiMzNkZmZm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citationID&quot;:&quot;MENDELEY_CITATION_63f6ceda-909d-4bf5-b6e6-bd8adfa674da&quot;,&quot;properties&quot;:{&quot;noteIndex&quot;:0},&quot;isEdited&quot;:false,&quot;manualOverride&quot;:{&quot;isManuallyOverridden&quot;:false,&quot;citeprocText&quot;:&quot;(87–89)&quot;,&quot;manualOverrideText&quot;:&quot;&quot;},&quot;citationTag&quot;:&quot;MENDELEY_CITATION_v3_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Kb3bEjWV2c2thIiwiZ2l2ZW4iOiJJdmFuYSIsInBhcnNlLW5hbWVzIjpmYWxzZSwiZHJvcHBpbmctcGFydGljbGUiOiIiLCJub24tZHJvcHBpbmctcGFydGljbGUiOiIifSx7ImZhbWlseSI6IktvbWVsIiwiZ2l2ZW4iOiJSYWRvdmFuIiwicGFyc2UtbmFtZXMiOmZhbHNlLCJkcm9wcGluZy1wYXJ0aWNsZSI6IiIsIm5vbi1kcm9wcGluZy1wYXJ0aWNsZSI6IiJ9XSwiY29udGFpbmVyLXRpdGxlIjoiSW50ZXJuYXRpb25hbCBKb3VybmFsIG9mIE1vbGVjdWxhciBTY2llbmNlcyAyMDIwLCBWb2wuIDIxLCBQYWdlIDg0OTEiLCJhY2Nlc3NlZCI6eyJkYXRlLXBhcnRzIjpbWzIwMjYsNywyNl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0seyJpZCI6ImFhZWI3NmZiLWRjNjktM2RkMy1hMjExLTIxYzU1OWE3YTc0MCIsIml0ZW1EYXRhIjp7InR5cGUiOiJhcnRpY2xlLWpvdXJuYWwiLCJpZCI6ImFhZWI3NmZiLWRjNjktM2RkMy1hMjExLTIxYzU1OWE3YTc0MC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csMjZ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A5OGUxOThlLTMxZmQtM2VkYi04ZWQ5LTZmOTc3MWI0MjhiNiIsIml0ZW1EYXRhIjp7InR5cGUiOiJhcnRpY2xlLWpvdXJuYWwiLCJpZCI6IjA5OGUxOThlLTMxZmQtM2VkYi04ZWQ5LTZmOTc3MWI0MjhiNi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ywyNl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V19&quot;,&quot;citationItems&quot;:[{&quot;id&quot;:&quot;8b80f857-dd2c-3747-a8ba-4bc10eaf00f7&quot;,&quot;itemData&quot;:{&quot;type&quot;:&quot;article-journal&quot;,&quot;id&quot;:&quot;8b80f857-dd2c-3747-a8ba-4bc10eaf00f7&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7,26]]},&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id&quot;:&quot;aaeb76fb-dc69-3dd3-a211-21c559a7a740&quot;,&quot;itemData&quot;:{&quot;type&quot;:&quot;article-journal&quot;,&quot;id&quot;:&quot;aaeb76fb-dc69-3dd3-a211-21c559a7a740&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7,26]]},&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098e198e-31fd-3edb-8ed9-6f9771b428b6&quot;,&quot;itemData&quot;:{&quot;type&quot;:&quot;article-journal&quot;,&quot;id&quot;:&quot;098e198e-31fd-3edb-8ed9-6f9771b428b6&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7,26]]},&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citationID&quot;:&quot;MENDELEY_CITATION_92d398a8-e578-4daa-b51b-ae629c2f8419&quot;,&quot;properties&quot;:{&quot;noteIndex&quot;:0},&quot;isEdited&quot;:false,&quot;manualOverride&quot;:{&quot;isManuallyOverridden&quot;:false,&quot;citeprocText&quot;:&quot;(90–93)&quot;,&quot;manualOverrideText&quot;:&quot;&quot;},&quot;citationTag&quot;:&quot;MENDELEY_CITATION_v3_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3LDI2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JmMDQwZDcxNi0yZThmLTM4NzUtYTk5Yi1mYTI2OGU4ZjcwMjciLCJpdGVtRGF0YSI6eyJ0eXBlIjoiYXJ0aWNsZS1qb3VybmFsIiwiaWQiOiJmMDQwZDcxNi0yZThmLTM4NzUtYTk5Yi1mYTI2OGU4ZjcwMjc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&quot;,&quot;citationItems&quot;:[{&quot;id&quot;:&quot;1f9bd3ae-19a6-3e9c-af4b-1d4ef54ef3d2&quot;,&quot;itemData&quot;:{&quot;type&quot;:&quot;article-journal&quot;,&quot;id&quot;:&quot;1f9bd3ae-19a6-3e9c-af4b-1d4ef54ef3d2&quot;,&quot;title&quot;:&quot;A Comprehensive Benchmark of Transcriptomic Biomarkers for Immune Checkpoint Blockades&quot;,&quot;author&quot;:[{&quot;family&quot;:&quot;Kang&quot;,&quot;given&quot;:&quot;Hongen&quot;,&quot;parse-names&quot;:false,&quot;dropping-particle&quot;:&quot;&quot;,&quot;non-dropping-particle&quot;:&quot;&quot;},{&quot;family&quot;:&quot;Zhu&quot;,&quot;given&quot;:&quot;Xiuli&quot;,&quot;parse-names&quot;:false,&quot;dropping-particle&quot;:&quot;&quot;,&quot;non-dropping-particle&quot;:&quot;&quot;},{&quot;family&quot;:&quot;Cui&quot;,&quot;given&quot;:&quot;Ying&quot;,&quot;parse-names&quot;:false,&quot;dropping-particle&quot;:&quot;&quot;,&quot;non-dropping-particle&quot;:&quot;&quot;},{&quot;family&quot;:&quot;Xiong&quot;,&quot;given&quot;:&quot;Zhuang&quot;,&quot;parse-names&quot;:false,&quot;dropping-particle&quot;:&quot;&quot;,&quot;non-dropping-particle&quot;:&quot;&quot;},{&quot;family&quot;:&quot;Zong&quot;,&quot;given&quot;:&quot;Wenting&quot;,&quot;parse-names&quot;:false,&quot;dropping-particle&quot;:&quot;&quot;,&quot;non-dropping-particle&quot;:&quot;&quot;},{&quot;family&quot;:&quot;Bao&quot;,&quot;given&quot;:&quot;Yiming&quot;,&quot;parse-names&quot;:false,&quot;dropping-particle&quot;:&quot;&quot;,&quot;non-dropping-particle&quot;:&quot;&quot;},{&quot;family&quot;:&quot;Jia&quot;,&quot;given&quot;:&quot;Peilin&quot;,&quot;parse-names&quot;:false,&quot;dropping-particle&quot;:&quot;&quot;,&quot;non-dropping-particle&quot;:&quot;&quot;}],&quot;container-title&quot;:&quot;Cancers&quot;,&quot;container-title-short&quot;:&quot;Cancers (Basel).&quot;,&quot;accessed&quot;:{&quot;date-parts&quot;:[[2026,7,25]]},&quot;DOI&quot;:&quot;10.3390/CANCERS15164094/S1&quot;,&quot;ISSN&quot;:&quot;20726694&quot;,&quot;URL&quot;:&quot;https://pmc.ncbi.nlm.nih.gov/articles/PMC10452274/&quot;,&quot;issued&quot;:{&quot;date-parts&quot;:[[2023,8,1]]},&quot;page&quot;:&quot;4094&quot;,&quot;abstract&quot;:&quot;Immune checkpoint blockades (ICBs) have revolutionized cancer therapy by inducing durable clinical responses, but only a small percentage of patients can benefit from ICB treatments. Many studies have established various biomarkers to predict ICB responses. However, different biomarkers were found with diverse performances in practice, and a timely and unbiased assessment has yet to be conducted due to the complexity of ICB-related studies and trials. In this study, we manually curated 29 published datasets with matched transcriptome and clinical data from more than 1400 patients, and uniformly preprocessed these datasets for further analyses. In addition, we collected 39 sets of transcriptomic biomarkers, and based on the nature of the corresponding computational methods, we categorized them into the gene-set-like group (with the self-contained design and the competitive design, respectively) and the deconvolution-like group. Next, we investigated the correlations and patterns of these biomarkers and utilized a standardized workflow to systematically evaluate their performance in predicting ICB responses and survival statuses across different datasets, cancer types, antibodies, biopsy times, and combinatory treatments. In our benchmark, most biomarkers showed poor performance in terms of stability and robustness across different datasets. Two scores (TIDE and CYT) had a competitive performance for ICB response prediction, and two others (PASS-ON and EIGS_ssGSEA) showed the best association with clinical outcome. Finally, we developed ICB-Portal to host the datasets, biomarkers, and benchmark results and to implement the computational methods for researchers to test their custom biomarkers. Our work provided valuable resources and a one-stop solution to facilitate ICB-related research.&quot;,&quot;publisher&quot;:&quot;Multidisciplinary Digital Publishing Institute (MDPI)&quot;,&quot;issue&quot;:&quot;16&quot;,&quot;volume&quot;:&quot;15&quot;},&quot;isTemporary&quot;:false},{&quot;id&quot;:&quot;33c967a9-484e-313f-837d-f7ae20cb80e4&quot;,&quot;itemData&quot;:{&quot;type&quot;:&quot;article-journal&quot;,&quot;id&quot;:&quot;33c967a9-484e-313f-837d-f7ae20cb80e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7,26]]},&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f231f66e-9a81-3785-b04f-aa67be6beac1&quot;,&quot;itemData&quot;:{&quot;type&quot;:&quot;article-journal&quot;,&quot;id&quot;:&quot;f231f66e-9a81-3785-b04f-aa67be6beac1&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7,26]]},&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f040d716-2e8f-3875-a99b-fa268e8f7027&quot;,&quot;itemData&quot;:{&quot;type&quot;:&quot;article-journal&quot;,&quot;id&quot;:&quot;f040d716-2e8f-3875-a99b-fa268e8f7027&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7,26]]},&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05996ffb-d07a-4f0b-bf6b-18d2937fb642&quot;,&quot;properties&quot;:{&quot;noteIndex&quot;:0},&quot;isEdited&quot;:false,&quot;manualOverride&quot;:{&quot;isManuallyOverridden&quot;:false,&quot;citeprocText&quot;:&quot;(12)&quot;,&quot;manualOverrideText&quot;:&quot;&quot;},&quot;citationTag&quot;:&quot;MENDELEY_CITATION_v3_eyJjaXRhdGlvbklEIjoiTUVOREVMRVlfQ0lUQVRJT05fMDU5OTZmZmItZDA3YS00ZjBiLWJmNmItMThkMjkzN2ZiNjQ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quot;,&quot;citationItems&quot;:[{&quot;id&quot;:&quot;425082de-07b0-38fa-b77d-4aaecaab64fb&quot;,&quot;itemData&quot;:{&quot;type&quot;:&quot;article-journal&quot;,&quot;id&quot;:&quot;425082de-07b0-38fa-b77d-4aaecaab64fb&quot;,&quot;title&quot;:&quot;Follicular lymphoma comprises germinal center–like and memory-like molecular subtypes with prognostic significance&quot;,&quot;author&quot;:[{&quot;family&quot;:&quot;Laurent&quot;,&quot;given&quot;:&quot;Camille&quot;,&quot;parse-names&quot;:false,&quot;dropping-particle&quot;:&quot;&quot;,&quot;non-dropping-particle&quot;:&quot;&quot;},{&quot;family&quot;:&quot;Trisal&quot;,&quot;given&quot;:&quot;Preeti&quot;,&quot;parse-names&quot;:false,&quot;dropping-particle&quot;:&quot;&quot;,&quot;non-dropping-particle&quot;:&quot;&quot;},{&quot;family&quot;:&quot;Tesson&quot;,&quot;given&quot;:&quot;Bruno&quot;,&quot;parse-names&quot;:false,&quot;dropping-particle&quot;:&quot;&quot;,&quot;non-dropping-particle&quot;:&quot;&quot;},{&quot;family&quot;:&quot;Seth&quot;,&quot;given&quot;:&quot;Sahil&quot;,&quot;parse-names&quot;:false,&quot;dropping-particle&quot;:&quot;&quot;,&quot;non-dropping-particle&quot;:&quot;&quot;},{&quot;family&quot;:&quot;Beyou&quot;,&quot;given&quot;:&quot;Alicia&quot;,&quot;parse-names&quot;:false,&quot;dropping-particle&quot;:&quot;&quot;,&quot;non-dropping-particle&quot;:&quot;&quot;},{&quot;family&quot;:&quot;Roulland&quot;,&quot;given&quot;:&quot;Sandrine&quot;,&quot;parse-names&quot;:false,&quot;dropping-particle&quot;:&quot;&quot;,&quot;non-dropping-particle&quot;:&quot;&quot;},{&quot;family&quot;:&quot;Lesne&quot;,&quot;given&quot;:&quot;Bastien&quot;,&quot;parse-names&quot;:false,&quot;dropping-particle&quot;:&quot;&quot;,&quot;non-dropping-particle&quot;:&quot;&quot;},{&quot;family&quot;:&quot;Acker&quot;,&quot;given&quot;:&quot;Nathalie&quot;,&quot;parse-names&quot;:false,&quot;dropping-particle&quot;:&quot;&quot;,&quot;non-dropping-particle&quot;:&quot;Van&quot;},{&quot;family&quot;:&quot;Cerapio&quot;,&quot;given&quot;:&quot;Juan Pablo&quot;,&quot;parse-names&quot;:false,&quot;dropping-particle&quot;:&quot;&quot;,&quot;non-dropping-particle&quot;:&quot;&quot;},{&quot;family&quot;:&quot;Chartier&quot;,&quot;given&quot;:&quot;Loïc&quot;,&quot;parse-names&quot;:false,&quot;dropping-particle&quot;:&quot;&quot;,&quot;non-dropping-particle&quot;:&quot;&quot;},{&quot;family&quot;:&quot;Guille&quot;,&quot;given&quot;:&quot;Arnaud&quot;,&quot;parse-names&quot;:false,&quot;dropping-particle&quot;:&quot;&quot;,&quot;non-dropping-particle&quot;:&quot;&quot;},{&quot;family&quot;:&quot;Stokes&quot;,&quot;given&quot;:&quot;Matthew E.&quot;,&quot;parse-names&quot;:false,&quot;dropping-particle&quot;:&quot;&quot;,&quot;non-dropping-particle&quot;:&quot;&quot;},{&quot;family&quot;:&quot;Huang&quot;,&quot;given&quot;:&quot;C. Chris&quot;,&quot;parse-names&quot;:false,&quot;dropping-particle&quot;:&quot;&quot;,&quot;non-dropping-particle&quot;:&quot;&quot;},{&quot;family&quot;:&quot;Huet&quot;,&quot;given&quot;:&quot;Sarah&quot;,&quot;parse-names&quot;:false,&quot;dropping-particle&quot;:&quot;&quot;,&quot;non-dropping-particle&quot;:&quot;&quot;},{&quot;family&quot;:&quot;Gandhi&quot;,&quot;given&quot;:&quot;Anita K.&quot;,&quot;parse-names&quot;:false,&quot;dropping-particle&quot;:&quot;&quot;,&quot;non-dropping-particle&quot;:&quot;&quot;},{&quot;family&quot;:&quot;Morschhauser&quot;,&quot;given&quot;:&quot;Franck&quot;,&quot;parse-names&quot;:false,&quot;dropping-particle&quot;:&quot;&quot;,&quot;non-dropping-particle&quot;:&quot;&quot;},{&quot;family&quot;:&quot;Xerri&quot;,&quot;given&quot;:&quot;Luc&quot;,&quot;parse-names&quot;:false,&quot;dropping-particle&quot;:&quot;&quot;,&quot;non-dropping-particle&quot;:&quot;&quot;}],&quot;container-title&quot;:&quot;Blood&quot;,&quot;container-title-short&quot;:&quot;Blood&quot;,&quot;accessed&quot;:{&quot;date-parts&quot;:[[2026,7,19]]},&quot;DOI&quot;:&quot;10.1182/BLOOD.2024024496&quot;,&quot;ISSN&quot;:&quot;0006-4971&quot;,&quot;PMID&quot;:&quot;39374535&quot;,&quot;URL&quot;:&quot;https://dx.doi.org/10.1182/blood.2024024496&quot;,&quot;issued&quot;:{&quot;date-parts&quot;:[[2024,12,12]]},&quot;page&quot;:&quot;2503-2516&quot;,&quot;abstract&quot;:&quot;A robust prognostic and biological classification for newly diagnosed follicular lymphoma (FL) using molecular profiling remains challenging. FL tumors from patients treated in the RELEVANCE trial with rituximab-chemotherapy (R-chemo) or rituximab-lenalidomide (R2) were analyzed using RNA sequencing, DNA sequencing, immunohistochemistry (IHC), and/or fluorescence in situ hybridization. Unsupervised gene clustering identified 2 gene expression signatures (GSs) enriched in normal memory (MEM) B cells and germinal center (GC) B-cell signals, respectively. These 2 GSs were combined into a 20-gene predictor (FL20) to classify patients into MEM-like (n = 160) or GC-like (n = 164) subtypes, which also displayed different mutational profiles. In the R-chemo arm, patients with MEM-like FL had significantly shorter progression-free survival (PFS) than patients with GC-like FL (hazard ratio [HR], 2.13; P =. 0023). In the R2 arm, both subtypes had comparable PFS, demonstrating that R2 has a benefit over R-chemo for patients with MEM-like FL (HR, 0.54; P =. 011). The prognostic value of FL20 was validated in an independent FL cohort with R-chemo treatment (GSE119214 [n = 137]). An IHC algorithm (FLcm) that used FOXP1, LMO2, CD22, and MUM1 antibodies was developed with significant prognostic correlation with FL20. These data indicate that FL tumors can be classified into MEM-like and GC-like subtypes that are biologically distinct and clinically different in their risk profile. The FLcm assay can be used in routine clinical practice to identify patients with MEM-like FL who might benefit from therapies other than R-chemo, such as the R2 combination. This trial was registered at www.clinicaltrials.gov as #NCT01476787 and #NCT01650701.&quot;,&quot;publisher&quot;:&quot;American Society of Hematology&quot;,&quot;issue&quot;:&quot;24&quot;,&quot;volume&quot;:&quot;144&quot;},&quot;isTemporary&quot;:false}]},{&quot;citationID&quot;:&quot;MENDELEY_CITATION_6cdc99cc-0e9e-4097-a8f5-90b3ffc5ce44&quot;,&quot;properties&quot;:{&quot;noteIndex&quot;:0},&quot;isEdited&quot;:false,&quot;manualOverride&quot;:{&quot;isManuallyOverridden&quot;:false,&quot;citeprocText&quot;:&quot;(1, 57, 84)&quot;,&quot;manualOverrideText&quot;:&quot;&quot;},&quot;citationItems&quot;:[{&quot;id&quot;:&quot;2bc6b487-cb65-3da4-a231-950cecd6d8c4&quot;,&quot;itemData&quot;:{&quot;type&quot;:&quot;article-journal&quot;,&quot;id&quot;:&quot;2bc6b487-cb65-3da4-a231-950cecd6d8c4&quot;,&quot;title&quot;:&quot;Transcriptomic Harmonization as the Way for Suppressing Cross-Platform Bias and Batch Effect&quot;,&quot;author&quot;:[{&quot;family&quot;:&quot;Borisov&quot;,&quot;given&quot;:&quot;Nicolas&quot;,&quot;parse-names&quot;:false,&quot;dropping-particle&quot;:&quot;&quot;,&quot;non-dropping-particle&quot;:&quot;&quot;},{&quot;family&quot;:&quot;Buzdin&quot;,&quot;given&quot;:&quot;Anton&quot;,&quot;parse-names&quot;:false,&quot;dropping-particle&quot;:&quot;&quot;,&quot;non-dropping-particle&quot;:&quot;&quot;}],&quot;container-title&quot;:&quot;Biomedicines&quot;,&quot;container-title-short&quot;:&quot;Biomedicines&quot;,&quot;accessed&quot;:{&quot;date-parts&quot;:[[2026,7,25]]},&quot;DOI&quot;:&quot;10.3390/BIOMEDICINES10092318&quot;,&quot;ISSN&quot;:&quot;22279059&quot;,&quot;PMID&quot;:&quot;36140419&quot;,&quot;URL&quot;:&quot;https://pmc.ncbi.nlm.nih.gov/articles/PMC9496268/&quot;,&quot;issued&quot;:{&quot;date-parts&quot;:[[2022,9,1]]},&quot;page&quot;:&quot;2318&quot;,&quot;abstract&quot;:&quot;(1) Background: Emergence of methods interrogating gene expression at high throughput gave birth to quantitative transcriptomics, but also posed a question of inter-comparison of expression profiles obtained using different equipment and protocols and/or in different series of experiments. Addressing this issue is challenging, because all of the above variables can dramatically influence gene expression signals and, therefore, cause a plethora of peculiar features in the transcriptomic profiles. Millions of transcriptomic profiles were obtained and deposited in public databases of which the usefulness is however strongly limited due to the inter-comparison issues; (2) Methods: Dozens of methods and software packages that can be generally classified as either flexible or predefined format harmonizers have been proposed, but none has become to the date the gold standard for unification of this type of Big Data; (3) Results: However, recent developments evidence that platform/protocol/batch bias can be efficiently reduced not only for the comparisons of limited transcriptomic datasets. Instead, instruments were proposed for transforming gene expression profiles into the universal, uniformly shaped format that can support multiple inter-comparisons for reasonable calculation costs. This forms a basement for universal indexing of all or most of all types of RNA sequencing and microarray hybridization profiles; (4) Conclusions: In this paper, we attempted to overview the landscape of modern approaches and methods in transcriptomic harmonization and focused on the practical aspects of their application.&quot;,&quot;publisher&quot;:&quot;MDPI&quot;,&quot;issue&quot;:&quot;9&quot;,&quot;volume&quot;:&quot;10&quot;},&quot;isTemporary&quot;:false},{&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Sx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D&quot;:&quot;MENDELEY_CITATION_28e51918-391b-478f-b07b-ededab38512d&quot;,&quot;properties&quot;:{&quot;noteIndex&quot;:0},&quot;isEdited&quot;:false,&quot;manualOverride&quot;:{&quot;isManuallyOverridden&quot;:false,&quot;citeprocText&quot;:&quot;(60)&quot;,&quot;manualOverrideText&quot;:&quot;&quot;},&quot;citationTag&quot;:&quot;MENDELEY_CITATION_v3_eyJjaXRhdGlvbklEIjoiTUVOREVMRVlfQ0lUQVRJT05fMjhlNTE5MTgtMzkxYi00NzhmLWIwN2ItZWRlZGFiMzg1MTJk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quot;,&quot;citationItems&quot;:[{&quot;id&quot;:&quot;1c259843-12b0-3486-b1f2-17bb8a922831&quot;,&quot;itemData&quot;:{&quot;type&quot;:&quot;article-journal&quot;,&quot;id&quot;:&quot;1c259843-12b0-3486-b1f2-17bb8a922831&quot;,&quot;title&quot;:&quot;A test metric for assessing single-cell RNA-seq batch correction&quot;,&quot;author&quot;:[{&quot;family&quot;:&quot;Büttner&quot;,&quot;given&quot;:&quot;Maren&quot;,&quot;parse-names&quot;:false,&quot;dropping-particle&quot;:&quot;&quot;,&quot;non-dropping-particle&quot;:&quot;&quot;},{&quot;family&quot;:&quot;Miao&quot;,&quot;given&quot;:&quot;Zhichao&quot;,&quot;parse-names&quot;:false,&quot;dropping-particle&quot;:&quot;&quot;,&quot;non-dropping-particle&quot;:&quot;&quot;},{&quot;family&quot;:&quot;Wolf&quot;,&quot;given&quot;:&quot;F. Alexander&quot;,&quot;parse-names&quot;:false,&quot;dropping-particle&quot;:&quot;&quot;,&quot;non-dropping-particle&quot;:&quot;&quot;},{&quot;family&quot;:&quot;Teichmann&quot;,&quot;given&quot;:&quot;Sarah A.&quot;,&quot;parse-names&quot;:false,&quot;dropping-particle&quot;:&quot;&quot;,&quot;non-dropping-particle&quot;:&quot;&quot;},{&quot;family&quot;:&quot;Theis&quot;,&quot;given&quot;:&quot;Fabian J.&quot;,&quot;parse-names&quot;:false,&quot;dropping-particle&quot;:&quot;&quot;,&quot;non-dropping-particle&quot;:&quot;&quot;}],&quot;container-title&quot;:&quot;Nature Methods 2018 16:1&quot;,&quot;accessed&quot;:{&quot;date-parts&quot;:[[2026,7,22]]},&quot;DOI&quot;:&quot;10.1038/s41592-018-0254-1&quot;,&quot;ISSN&quot;:&quot;1548-7105&quot;,&quot;PMID&quot;:&quot;30573817&quot;,&quot;URL&quot;:&quot;https://www.nature.com/articles/s41592-018-0254-1&quot;,&quot;issued&quot;:{&quot;date-parts&quot;:[[2018,12,20]]},&quot;page&quot;:&quot;43-49&quot;,&quot;abstract&quot;:&quot;Single-cell transcriptomics is a versatile tool for exploring heterogeneous cell populations, but as with all genomics experiments, batch effects can hamper data integration and interpretation. The success of batch-effect correction is often evaluated by visual inspection of low-dimensional embeddings, which are inherently imprecise. Here we present a user-friendly, robust and sensitive k-nearest-neighbor batch-effect test (kBET; https://github.com/theislab/kBET ) for quantification of batch effects. We used kBET to assess commonly used batch-regression and normalization approaches, and to quantify the extent to which they remove batch effects while preserving biological variability. We also demonstrate the application of kBET to data from peripheral blood mononuclear cells (PBMCs) from healthy donors to distinguish cell-type-specific inter-individual variability from changes in relative proportions of cell populations. This has important implications for future data-integration efforts, central to projects such as the Human Cell Atlas. kBET informs attempts at single-cell RNA-seq data integration by quantifying batch effects and determining how well batch regression and normalization approaches remove technical variation while preserving biological variability.&quot;,&quot;publisher&quot;:&quot;Nature Publishing Group&quot;,&quot;issue&quot;:&quot;1&quot;,&quot;volume&quot;:&quot;16&quot;,&quot;container-title-short&quot;:&quot;&quot;},&quot;isTemporary&quot;:false}]},{&quot;citationID&quot;:&quot;MENDELEY_CITATION_90a11982-9084-48bf-9143-39bee8ffdeca&quot;,&quot;properties&quot;:{&quot;noteIndex&quot;:0},&quot;isEdited&quot;:false,&quot;manualOverride&quot;:{&quot;isManuallyOverridden&quot;:false,&quot;citeprocText&quot;:&quot;(94)&quot;,&quot;manualOverrideText&quot;:&quot;&quot;},&quot;citationTag&quot;:&quot;MENDELEY_CITATION_v3_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&quot;,&quot;citationItems&quot;:[{&quot;id&quot;:&quot;698e42c3-8367-3470-85d8-7e5ca39fda79&quot;,&quot;itemData&quot;:{&quot;type&quot;:&quot;article-journal&quot;,&quot;id&quot;:&quot;698e42c3-8367-3470-85d8-7e5ca39fda79&quot;,&quot;title&quot;:&quot;DiffusionST: a deep generative diffusion model-based framework for enhancing spatial transcriptomics data quality and identifying spatial domains&quot;,&quot;author&quot;:[{&quot;family&quot;:&quot;Cui&quot;,&quot;given&quot;:&quot;Yaxuan&quot;,&quot;parse-names&quot;:false,&quot;dropping-particle&quot;:&quot;&quot;,&quot;non-dropping-particle&quot;:&quot;&quot;},{&quot;family&quot;:&quot;Cui&quot;,&quot;given&quot;:&quot;Yang&quot;,&quot;parse-names&quot;:false,&quot;dropping-particle&quot;:&quot;&quot;,&quot;non-dropping-particle&quot;:&quot;&quot;},{&quot;family&quot;:&quot;Wang&quot;,&quot;given&quot;:&quot;Ruheng&quot;,&quot;parse-names&quot;:false,&quot;dropping-particle&quot;:&quot;&quot;,&quot;non-dropping-particle&quot;:&quot;&quot;},{&quot;family&quot;:&quot;Zhu&quot;,&quot;given&quot;:&quot;Zheyong&quot;,&quot;parse-names&quot;:false,&quot;dropping-particle&quot;:&quot;&quot;,&quot;non-dropping-particle&quot;:&quot;&quot;},{&quot;family&quot;:&quot;Zeng&quot;,&quot;given&quot;:&quot;Xin&quot;,&quot;parse-names&quot;:false,&quot;dropping-particle&quot;:&quot;&quot;,&quot;non-dropping-particle&quot;:&quot;&quot;},{&quot;family&quot;:&quot;Nakai&quot;,&quot;given&quot;:&quot;Kenta&quot;,&quot;parse-names&quot;:false,&quot;dropping-particle&quot;:&quot;&quot;,&quot;non-dropping-particle&quot;:&quot;&quot;},{&quot;family&quot;:&quot;Cui&quot;,&quot;given&quot;:&quot;Feifei&quot;,&quot;parse-names&quot;:false,&quot;dropping-particle&quot;:&quot;&quot;,&quot;non-dropping-particle&quot;:&quot;&quot;},{&quot;family&quot;:&quot;Zhang&quot;,&quot;given&quot;:&quot;Zilong&quot;,&quot;parse-names&quot;:false,&quot;dropping-particle&quot;:&quot;&quot;,&quot;non-dropping-particle&quot;:&quot;&quot;},{&quot;family&quot;:&quot;Shi&quot;,&quot;given&quot;:&quot;Hua&quot;,&quot;parse-names&quot;:false,&quot;dropping-particle&quot;:&quot;&quot;,&quot;non-dropping-particle&quot;:&quot;&quot;},{&quot;family&quot;:&quot;Chen&quot;,&quot;given&quot;:&quot;Yan&quot;,&quot;parse-names&quot;:false,&quot;dropping-particle&quot;:&quot;&quot;,&quot;non-dropping-particle&quot;:&quot;&quot;},{&quot;family&quot;:&quot;Ye&quot;,&quot;given&quot;:&quot;Xiucai&quot;,&quot;parse-names&quot;:false,&quot;dropping-particle&quot;:&quot;&quot;,&quot;non-dropping-particle&quot;:&quot;&quot;},{&quot;family&quot;:&quot;Sakurai&quot;,&quot;given&quot;:&quot;Tetsuya&quot;,&quot;parse-names&quot;:false,&quot;dropping-particle&quot;:&quot;&quot;,&quot;non-dropping-particle&quot;:&quot;&quot;},{&quot;family&quot;:&quot;Wei&quot;,&quot;given&quot;:&quot;Leyi&quot;,&quot;parse-names&quot;:false,&quot;dropping-particle&quot;:&quot;&quot;,&quot;non-dropping-particle&quot;:&quot;&quot;}],&quot;container-title&quot;:&quot;Briefings in bioinformatics&quot;,&quot;container-title-short&quot;:&quot;Brief. Bioinform.&quot;,&quot;accessed&quot;:{&quot;date-parts&quot;:[[2026,7,26]]},&quot;DOI&quot;:&quot;10.1093/BIB/BBAF390&quot;,&quot;ISSN&quot;:&quot;1477-4054&quot;,&quot;PMID&quot;:&quot;40794943&quot;,&quot;URL&quot;:&quot;https://pubmed.ncbi.nlm.nih.gov/40794943/&quot;,&quot;issued&quot;:{&quot;date-parts&quot;:[[2025,7,1]]},&quot;abstract&quot;:&quot;Recent advancements in spatial transcriptomics (ST) technology have generated substantial volumes of spatial transcriptome data. However, the quality of this data is often compromised due to the limitations of current sequencing technologies. To address this issue, DiffusionST proposes a method for imputing ST data and clustering the imputed data. The method employs a graph convolutional network model combined with a newly designed loss function, denoising data using the zero-inflated negative binomial distribution, and data enhancement through a diffusion model to improve clustering accuracy. DiffusionST demonstrates superior clustering accuracy compared to eight of the most popular ST clustering algorithms. DiffusionST also excels in data imputation when compared to five single-cell RNA sequencing imputation algorithms. Additionally, DiffusionST's robustness against noise is quantitatively validated by manually introducing random dropout noise into the dataset, where our model significantly enhances the quality of ST data. Moreover, DiffusionST is well-suited for high-resolution ST data and has been demonstrated, through survival analysis and cell-cell communication studies, to dissect spatial domains within breast cancer tissues. These findings provide strong evidence of DiffusionST's efficacy in handling ST data especially with strong noise, making it a valuable tool in this field.&quot;,&quot;publisher&quot;:&quot;Brief Bioinform&quot;,&quot;issue&quot;:&quot;4&quot;,&quot;volume&quot;:&quot;26&quot;},&quot;isTemporary&quot;:false}]},{&quot;citationID&quot;:&quot;MENDELEY_CITATION_a45a063e-c020-4dc8-bbe4-217806638433&quot;,&quot;properties&quot;:{&quot;noteIndex&quot;:0},&quot;isEdited&quot;:false,&quot;manualOverride&quot;:{&quot;isManuallyOverridden&quot;:false,&quot;citeprocText&quot;:&quot;(68)&quot;,&quot;manualOverrideText&quot;:&quot;&quot;},&quot;citationTag&quot;:&quot;MENDELEY_CITATION_v3_eyJjaXRhdGlvbklEIjoiTUVOREVMRVlfQ0lUQVRJT05fYTQ1YTA2M2UtYzAyMC00ZGM4LWJiZTQtMjE3ODA2NjM4NDMz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quot;,&quot;citationItems&quot;:[{&quot;id&quot;:&quot;95d25961-cd19-34c7-80ae-82a970c79dc1&quot;,&quot;itemData&quot;:{&quot;type&quot;:&quot;article-journal&quot;,&quot;id&quot;:&quot;95d25961-cd19-34c7-80ae-82a970c79dc1&quot;,&quot;title&quot;:&quot;Disparity between Inter-Patient Molecular Heterogeneity and Repertoires of Target Drugs Used for Different Types of Cancer in Clinical Oncology&quot;,&quot;author&quot;:[{&quot;family&quot;:&quot;Zolotovskaia&quot;,&quot;given&quot;:&quot;Marianna A.&quot;,&quot;parse-names&quot;:false,&quot;dropping-particle&quot;:&quot;&quot;,&quot;non-dropping-particle&quot;:&quot;&quot;},{&quot;family&quot;:&quot;Sorokin&quot;,&quot;given&quot;:&quot;Maxim I.&quot;,&quot;parse-names&quot;:false,&quot;dropping-particle&quot;:&quot;&quot;,&quot;non-dropping-particle&quot;:&quot;&quot;},{&quot;family&quot;:&quot;Petrov&quot;,&quot;given&quot;:&quot;Ivan&quot;,&quot;parse-names&quot;:false,&quot;dropping-particle&quot;:&quot;V.&quot;,&quot;non-dropping-particle&quot;:&quot;&quot;},{&quot;family&quot;:&quot;Poddubskaya&quot;,&quot;given&quot;:&quot;Elena&quot;,&quot;parse-names&quot;:false,&quot;dropping-particle&quot;:&quot;V.&quot;,&quot;non-dropping-particle&quot;:&quot;&quot;},{&quot;family&quot;:&quot;Moiseev&quot;,&quot;given&quot;:&quot;Alexey A.&quot;,&quot;parse-names&quot;:false,&quot;dropping-particle&quot;:&quot;&quot;,&quot;non-dropping-particle&quot;:&quot;&quot;},{&quot;family&quot;:&quot;Sekacheva&quot;,&quot;given&quot;:&quot;Marina I.&quot;,&quot;parse-names&quot;:false,&quot;dropping-particle&quot;:&quot;&quot;,&quot;non-dropping-particle&quot;:&quot;&quot;},{&quot;family&quot;:&quot;Borisov&quot;,&quot;given&quot;:&quot;Nicolas M.&quot;,&quot;parse-names&quot;:false,&quot;dropping-particle&quot;:&quot;&quot;,&quot;non-dropping-particle&quot;:&quot;&quot;},{&quot;family&quot;:&quot;Tkachev&quot;,&quot;given&quot;:&quot;Victor S.&quot;,&quot;parse-names&quot;:false,&quot;dropping-particle&quot;:&quot;&quot;,&quot;non-dropping-particle&quot;:&quot;&quot;},{&quot;family&quot;:&quot;Garazha&quot;,&quot;given&quot;:&quot;Andrew&quot;,&quot;parse-names&quot;:false,&quot;dropping-particle&quot;:&quot;V.&quot;,&quot;non-dropping-particle&quot;:&quot;&quot;},{&quot;family&quot;:&quot;Kaprin&quot;,&quot;given&quot;:&quot;Andrey D.&quot;,&quot;parse-names&quot;:false,&quot;dropping-particle&quot;:&quot;&quot;,&quot;non-dropping-particle&quot;:&quot;&quot;},{&quot;family&quot;:&quot;Shegay&quot;,&quot;given&quot;:&quot;Peter&quot;,&quot;parse-names&quot;:false,&quot;dropping-particle&quot;:&quot;V.&quot;,&quot;non-dropping-particle&quot;:&quot;&quot;},{&quot;family&quot;:&quot;Giese&quot;,&quot;given&quot;:&quot;Alf&quot;,&quot;parse-names&quot;:false,&quot;dropping-particle&quot;:&quot;&quot;,&quot;non-dropping-particle&quot;:&quot;&quot;},{&quot;family&quot;:&quot;Kim&quot;,&quot;given&quot;:&quot;Ella&quot;,&quot;parse-names&quot;:false,&quot;dropping-particle&quot;:&quot;&quot;,&quot;non-dropping-particle&quot;:&quot;&quot;},{&quot;family&quot;:&quot;Roumiantsev&quot;,&quot;given&quot;:&quot;Sergey A.&quot;,&quot;parse-names&quot;:false,&quot;dropping-particle&quot;:&quot;&quot;,&quot;non-dropping-particle&quot;:&quot;&quot;},{&quot;family&quot;:&quot;Buzdin&quot;,&quot;given&quot;:&quot;Anton A.&quot;,&quot;parse-names&quot;:false,&quot;dropping-particle&quot;:&quot;&quot;,&quot;non-dropping-particle&quot;:&quot;&quot;}],&quot;container-title&quot;:&quot;International Journal of Molecular Sciences&quot;,&quot;container-title-short&quot;:&quot;Int. J. Mol. Sci.&quot;,&quot;accessed&quot;:{&quot;date-parts&quot;:[[2026,7,22]]},&quot;DOI&quot;:&quot;10.3390/IJMS21051580&quot;,&quot;ISSN&quot;:&quot;14220067&quot;,&quot;PMID&quot;:&quot;32111026&quot;,&quot;URL&quot;:&quot;https://pmc.ncbi.nlm.nih.gov/articles/PMC7084891/&quot;,&quot;issued&quot;:{&quot;date-parts&quot;:[[2020,2,1]]},&quot;page&quot;:&quot;1580&quot;,&quot;abstract&quot;:&quot;Inter-patient molecular heterogeneity is the major declared driver of an expanding variety of anticancer drugs and personalizing their prescriptions. Here, we compared interpatient molecular heterogeneities of tumors and repertoires of drugs or their molecular targets currently in use in clinical oncology. We estimated molecular heterogeneity using genomic (whole exome sequencing) and transcriptomic (RNA sequencing) data for 4890 tumors taken from The Cancer Genome Atlas database. For thirteen major cancer types, we compared heterogeneities at the levels of mutations and gene expression with the repertoires of targeted therapeutics and their molecular targets accepted by the current guidelines in oncology. Totally, 85 drugs were investigated, collectively covering 82 individual molecular targets. For the first time, we showed that the repertoires of molecular targets of accepted drugs did not correlate with molecular heterogeneities of different cancer types. On the other hand, we found that the clinical recommendations for the available cancer drugs were strongly congruent with the gene expression but not gene mutation patterns. We detected the best match among the drugs usage recommendations and molecular patterns for the kidney, stomach, bladder, ovarian and endometrial cancers. In contrast, brain tumors, prostate and colorectal cancers showed the lowest match. These findings provide a theoretical basis for reconsidering usage of targeted therapeutics and intensifying drug repurposing efforts.&quot;,&quot;publisher&quot;:&quot;MDPI AG&quot;,&quot;issue&quot;:&quot;5&quot;,&quot;volume&quot;:&quot;21&quot;},&quot;isTemporary&quot;:false}]},{&quot;citationID&quot;:&quot;MENDELEY_CITATION_42e023e2-afd9-445e-a4c1-b5223d84ca75&quot;,&quot;properties&quot;:{&quot;noteIndex&quot;:0},&quot;isEdited&quot;:false,&quot;manualOverride&quot;:{&quot;isManuallyOverridden&quot;:false,&quot;citeprocText&quot;:&quot;(95)&quot;,&quot;manualOverrideText&quot;:&quot;&quot;},&quot;citationTag&quot;:&quot;MENDELEY_CITATION_v3_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&quot;,&quot;citationItems&quot;:[{&quot;id&quot;:&quot;6dbf6541-7052-39b1-bb26-36bf309d9917&quot;,&quot;itemData&quot;:{&quot;type&quot;:&quot;article-journal&quot;,&quot;id&quot;:&quot;6dbf6541-7052-39b1-bb26-36bf309d9917&quot;,&quot;title&quot;:&quot;Benchmarking deep learning methods for biologically conserved single-cell integration&quot;,&quot;author&quot;:[{&quot;family&quot;:&quot;Yi&quot;,&quot;given&quot;:&quot;Chenxin&quot;,&quot;parse-names&quot;:false,&quot;dropping-particle&quot;:&quot;&quot;,&quot;non-dropping-particle&quot;:&quot;&quot;},{&quot;family&quot;:&quot;Cheng&quot;,&quot;given&quot;:&quot;Jinyu&quot;,&quot;parse-names&quot;:false,&quot;dropping-particle&quot;:&quot;&quot;,&quot;non-dropping-particle&quot;:&quot;&quot;},{&quot;family&quot;:&quot;Chen&quot;,&quot;given&quot;:&quot;Jiajun&quot;,&quot;parse-names&quot;:false,&quot;dropping-particle&quot;:&quot;&quot;,&quot;non-dropping-particle&quot;:&quot;&quot;},{&quot;family&quot;:&quot;Liu&quot;,&quot;given&quot;:&quot;Wanquan&quot;,&quot;parse-names&quot;:false,&quot;dropping-particle&quot;:&quot;&quot;,&quot;non-dropping-particle&quot;:&quot;&quot;},{&quot;family&quot;:&quot;Liu&quot;,&quot;given&quot;:&quot;Junwei&quot;,&quot;parse-names&quot;:false,&quot;dropping-particle&quot;:&quot;&quot;,&quot;non-dropping-particle&quot;:&quot;&quot;},{&quot;family&quot;:&quot;Li&quot;,&quot;given&quot;:&quot;Yixue&quot;,&quot;parse-names&quot;:false,&quot;dropping-particle&quot;:&quot;&quot;,&quot;non-dropping-particle&quot;:&quot;&quot;}],&quot;container-title&quot;:&quot;Genome Biology&quot;,&quot;container-title-short&quot;:&quot;Genome Biol.&quot;,&quot;accessed&quot;:{&quot;date-parts&quot;:[[2026,7,26]]},&quot;DOI&quot;:&quot;10.1186/S13059-025-03869-Z&quot;,&quot;ISSN&quot;:&quot;1474760X&quot;,&quot;PMID&quot;:&quot;41267095&quot;,&quot;URL&quot;:&quot;https://pmc.ncbi.nlm.nih.gov/articles/PMC12636214/&quot;,&quot;issued&quot;:{&quot;date-parts&quot;:[[2025,12,1]]},&quot;page&quot;:&quot;398&quot;,&quot;abstract&quot;:&quot;Background: Advancements in single-cell RNA sequencing have enabled the analysis of millions of cells, but integrating such data across samples and methods while mitigating batch effects remains challenging. Deep learning approaches address this by learning biologically conserved gene expression representations, yet systematic benchmarking of loss functions and integration performance is lacking. Results: We evaluate 16 integration methods using a unified variational autoencoder framework, incorporating batch and cell-type information. Results reveal limitations in the single-cell integration benchmarking index (scIB) for preserving intra-cell-type information. To address this, we introduce a correlation-based loss function and enhance benchmarking metrics to better capture biological conservation. Using cell annotations from lung and breast atlases, our approach improves biological signal preservation. We propose a refined integration framework, scIB-E, and metrics that provide deeper insights into the integration process and offer guidance for advanced developments in integrating increasingly complex single-cell data. Conclusions: This benchmark highlights the potential of deep learning-based approaches for single-cell data integration, emphasizing the importance of biologically informed metrics and improved benchmarking strategies.&quot;,&quot;publisher&quot;:&quot;BioMed Central Ltd&quot;,&quot;issue&quot;:&quot;1&quot;,&quot;volume&quot;:&quot;26&quot;},&quot;isTemporary&quot;:false}]},{&quot;citationID&quot;:&quot;MENDELEY_CITATION_3c5dd894-73b3-455c-9929-7c15da9f3ce9&quot;,&quot;properties&quot;:{&quot;noteIndex&quot;:0},&quot;isEdited&quot;:false,&quot;manualOverride&quot;:{&quot;isManuallyOverridden&quot;:false,&quot;citeprocText&quot;:&quot;(79)&quot;,&quot;manualOverrideText&quot;:&quot;&quot;},&quot;citationTag&quot;:&quot;MENDELEY_CITATION_v3_eyJjaXRhdGlvbklEIjoiTUVOREVMRVlfQ0lUQVRJT05fM2M1ZGQ4OTQtNzNiMy00NTVjLTk5MjktN2MxNWRhOWYzY2U5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quot;,&quot;citationItems&quot;:[{&quot;id&quot;:&quot;24b242bf-6f1c-3623-a675-260f88cdd594&quot;,&quot;itemData&quot;:{&quot;type&quot;:&quot;article-journal&quot;,&quot;id&quot;:&quot;24b242bf-6f1c-3623-a675-260f88cdd594&quot;,&quot;title&quot;:&quot;Dive into Claude Code: The Design Space of Today's and Future AI Agent Systems&quot;,&quot;author&quot;:[{&quot;family&quot;:&quot;Liu&quot;,&quot;given&quot;:&quot;Jiacheng&quot;,&quot;parse-names&quot;:false,&quot;dropping-particle&quot;:&quot;&quot;,&quot;non-dropping-particle&quot;:&quot;&quot;},{&quot;family&quot;:&quot;Zhao&quot;,&quot;given&quot;:&quot;Xiaohan&quot;,&quot;parse-names&quot;:false,&quot;dropping-particle&quot;:&quot;&quot;,&quot;non-dropping-particle&quot;:&quot;&quot;},{&quot;family&quot;:&quot;Shang&quot;,&quot;given&quot;:&quot;Xinyi&quot;,&quot;parse-names&quot;:false,&quot;dropping-particle&quot;:&quot;&quot;,&quot;non-dropping-particle&quot;:&quot;&quot;},{&quot;family&quot;:&quot;Shen&quot;,&quot;given&quot;:&quot;Zhiqiang&quot;,&quot;parse-names&quot;:false,&quot;dropping-particle&quot;:&quot;&quot;,&quot;non-dropping-particle&quot;:&quot;&quot;}],&quot;accessed&quot;:{&quot;date-parts&quot;:[[2026,7,22]]},&quot;URL&quot;:&quot;https://arxiv.org/pdf/2604.14228&quot;,&quot;issued&quot;:{&quot;date-parts&quot;:[[2026,4,14]]},&quot;abstract&quot;:&quot;Claude Code is an agentic coding tool that can run shell commands, edit files, and call external services on behalf of the user. This study describes its architecture by analyzing the publicly available source code and comparing it with two independent open-source AI agent systems, OpenClaw and Hermes Agent, that answer many of similar or even the same design questions. Our analysis identifies five human values, philosophies, and needs that motivate the architecture: human decision authority, safety, security, and privacy, reliable execution, capability amplification, and contextual adaptability. We then trace them through thirteen design principles to implementation choices. The core of the system is a simple while-loop that calls the model, runs tools, and repeats. Most of the code, however, lives in the systems around this loop: a permission system with seven modes and an ML-based classifier, a five-layer compaction pipeline for context management, four extensibility mechanisms (MCP, plugins, skills, and hooks), a subagent delegation and orchestration mechanism, and append-oriented session storage. Comparisons with OpenClaw and Hermes Agent show that the same design questions produce different answers across three deployment contexts. Claude Code emphasizes per-action safety, OpenClaw emphasizes perimeter-level access, and Hermes renders per-action approvals across many surfaces. At the runtime layer, Claude Code uses a single CLI loop, OpenClaw embeds the runtime within a gateway control plane, and Hermes uses one process whose role is set by its entry point. At the context and extension layer, Claude Code extends the context window, OpenClaw registers gateway-wide capabilities, and Hermes provides pluggable memory and model backends. We finally identify six open design directions for future agent systems, grounded in recent empirical, architectural, and policy literature.&quot;,&quot;container-title-short&quot;:&quot;&quot;},&quot;isTemporary&quot;:false}]},{&quot;citationID&quot;:&quot;MENDELEY_CITATION_bf474a88-564a-43c5-bf7b-274d4c075aeb&quot;,&quot;properties&quot;:{&quot;noteIndex&quot;:0},&quot;isEdited&quot;:false,&quot;manualOverride&quot;:{&quot;isManuallyOverridden&quot;:false,&quot;citeprocText&quot;:&quot;(31)&quot;,&quot;manualOverrideText&quot;:&quot;&quot;},&quot;citationTag&quot;:&quot;MENDELEY_CITATION_v3_eyJjaXRhdGlvbklEIjoiTUVOREVMRVlfQ0lUQVRJT05fYmY0NzRhODgtNTY0YS00M2M1LWJmN2ItMjc0ZDRjMDc1YWVi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quot;,&quot;citationItems&quot;:[{&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citationID&quot;:&quot;MENDELEY_CITATION_2a486b02-1a75-4d23-b764-b8aec9c069dc&quot;,&quot;properties&quot;:{&quot;noteIndex&quot;:0},&quot;isEdited&quot;:false,&quot;manualOverride&quot;:{&quot;isManuallyOverridden&quot;:false,&quot;citeprocText&quot;:&quot;(1)&quot;,&quot;manualOverrideText&quot;:&quot;&quot;},&quot;citationTag&quot;:&quot;MENDELEY_CITATION_v3_eyJjaXRhdGlvbklEIjoiTUVOREVMRVlfQ0lUQVRJT05fMmE0ODZiMDItMWE3NS00ZDIzLWI3NjQtYjhhZWM5YzA2OWRj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24fe3e8a-fe04-4433-b4f6-5aeec72b085d&quot;,&quot;properties&quot;:{&quot;noteIndex&quot;:0},&quot;isEdited&quot;:false,&quot;manualOverride&quot;:{&quot;isManuallyOverridden&quot;:false,&quot;citeprocText&quot;:&quot;(28)&quot;,&quot;manualOverrideText&quot;:&quot;&quot;},&quot;citationTag&quot;:&quot;MENDELEY_CITATION_v3_eyJjaXRhdGlvbklEIjoiTUVOREVMRVlfQ0lUQVRJT05fMjRmZTNlOGEtZmUwNC00NDMzLWI0ZjYtNWFlZWM3MmIwODVk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quot;,&quot;citationItems&quot;:[{&quot;id&quot;:&quot;00d8b588-0f57-398b-8445-f76f080af6b0&quot;,&quot;itemData&quot;:{&quot;type&quot;:&quot;article-journal&quot;,&quot;id&quot;:&quot;00d8b588-0f57-398b-8445-f76f080af6b0&quot;,&quot;title&quot;:&quot;Batch effects in single-cell RNA-sequencing data are corrected by matching mutual nearest neighbors&quot;,&quot;author&quot;:[{&quot;family&quot;:&quot;Haghverdi&quot;,&quot;given&quot;:&quot;Laleh&quot;,&quot;parse-names&quot;:false,&quot;dropping-particle&quot;:&quot;&quot;,&quot;non-dropping-particle&quot;:&quot;&quot;},{&quot;family&quot;:&quot;Lun&quot;,&quot;given&quot;:&quot;Aaron T.L.&quot;,&quot;parse-names&quot;:false,&quot;dropping-particle&quot;:&quot;&quot;,&quot;non-dropping-particle&quot;:&quot;&quot;},{&quot;family&quot;:&quot;Morgan&quot;,&quot;given&quot;:&quot;Michael D.&quot;,&quot;parse-names&quot;:false,&quot;dropping-particle&quot;:&quot;&quot;,&quot;non-dropping-particle&quot;:&quot;&quot;},{&quot;family&quot;:&quot;Marioni&quot;,&quot;given&quot;:&quot;John C.&quot;,&quot;parse-names&quot;:false,&quot;dropping-particle&quot;:&quot;&quot;,&quot;non-dropping-particle&quot;:&quot;&quot;}],&quot;container-title&quot;:&quot;Nature biotechnology&quot;,&quot;container-title-short&quot;:&quot;Nat. Biotechnol.&quot;,&quot;accessed&quot;:{&quot;date-parts&quot;:[[2026,7,20]]},&quot;DOI&quot;:&quot;10.1038/NBT.4091&quot;,&quot;ISSN&quot;:&quot;1546-1696&quot;,&quot;PMID&quot;:&quot;29608177&quot;,&quot;URL&quot;:&quot;https://pubmed.ncbi.nlm.nih.gov/29608177/&quot;,&quot;issued&quot;:{&quot;date-parts&quot;:[[2018,6,1]]},&quot;page&quot;:&quot;421-427&quot;,&quot;abstract&quot;:&quot;Large-scale single-cell RNA sequencing (scRNA-seq) data sets that are produced in different laboratories and at different times contain batch effects that may compromise the integration and interpretation of the data. Existing scRNA-seq analysis methods incorrectly assume that the composition of cell populations is either known or identical across batches. We present a strategy for batch correction based on the detection of mutual nearest neighbors (MNNs) in the high-dimensional expression space. Our approach does not rely on predefined or equal population compositions across batches; instead, it requires only that a subset of the population be shared between batches. We demonstrate the superiority of our approach compared with existing methods by using both simulated and real scRNA-seq data sets. Using multiple droplet-based scRNA-seq data sets, we demonstrate that our MNN batch-effect-correction method can be scaled to large numbers of cells.&quot;,&quot;publisher&quot;:&quot;Nat Biotechnol&quot;,&quot;issue&quot;:&quot;5&quot;,&quot;volume&quot;:&quot;36&quot;},&quot;isTemporary&quot;:false}]},{&quot;citationID&quot;:&quot;MENDELEY_CITATION_c6537df0-0518-4e5e-884b-ef3ae653918f&quot;,&quot;properties&quot;:{&quot;noteIndex&quot;:0},&quot;isEdited&quot;:false,&quot;manualOverride&quot;:{&quot;isManuallyOverridden&quot;:false,&quot;citeprocText&quot;:&quot;(22)&quot;,&quot;manualOverrideText&quot;:&quot;&quot;},&quot;citationTag&quot;:&quot;MENDELEY_CITATION_v3_eyJjaXRhdGlvbklEIjoiTUVOREVMRVlfQ0lUQVRJT05fYzY1MzdkZjAtMDUxOC00ZTVlLTg4NGItZWYzYWU2NTM5MThm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quot;,&quot;citationItems&quot;:[{&quot;id&quot;:&quot;e94d6b2e-f549-3820-9cc4-3ae33fa47d3c&quot;,&quot;itemData&quot;:{&quot;type&quot;:&quot;article-journal&quot;,&quot;id&quot;:&quot;e94d6b2e-f549-3820-9cc4-3ae33fa47d3c&quot;,&quot;title&quot;:&quot;Capturing Heterogeneity in Gene Expression Studies by Surrogate Variable Analysis&quot;,&quot;author&quot;:[{&quot;family&quot;:&quot;Leek&quot;,&quot;given&quot;:&quot;Jeffrey T.&quot;,&quot;parse-names&quot;:false,&quot;dropping-particle&quot;:&quot;&quot;,&quot;non-dropping-particle&quot;:&quot;&quot;},{&quot;family&quot;:&quot;Storey&quot;,&quot;given&quot;:&quot;John D.&quot;,&quot;parse-names&quot;:false,&quot;dropping-particle&quot;:&quot;&quot;,&quot;non-dropping-particle&quot;:&quot;&quot;}],&quot;container-title&quot;:&quot;PLOS Genetics&quot;,&quot;container-title-short&quot;:&quot;PLoS Genet.&quot;,&quot;accessed&quot;:{&quot;date-parts&quot;:[[2026,7,20]]},&quot;DOI&quot;:&quot;10.1371/JOURNAL.PGEN.0030161&quot;,&quot;ISSN&quot;:&quot;1553-7404&quot;,&quot;PMID&quot;:&quot;17907809&quot;,&quot;URL&quot;:&quot;https://journals.plos.org/plosgenetics/article?id=10.1371/journal.pgen.0030161&quot;,&quot;issued&quot;:{&quot;date-parts&quot;:[[2007,9]]},&quot;page&quot;:&quot;e161&quot;,&quot;abstract&quot;:&quot;It has unambiguously been shown that genetic, environmental, demographic, and technical factors may have substantial effects on gene expression levels. In addition to the measured variable(s) of interest, there will tend to be sources of signal due to factors that are unknown, unmeasured, or too complicated to capture through simple models. We show that failing to incorporate these sources of heterogeneity into an analysis can have widespread and detrimental effects on the study. Not only can this reduce power or induce unwanted dependence across genes, but it can also introduce sources of spurious signal to many genes. This phenomenon is true even for well-designed, randomized studies. We introduce “surrogate variable analysis” (SVA) to overcome the problems caused by heterogeneity in expression studies. SVA can be applied in conjunction with standard analysis techniques to accurately capture the relationship between expression and any modeled variables of interest. We apply SVA to disease class, time course, and genetics of gene expression studies. We show that SVA increases the biological accuracy and reproducibility of analyses in genome-wide expression studies.&quot;,&quot;publisher&quot;:&quot;Public Library of Science&quot;,&quot;issue&quot;:&quot;9&quot;,&quot;volume&quot;:&quot;3&quot;},&quot;isTemporary&quot;:false}]},{&quot;citationID&quot;:&quot;MENDELEY_CITATION_8e263bb9-70d7-4fa2-8d95-6f81bfcf2027&quot;,&quot;properties&quot;:{&quot;noteIndex&quot;:0},&quot;isEdited&quot;:false,&quot;manualOverride&quot;:{&quot;isManuallyOverridden&quot;:false,&quot;citeprocText&quot;:&quot;(33)&quot;,&quot;manualOverrideText&quot;:&quot;&quot;},&quot;citationTag&quot;:&quot;MENDELEY_CITATION_v3_eyJjaXRhdGlvbklEIjoiTUVOREVMRVlfQ0lUQVRJT05fOGUyNjNiYjktNzBkNy00ZmEyLThkOTUtNmY4MWJmY2YyMDI3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quot;,&quot;citationItems&quot;:[{&quot;id&quot;:&quot;0f603d30-2512-33ba-962a-ecf572dee96b&quot;,&quot;itemData&quot;:{&quot;type&quot;:&quot;article-journal&quot;,&quot;id&quot;:&quot;0f603d30-2512-33ba-962a-ecf572dee96b&quot;,&quot;title&quot;:&quot;Feature specific quantile normalization enables cross-platform classification of molecular subtypes using gene expression data&quot;,&quot;author&quot;:[{&quot;family&quot;:&quot;Franks&quot;,&quot;given&quot;:&quot;Jennifer M.&quot;,&quot;parse-names&quot;:false,&quot;dropping-particle&quot;:&quot;&quot;,&quot;non-dropping-particle&quot;:&quot;&quot;},{&quot;family&quot;:&quot;Cai&quot;,&quot;given&quot;:&quot;Guoshuai&quot;,&quot;parse-names&quot;:false,&quot;dropping-particle&quot;:&quot;&quot;,&quot;non-dropping-particle&quot;:&quot;&quot;},{&quot;family&quot;:&quot;Whitfield&quot;,&quot;given&quot;:&quot;Michael L.&quot;,&quot;parse-names&quot;:false,&quot;dropping-particle&quot;:&quot;&quot;,&quot;non-dropping-particle&quot;:&quot;&quot;}],&quot;container-title&quot;:&quot;Bioinformatics&quot;,&quot;accessed&quot;:{&quot;date-parts&quot;:[[2026,7,20]]},&quot;DOI&quot;:&quot;10.1093/BIOINFORMATICS/BTY026&quot;,&quot;ISSN&quot;:&quot;1367-4803&quot;,&quot;PMID&quot;:&quot;29360996&quot;,&quot;URL&quot;:&quot;https://dx.doi.org/10.1093/bioinformatics/bty026&quot;,&quot;issued&quot;:{&quot;date-parts&quot;:[[2018,6,1]]},&quot;page&quot;:&quot;1868-1874&quot;,&quot;abstract&quot;:&quot;Motivation Molecular subtypes of cancers and autoimmune disease, defined by transcriptomic profiling, have provided insight into disease pathogenesis, molecular heterogeneity and therapeutic responses. However, technical biases inherent to different gene expression profiling platforms present a unique problem when analyzing data generated from different studies. Currently, there is a lack of effective methods designed to eliminate platform-based bias. We present a method to normalize and classify RNA-seq data using machine learning classifiers trained on DNA microarray data and molecular subtypes in two datasets: Breast invasive carcinoma (BRCA) and colorectal cancer (CRC). Results Multiple analyses show that feature specific quantile normalization (FSQN) successfully removes platform-based bias from RNA-seq data, regardless of feature scaling or machine learning algorithm. We achieve up to 98% accuracy for BRCA data and 97% accuracy for CRC data in assigning molecular subtypes to RNA-seq data normalized using FSQN and a support vector machine trained exclusively on DNA microarray data. We find that maximum accuracy was achieved when normalizing RNA-seq datasets that contain at least 25 samples. FSQN allows comparison of RNA-seq data to existing DNA microarray datasets. Using these techniques, we can successfully leverage information from existing gene expression data in new analyses despite different platforms used for gene expression profiling.&quot;,&quot;publisher&quot;:&quot;Oxford Academic&quot;,&quot;issue&quot;:&quot;11&quot;,&quot;volume&quot;:&quot;34&quot;,&quot;container-title-short&quot;:&quot;&quot;},&quot;isTemporary&quot;:false}]},{&quot;citationID&quot;:&quot;MENDELEY_CITATION_00b99810-772e-4e3d-ae9d-9079abe7c1fc&quot;,&quot;properties&quot;:{&quot;noteIndex&quot;:0},&quot;isEdited&quot;:false,&quot;manualOverride&quot;:{&quot;isManuallyOverridden&quot;:false,&quot;citeprocText&quot;:&quot;(25)&quot;,&quot;manualOverrideText&quot;:&quot;&quot;},&quot;citationTag&quot;:&quot;MENDELEY_CITATION_v3_eyJjaXRhdGlvbklEIjoiTUVOREVMRVlfQ0lUQVRJT05fMDBiOTk4MTAtNzcyZS00ZTNkLWFlOWQtOTA3OWFiZTdjMWZj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quot;,&quot;citationItems&quot;:[{&quot;id&quot;:&quot;81ef8ccb-05d8-33b1-9acf-cab249d0f7bc&quot;,&quot;itemData&quot;:{&quot;type&quot;:&quot;article-journal&quot;,&quot;id&quot;:&quot;81ef8ccb-05d8-33b1-9acf-cab249d0f7bc&quot;,&quot;title&quot;:&quot;pyComBat, a Python tool for batch effects correction in high-throughput molecular data using empirical Bayes methods&quot;,&quot;author&quot;:[{&quot;family&quot;:&quot;Behdenna&quot;,&quot;given&quot;:&quot;Abdelkader&quot;,&quot;parse-names&quot;:false,&quot;dropping-particle&quot;:&quot;&quot;,&quot;non-dropping-particle&quot;:&quot;&quot;},{&quot;family&quot;:&quot;Colange&quot;,&quot;given&quot;:&quot;Maximilien&quot;,&quot;parse-names&quot;:false,&quot;dropping-particle&quot;:&quot;&quot;,&quot;non-dropping-particle&quot;:&quot;&quot;},{&quot;family&quot;:&quot;Haziza&quot;,&quot;given&quot;:&quot;Julien&quot;,&quot;parse-names&quot;:false,&quot;dropping-particle&quot;:&quot;&quot;,&quot;non-dropping-particle&quot;:&quot;&quot;},{&quot;family&quot;:&quot;Gema&quot;,&quot;given&quot;:&quot;Aryo&quot;,&quot;parse-names&quot;:false,&quot;dropping-particle&quot;:&quot;&quot;,&quot;non-dropping-particle&quot;:&quot;&quot;},{&quot;family&quot;:&quot;Appé&quot;,&quot;given&quot;:&quot;Guillaume&quot;,&quot;parse-names&quot;:false,&quot;dropping-particle&quot;:&quot;&quot;,&quot;non-dropping-particle&quot;:&quot;&quot;},{&quot;family&quot;:&quot;Azencott&quot;,&quot;given&quot;:&quot;Chloé Agathe&quot;,&quot;parse-names&quot;:false,&quot;dropping-particle&quot;:&quot;&quot;,&quot;non-dropping-particle&quot;:&quot;&quot;},{&quot;family&quot;:&quot;Nordor&quot;,&quot;given&quot;:&quot;Akpéli&quot;,&quot;parse-names&quot;:false,&quot;dropping-particle&quot;:&quot;&quot;,&quot;non-dropping-particle&quot;:&quot;&quot;}],&quot;container-title&quot;:&quot;BMC Bioinformatics&quot;,&quot;container-title-short&quot;:&quot;BMC Bioinformatics&quot;,&quot;accessed&quot;:{&quot;date-parts&quot;:[[2026,7,20]]},&quot;DOI&quot;:&quot;10.1186/S12859-023-05578-5&quot;,&quot;ISSN&quot;:&quot;14712105&quot;,&quot;PMID&quot;:&quot;38057718&quot;,&quot;URL&quot;:&quot;https://pmc.ncbi.nlm.nih.gov/articles/PMC10701943/&quot;,&quot;issued&quot;:{&quot;date-parts&quot;:[[2023,12,1]]},&quot;page&quot;:&quot;459&quot;,&quot;abstract&quot;:&quot;Background: Variability in datasets is not only the product of biological processes: they are also the product of technical biases. ComBat and ComBat-Seq are among the most widely used tools for correcting those technical biases, called batch effects, in, respectively, microarray and RNA-Seq expression data. Results: In this technical note, we present a new Python implementation of ComBat and ComBat-Seq. While the mathematical framework is strictly the same, we show here that our implementations: (i) have similar results in terms of batch effects correction; (ii) are as fast or faster than the original implementations in R and; (iii) offer new tools for the bioinformatics community to participate in its development. pyComBat is implemented in the Python language and is distributed under GPL-3.0 (https://www.gnu.org/licenses/gpl-3.0.en.html) license as a module of the inmoose package. Source code is available at https://github.com/epigenelabs/inmoose and Python package at https://pypi.org/project/inmoose . Conclusions: We present a new Python implementation of state-of-the-art tools ComBat and ComBat-Seq for the correction of batch effects in microarray and RNA-Seq data. This new implementation, based on the same mathematical frameworks as ComBat and ComBat-Seq, offers similar power for batch effect correction, at reduced computational cost.&quot;,&quot;publisher&quot;:&quot;BioMed Central Ltd&quot;,&quot;issue&quot;:&quot;1&quot;,&quot;volume&quot;:&quot;24&quot;},&quot;isTemporary&quot;:false}]},{&quot;citationID&quot;:&quot;MENDELEY_CITATION_02357a8d-2e33-443c-9c4a-baa3d7777712&quot;,&quot;properties&quot;:{&quot;noteIndex&quot;:0},&quot;isEdited&quot;:false,&quot;manualOverride&quot;:{&quot;isManuallyOverridden&quot;:false,&quot;citeprocText&quot;:&quot;(21)&quot;,&quot;manualOverrideText&quot;:&quot;&quot;},&quot;citationTag&quot;:&quot;MENDELEY_CITATION_v3_eyJjaXRhdGlvbklEIjoiTUVOREVMRVlfQ0lUQVRJT05fMDIzNTdhOGQtMmUzMy00NDNjLTljNGEtYmFhM2Q3Nzc3NzEy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quot;,&quot;citationItems&quot;:[{&quot;id&quot;:&quot;efc72aef-988f-3bd1-8776-59192116c998&quot;,&quot;itemData&quot;:{&quot;type&quot;:&quot;article-journal&quot;,&quot;id&quot;:&quot;efc72aef-988f-3bd1-8776-59192116c998&quot;,&quot;title&quot;:&quot;limma powers differential expression analyses for RNA-sequencing and microarray studies&quot;,&quot;author&quot;:[{&quot;family&quot;:&quot;Ritchie&quot;,&quot;given&quot;:&quot;Matthew E.&quot;,&quot;parse-names&quot;:false,&quot;dropping-particle&quot;:&quot;&quot;,&quot;non-dropping-particle&quot;:&quot;&quot;},{&quot;family&quot;:&quot;Phipson&quot;,&quot;given&quot;:&quot;Belinda&quot;,&quot;parse-names&quot;:false,&quot;dropping-particle&quot;:&quot;&quot;,&quot;non-dropping-particle&quot;:&quot;&quot;},{&quot;family&quot;:&quot;Wu&quot;,&quot;given&quot;:&quot;Di&quot;,&quot;parse-names&quot;:false,&quot;dropping-particle&quot;:&quot;&quot;,&quot;non-dropping-particle&quot;:&quot;&quot;},{&quot;family&quot;:&quot;Hu&quot;,&quot;given&quot;:&quot;Yifang&quot;,&quot;parse-names&quot;:false,&quot;dropping-particle&quot;:&quot;&quot;,&quot;non-dropping-particle&quot;:&quot;&quot;},{&quot;family&quot;:&quot;Law&quot;,&quot;given&quot;:&quot;Charity W.&quot;,&quot;parse-names&quot;:false,&quot;dropping-particle&quot;:&quot;&quot;,&quot;non-dropping-particle&quot;:&quot;&quot;},{&quot;family&quot;:&quot;Shi&quot;,&quot;given&quot;:&quot;Wei&quot;,&quot;parse-names&quot;:false,&quot;dropping-particle&quot;:&quot;&quot;,&quot;non-dropping-particle&quot;:&quot;&quot;},{&quot;family&quot;:&quot;Smyth&quot;,&quot;given&quot;:&quot;Gordon K.&quot;,&quot;parse-names&quot;:false,&quot;dropping-particle&quot;:&quot;&quot;,&quot;non-dropping-particle&quot;:&quot;&quot;}],&quot;container-title&quot;:&quot;Nucleic Acids Research&quot;,&quot;container-title-short&quot;:&quot;Nucleic Acids Res.&quot;,&quot;accessed&quot;:{&quot;date-parts&quot;:[[2026,7,19]]},&quot;DOI&quot;:&quot;10.1093/NAR/GKV007&quot;,&quot;ISSN&quot;:&quot;0305-1048&quot;,&quot;PMID&quot;:&quot;25605792&quot;,&quot;URL&quot;:&quot;https://dx.doi.org/10.1093/nar/gkv007&quot;,&quot;issued&quot;:{&quot;date-parts&quot;:[[2015,4,20]]},&quot;page&quot;:&quot;e47-e47&quot;,&quot;abstract&quot;:&quot;limma is an R/Bioconductor software package that provides an integrated solution for analysing data from gene expression experiments. It contains rich features for handling complex experimental designs and for information borrowing to overcome the problem of small sample sizes. Over the past decade, limma has been a popular choice for gene discovery through differential expression analyses of microarray and high-throughput PCR data. The package contains particularly strong facilities for reading, normalizing and exploring such data. Recently, the capabilities of limma have been significantly expanded in two important directions. First, the package can now perform both differential expression and differential splicing analyses of RNA sequencing (RNA-seq) data. All the downstream analysis tools previously restricted to microarray data are now available for RNA-seq as well. These capabilities allow users to analyse both RNA-seq and microarray data with very similar pipelines. Second, the package is now able to go past the traditional gene-wise expression analyses in a variety of ways, analysing expression profiles in terms of co-regulated sets of genes or in terms of higher-order expression signatures. This provides enhanced possibilities for biological interpretation of gene expression differences. This article reviews the philosophy and design of the limma package, summarizing both new and historical features, with an emphasis on recent enhancements and features that have not been previously described.&quot;,&quot;publisher&quot;:&quot;Oxford Academic&quot;,&quot;issue&quot;:&quot;7&quot;,&quot;volume&quot;:&quot;43&quot;},&quot;isTemporary&quot;:false}]},{&quot;citationID&quot;:&quot;MENDELEY_CITATION_87029fcd-5afa-4589-8b77-712dd621187e&quot;,&quot;properties&quot;:{&quot;noteIndex&quot;:0},&quot;isEdited&quot;:false,&quot;manualOverride&quot;:{&quot;isManuallyOverridden&quot;:false,&quot;citeprocText&quot;:&quot;(20)&quot;,&quot;manualOverrideText&quot;:&quot;&quot;},&quot;citationTag&quot;:&quot;MENDELEY_CITATION_v3_eyJjaXRhdGlvbklEIjoiTUVOREVMRVlfQ0lUQVRJT05fODcwMjlmY2QtNWFmYS00NTg5LThiNzctNzEyZGQ2MjExODdl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quot;,&quot;citationItems&quot;:[{&quot;id&quot;:&quot;c26cb762-a684-3531-92ed-76ffd5dbec0c&quot;,&quot;itemData&quot;:{&quot;type&quot;:&quot;article-journal&quot;,&quot;id&quot;:&quot;c26cb762-a684-3531-92ed-76ffd5dbec0c&quot;,&quot;title&quot;:&quot;Data Normalization Using Median &amp; Median Absolute Deviation(MMAD) based Z-Score for Robust Predictions vs.Min–Max Normalization&quot;,&quot;author&quot;:[{&quot;family&quot;:&quot;Kappal&quot;,&quot;given&quot;:&quot;Sunil&quot;,&quot;parse-names&quot;:false,&quot;dropping-particle&quot;:&quot;&quot;,&quot;non-dropping-particle&quot;:&quot;&quot;},{&quot;family&quot;:&quot;https://independent.academia.edu/SunilKappal&quot;,&quot;given&quot;:&quot;&quot;,&quot;parse-names&quot;:false,&quot;dropping-particle&quot;:&quot;&quot;,&quot;non-dropping-particle&quot;:&quot;&quot;}],&quot;container-title&quot;:&quot;London Journal of Research in Science: Natural and Formal&quot;,&quot;accessed&quot;:{&quot;date-parts&quot;:[[2026,7,20]]},&quot;DOI&quot;:&quot;10.13140/RG.2.2.32799.82088&quot;,&quot;URL&quot;:&quot;https://www.academia.edu/41642470/Data_Normalization_Using_Median_and_Median_Absolute_Deviation_MMAD_based_Z_Score_for_Robust_Predictions_vs_Min_Max_Normalization&quot;,&quot;issued&quot;:{&quot;date-parts&quot;:[[2019,1,1]]},&quot;container-title-short&quot;:&quot;&quot;},&quot;isTemporary&quot;:false}]},{&quot;citationID&quot;:&quot;MENDELEY_CITATION_1587a5f6-c826-498b-a116-8d892d6e6b5d&quot;,&quot;properties&quot;:{&quot;noteIndex&quot;:0},&quot;isEdited&quot;:false,&quot;manualOverride&quot;:{&quot;isManuallyOverridden&quot;:false,&quot;citeprocText&quot;:&quot;(35)&quot;,&quot;manualOverrideText&quot;:&quot;&quot;},&quot;citationTag&quot;:&quot;MENDELEY_CITATION_v3_eyJjaXRhdGlvbklEIjoiTUVOREVMRVlfQ0lUQVRJT05fMTU4N2E1ZjYtYzgyNi00OThiLWExMTYtOGQ4OTJkNmU2YjVk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quot;,&quot;citationItems&quot;:[{&quot;id&quot;:&quot;b843d6e1-fe46-32f5-8c39-1917f90e6cbe&quot;,&quot;itemData&quot;:{&quot;type&quot;:&quot;article-journal&quot;,&quot;id&quot;:&quot;b843d6e1-fe46-32f5-8c39-1917f90e6cbe&quot;,&quot;title&quot;:&quot;The impact of quantile and rank normalization procedures on the testing power of gene differential expression analysis&quot;,&quot;author&quot;:[{&quot;family&quot;:&quot;Qiu&quot;,&quot;given&quot;:&quot;Xing&quot;,&quot;parse-names&quot;:false,&quot;dropping-particle&quot;:&quot;&quot;,&quot;non-dropping-particle&quot;:&quot;&quot;},{&quot;family&quot;:&quot;Wu&quot;,&quot;given&quot;:&quot;Hulin&quot;,&quot;parse-names&quot;:false,&quot;dropping-particle&quot;:&quot;&quot;,&quot;non-dropping-particle&quot;:&quot;&quot;},{&quot;family&quot;:&quot;Hu&quot;,&quot;given&quot;:&quot;Rui&quot;,&quot;parse-names&quot;:false,&quot;dropping-particle&quot;:&quot;&quot;,&quot;non-dropping-particle&quot;:&quot;&quot;}],&quot;container-title&quot;:&quot;BMC Bioinformatics&quot;,&quot;container-title-short&quot;:&quot;BMC Bioinformatics&quot;,&quot;accessed&quot;:{&quot;date-parts&quot;:[[2026,7,21]]},&quot;DOI&quot;:&quot;10.1186/1471-2105-14-124&quot;,&quot;ISSN&quot;:&quot;14712105&quot;,&quot;PMID&quot;:&quot;23578321&quot;,&quot;URL&quot;:&quot;https://pmc.ncbi.nlm.nih.gov/articles/PMC3660216/&quot;,&quot;issued&quot;:{&quot;date-parts&quot;:[[2013,4,11]]},&quot;page&quot;:&quot;124&quot;,&quot;abstract&quot;:&quot;Background: Quantile and rank normalizations are two widely used pre-processing techniques designed to remove technological noise presented in genomic data. Subsequent statistical analysis such as gene differential expression analysis is usually based on normalized expressions. In this study, we find that these normalization procedures can have a profound impact on differential expression analysis, especially in terms of testing power.Results: We conduct theoretical derivations to show that the testing power of differential expression analysis based on quantile or rank normalized gene expressions can never reach 100% with fixed sample size no matter how strong the gene differentiation effects are. We perform extensive simulation analyses and find the results corroborate theoretical predictions.Conclusions: Our finding may explain why genes with well documented strong differentiation are not always detected in microarray analysis. It provides new insights in microarray experimental design and will help practitioners in selecting proper normalization procedures. © 2013 Qiu et al.; licensee BioMed Central Ltd.&quot;,&quot;volume&quot;:&quot;14&quot;},&quot;isTemporary&quot;:false}]},{&quot;citationID&quot;:&quot;MENDELEY_CITATION_cb09c030-8bf8-41fa-b5ee-bc4649250e02&quot;,&quot;properties&quot;:{&quot;noteIndex&quot;:0},&quot;isEdited&quot;:false,&quot;manualOverride&quot;:{&quot;isManuallyOverridden&quot;:false,&quot;citeprocText&quot;:&quot;(85, 86)&quot;,&quot;manualOverrideText&quot;:&quot;&quot;},&quot;citationTag&quot;:&quot;MENDELEY_CITATION_v3_eyJjaXRhdGlvbklEIjoiTUVOREVMRVlfQ0lUQVRJT05fY2IwOWMwMzAtOGJmOC00MWZhLWI1ZWUtYmM0NjQ5MjUwZTAy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quot;,&quot;citationItems&quot;:[{&quot;id&quot;:&quot;cb385844-4de5-32d7-ba2d-2c76656c29a3&quot;,&quot;itemData&quot;:{&quot;type&quot;:&quot;article-journal&quot;,&quot;id&quot;:&quot;cb385844-4de5-32d7-ba2d-2c76656c29a3&quot;,&quot;title&quot;:&quot;The Genotype-Tissue Expression (GTEx) project&quot;,&quot;author&quot;:[{&quot;family&quot;:&quot;Lonsdale&quot;,&quot;given&quot;:&quot;John&quot;,&quot;parse-names&quot;:false,&quot;dropping-particle&quot;:&quot;&quot;,&quot;non-dropping-particle&quot;:&quot;&quot;},{&quot;family&quot;:&quot;Thomas&quot;,&quot;given&quot;:&quot;Jeffrey&quot;,&quot;parse-names&quot;:false,&quot;dropping-particle&quot;:&quot;&quot;,&quot;non-dropping-particle&quot;:&quot;&quot;},{&quot;family&quot;:&quot;Salvatore&quot;,&quot;given&quot;:&quot;Mike&quot;,&quot;parse-names&quot;:false,&quot;dropping-particle&quot;:&quot;&quot;,&quot;non-dropping-particle&quot;:&quot;&quot;},{&quot;family&quot;:&quot;Phillips&quot;,&quot;given&quot;:&quot;Rebecca&quot;,&quot;parse-names&quot;:false,&quot;dropping-particle&quot;:&quot;&quot;,&quot;non-dropping-particle&quot;:&quot;&quot;},{&quot;family&quot;:&quot;Lo&quot;,&quot;given&quot;:&quot;Edmund&quot;,&quot;parse-names&quot;:false,&quot;dropping-particle&quot;:&quot;&quot;,&quot;non-dropping-particle&quot;:&quot;&quot;},{&quot;family&quot;:&quot;Shad&quot;,&quot;given&quot;:&quot;Saboor&quot;,&quot;parse-names&quot;:false,&quot;dropping-particle&quot;:&quot;&quot;,&quot;non-dropping-particle&quot;:&quot;&quot;},{&quot;family&quot;:&quot;Hasz&quot;,&quot;given&quot;:&quot;Richard&quot;,&quot;parse-names&quot;:false,&quot;dropping-particle&quot;:&quot;&quot;,&quot;non-dropping-particle&quot;:&quot;&quot;},{&quot;family&quot;:&quot;Walters&quot;,&quot;given&quot;:&quot;Gary&quot;,&quot;parse-names&quot;:false,&quot;dropping-particle&quot;:&quot;&quot;,&quot;non-dropping-particle&quot;:&quot;&quot;},{&quot;family&quot;:&quot;Garcia&quot;,&quot;given&quot;:&quot;Fernando&quot;,&quot;parse-names&quot;:false,&quot;dropping-particle&quot;:&quot;&quot;,&quot;non-dropping-particle&quot;:&quot;&quot;},{&quot;family&quot;:&quot;Young&quot;,&quot;given&quot;:&quot;Nancy&quot;,&quot;parse-names&quot;:false,&quot;dropping-particle&quot;:&quot;&quot;,&quot;non-dropping-particle&quot;:&quot;&quot;},{&quot;family&quot;:&quot;Foster&quot;,&quot;given&quot;:&quot;Barbara&quot;,&quot;parse-names&quot;:false,&quot;dropping-particle&quot;:&quot;&quot;,&quot;non-dropping-particle&quot;:&quot;&quot;},{&quot;family&quot;:&quot;Moser&quot;,&quot;given&quot;:&quot;Mike&quot;,&quot;parse-names&quot;:false,&quot;dropping-particle&quot;:&quot;&quot;,&quot;non-dropping-particle&quot;:&quot;&quot;},{&quot;family&quot;:&quot;Karasik&quot;,&quot;given&quot;:&quot;Ellen&quot;,&quot;parse-names&quot;:false,&quot;dropping-particle&quot;:&quot;&quot;,&quot;non-dropping-particle&quot;:&quot;&quot;},{&quot;family&quot;:&quot;Gillard&quot;,&quot;given&quot;:&quot;Bryan&quot;,&quot;parse-names&quot;:false,&quot;dropping-particle&quot;:&quot;&quot;,&quot;non-dropping-particle&quot;:&quot;&quot;},{&quot;family&quot;:&quot;Ramsey&quot;,&quot;given&quot;:&quot;Kimberley&quot;,&quot;parse-names&quot;:false,&quot;dropping-particle&quot;:&quot;&quot;,&quot;non-dropping-particle&quot;:&quot;&quot;},{&quot;family&quot;:&quot;Sullivan&quot;,&quot;given&quot;:&quot;Susan&quot;,&quot;parse-names&quot;:false,&quot;dropping-particle&quot;:&quot;&quot;,&quot;non-dropping-particle&quot;:&quot;&quot;},{&quot;family&quot;:&quot;Bridge&quot;,&quot;given&quot;:&quot;Jason&quot;,&quot;parse-names&quot;:false,&quot;dropping-particle&quot;:&quot;&quot;,&quot;non-dropping-particle&quot;:&quot;&quot;},{&quot;family&quot;:&quot;Magazine&quot;,&quot;given&quot;:&quot;Harold&quot;,&quot;parse-names&quot;:false,&quot;dropping-particle&quot;:&quot;&quot;,&quot;non-dropping-particle&quot;:&quot;&quot;},{&quot;family&quot;:&quot;Syron&quot;,&quot;given&quot;:&quot;John&quot;,&quot;parse-names&quot;:false,&quot;dropping-particle&quot;:&quot;&quot;,&quot;non-dropping-particle&quot;:&quot;&quot;},{&quot;family&quot;:&quot;Fleming&quot;,&quot;given&quot;:&quot;Johnelle&quot;,&quot;parse-names&quot;:false,&quot;dropping-particle&quot;:&quot;&quot;,&quot;non-dropping-particle&quot;:&quot;&quot;},{&quot;family&quot;:&quot;Siminoff&quot;,&quot;given&quot;:&quot;Laura&quot;,&quot;parse-names&quot;:false,&quot;dropping-particle&quot;:&quot;&quot;,&quot;non-dropping-particle&quot;:&quot;&quot;},{&quot;family&quot;:&quot;Traino&quot;,&quot;given&quot;:&quot;Heather&quot;,&quot;parse-names&quot;:false,&quot;dropping-particle&quot;:&quot;&quot;,&quot;non-dropping-particle&quot;:&quot;&quot;},{&quot;family&quot;:&quot;Mosavel&quot;,&quot;given&quot;:&quot;Maghboeba&quot;,&quot;parse-names&quot;:false,&quot;dropping-particle&quot;:&quot;&quot;,&quot;non-dropping-particle&quot;:&quot;&quot;},{&quot;family&quot;:&quot;Barker&quot;,&quot;given&quot;:&quot;Laura&quot;,&quot;parse-names&quot;:false,&quot;dropping-particle&quot;:&quot;&quot;,&quot;non-dropping-particle&quot;:&quot;&quot;},{&quot;family&quot;:&quot;Jewell&quot;,&quot;given&quot;:&quot;Scott&quot;,&quot;parse-names&quot;:false,&quot;dropping-particle&quot;:&quot;&quot;,&quot;non-dropping-particle&quot;:&quot;&quot;},{&quot;family&quot;:&quot;Rohrer&quot;,&quot;given&quot;:&quot;Dan&quot;,&quot;parse-names&quot;:false,&quot;dropping-particle&quot;:&quot;&quot;,&quot;non-dropping-particle&quot;:&quot;&quot;},{&quot;family&quot;:&quot;Maxim&quot;,&quot;given&quot;:&quot;Dan&quot;,&quot;parse-names&quot;:false,&quot;dropping-particle&quot;:&quot;&quot;,&quot;non-dropping-particle&quot;:&quot;&quot;},{&quot;family&quot;:&quot;Filkins&quot;,&quot;given&quot;:&quot;Dana&quot;,&quot;parse-names&quot;:false,&quot;dropping-particle&quot;:&quot;&quot;,&quot;non-dropping-particle&quot;:&quot;&quot;},{&quot;family&quot;:&quot;Harbach&quot;,&quot;given&quot;:&quot;Philip&quot;,&quot;parse-names&quot;:false,&quot;dropping-particle&quot;:&quot;&quot;,&quot;non-dropping-particle&quot;:&quot;&quot;},{&quot;family&quot;:&quot;Cortadillo&quot;,&quot;given&quot;:&quot;Eddie&quot;,&quot;parse-names&quot;:false,&quot;dropping-particle&quot;:&quot;&quot;,&quot;non-dropping-particle&quot;:&quot;&quot;},{&quot;family&quot;:&quot;Berghuis&quot;,&quot;given&quot;:&quot;Bree&quot;,&quot;parse-names&quot;:false,&quot;dropping-particle&quot;:&quot;&quot;,&quot;non-dropping-particle&quot;:&quot;&quot;},{&quot;family&quot;:&quot;Turner&quot;,&quot;given&quot;:&quot;Lisa&quot;,&quot;parse-names&quot;:false,&quot;dropping-particle&quot;:&quot;&quot;,&quot;non-dropping-particle&quot;:&quot;&quot;},{&quot;family&quot;:&quot;Hudson&quot;,&quot;given&quot;:&quot;Eric&quot;,&quot;parse-names&quot;:false,&quot;dropping-particle&quot;:&quot;&quot;,&quot;non-dropping-particle&quot;:&quot;&quot;},{&quot;family&quot;:&quot;Feenstra&quot;,&quot;given&quot;:&quot;Kristin&quot;,&quot;parse-names&quot;:false,&quot;dropping-particle&quot;:&quot;&quot;,&quot;non-dropping-particle&quot;:&quot;&quot;},{&quot;family&quot;:&quot;Sobin&quot;,&quot;given&quot;:&quot;Leslie&quot;,&quot;parse-names&quot;:false,&quot;dropping-particle&quot;:&quot;&quot;,&quot;non-dropping-particle&quot;:&quot;&quot;},{&quot;family&quot;:&quot;Robb&quot;,&quot;given&quot;:&quot;James&quot;,&quot;parse-names&quot;:false,&quot;dropping-particle&quot;:&quot;&quot;,&quot;non-dropping-particle&quot;:&quot;&quot;},{&quot;family&quot;:&quot;Branton&quot;,&quot;given&quot;:&quot;Phillip&quot;,&quot;parse-names&quot;:false,&quot;dropping-particle&quot;:&quot;&quot;,&quot;non-dropping-particle&quot;:&quot;&quot;},{&quot;family&quot;:&quot;Korzeniewski&quot;,&quot;given&quot;:&quot;Greg&quot;,&quot;parse-names&quot;:false,&quot;dropping-particle&quot;:&quot;&quot;,&quot;non-dropping-particle&quot;:&quot;&quot;},{&quot;family&quot;:&quot;Shive&quot;,&quot;given&quot;:&quot;Charles&quot;,&quot;parse-names&quot;:false,&quot;dropping-particle&quot;:&quot;&quot;,&quot;non-dropping-particle&quot;:&quot;&quot;},{&quot;family&quot;:&quot;Tabor&quot;,&quot;given&quot;:&quot;David&quot;,&quot;parse-names&quot;:false,&quot;dropping-particle&quot;:&quot;&quot;,&quot;non-dropping-particle&quot;:&quot;&quot;},{&quot;family&quot;:&quot;Qi&quot;,&quot;given&quot;:&quot;Liqun&quot;,&quot;parse-names&quot;:false,&quot;dropping-particle&quot;:&quot;&quot;,&quot;non-dropping-particle&quot;:&quot;&quot;},{&quot;family&quot;:&quot;Groch&quot;,&quot;given&quot;:&quot;Kevin&quot;,&quot;parse-names&quot;:false,&quot;dropping-particle&quot;:&quot;&quot;,&quot;non-dropping-particle&quot;:&quot;&quot;},{&quot;family&quot;:&quot;Nampally&quot;,&quot;given&quot;:&quot;Sreenath&quot;,&quot;parse-names&quot;:false,&quot;dropping-particle&quot;:&quot;&quot;,&quot;non-dropping-particle&quot;:&quot;&quot;},{&quot;family&quot;:&quot;Buia&quot;,&quot;given&quot;:&quot;Steve&quot;,&quot;parse-names&quot;:false,&quot;dropping-particle&quot;:&quot;&quot;,&quot;non-dropping-particle&quot;:&quot;&quot;},{&quot;family&quot;:&quot;Zimmerman&quot;,&quot;given&quot;:&quot;Angela&quot;,&quot;parse-names&quot;:false,&quot;dropping-particle&quot;:&quot;&quot;,&quot;non-dropping-particle&quot;:&quot;&quot;},{&quot;family&quot;:&quot;Smith&quot;,&quot;given&quot;:&quot;Anna&quot;,&quot;parse-names&quot;:false,&quot;dropping-particle&quot;:&quot;&quot;,&quot;non-dropping-particle&quot;:&quot;&quot;},{&quot;family&quot;:&quot;Burges&quot;,&quot;given&quot;:&quot;Robin&quot;,&quot;parse-names&quot;:false,&quot;dropping-particle&quot;:&quot;&quot;,&quot;non-dropping-particle&quot;:&quot;&quot;},{&quot;family&quot;:&quot;Robinson&quot;,&quot;given&quot;:&quot;Karna&quot;,&quot;parse-names&quot;:false,&quot;dropping-particle&quot;:&quot;&quot;,&quot;non-dropping-particle&quot;:&quot;&quot;},{&quot;family&quot;:&quot;Valentino&quot;,&quot;given&quot;:&quot;Kim&quot;,&quot;parse-names&quot;:false,&quot;dropping-particle&quot;:&quot;&quot;,&quot;non-dropping-particle&quot;:&quot;&quot;},{&quot;family&quot;:&quot;Bradbury&quot;,&quot;given&quot;:&quot;Deborah&quot;,&quot;parse-names&quot;:false,&quot;dropping-particle&quot;:&quot;&quot;,&quot;non-dropping-particle&quot;:&quot;&quot;},{&quot;family&quot;:&quot;Cosentino&quot;,&quot;given&quot;:&quot;Mark&quot;,&quot;parse-names&quot;:false,&quot;dropping-particle&quot;:&quot;&quot;,&quot;non-dropping-particle&quot;:&quot;&quot;},{&quot;family&quot;:&quot;Diaz-Mayoral&quot;,&quot;given&quot;:&quot;Norma&quot;,&quot;parse-names&quot;:false,&quot;dropping-particle&quot;:&quot;&quot;,&quot;non-dropping-particle&quot;:&quot;&quot;},{&quot;family&quot;:&quot;Kennedy&quot;,&quot;given&quot;:&quot;Mary&quot;,&quot;parse-names&quot;:false,&quot;dropping-particle&quot;:&quot;&quot;,&quot;non-dropping-particle&quot;:&quot;&quot;},{&quot;family&quot;:&quot;Engel&quot;,&quot;given&quot;:&quot;Theresa&quot;,&quot;parse-names&quot;:false,&quot;dropping-particle&quot;:&quot;&quot;,&quot;non-dropping-particle&quot;:&quot;&quot;},{&quot;family&quot;:&quot;Williams&quot;,&quot;given&quot;:&quot;Penelope&quot;,&quot;parse-names&quot;:false,&quot;dropping-particle&quot;:&quot;&quot;,&quot;non-dropping-particle&quot;:&quot;&quot;},{&quot;family&quot;:&quot;Erickson&quot;,&quot;given&quot;:&quot;Kenyon&quot;,&quot;parse-names&quot;:false,&quot;dropping-particle&quot;:&quot;&quot;,&quot;non-dropping-particle&quot;:&quot;&quot;},{&quot;family&quot;:&quot;Ardlie&quot;,&quot;given&quot;:&quot;Kristin&quot;,&quot;parse-names&quot;:false,&quot;dropping-particle&quot;:&quot;&quot;,&quot;non-dropping-particle&quot;:&quot;&quot;},{&quot;family&quot;:&quot;Winckler&quot;,&quot;given&quot;:&quot;Wendy&quot;,&quot;parse-names&quot;:false,&quot;dropping-particle&quot;:&quot;&quot;,&quot;non-dropping-particle&quot;:&quot;&quot;},{&quot;family&quot;:&quot;Getz&quot;,&quot;given&quot;:&quot;Gad&quot;,&quot;parse-names&quot;:false,&quot;dropping-particle&quot;:&quot;&quot;,&quot;non-dropping-particle&quot;:&quot;&quot;},{&quot;family&quot;:&quot;DeLuca&quot;,&quot;given&quot;:&quot;David&quot;,&quot;parse-names&quot;:false,&quot;dropping-particle&quot;:&quot;&quot;,&quot;non-dropping-particle&quot;:&quot;&quot;},{&quot;family&quot;:&quot;Daniel MacArthur&quot;,&quot;given&quot;:&quot;&quot;,&quot;parse-names&quot;:false,&quot;dropping-particle&quot;:&quot;&quot;,&quot;non-dropping-particle&quot;:&quot;&quot;},{&quot;family&quot;:&quot;Kellis&quot;,&quot;given&quot;:&quot;Manolis&quot;,&quot;parse-names&quot;:false,&quot;dropping-particle&quot;:&quot;&quot;,&quot;non-dropping-particle&quot;:&quot;&quot;},{&quot;family&quot;:&quot;Thomson&quot;,&quot;given&quot;:&quot;Alexander&quot;,&quot;parse-names&quot;:false,&quot;dropping-particle&quot;:&quot;&quot;,&quot;non-dropping-particle&quot;:&quot;&quot;},{&quot;family&quot;:&quot;Young&quot;,&quot;given&quot;:&quot;Taylor&quot;,&quot;parse-names&quot;:false,&quot;dropping-particle&quot;:&quot;&quot;,&quot;non-dropping-particle&quot;:&quot;&quot;},{&quot;family&quot;:&quot;Gelfand&quot;,&quot;given&quot;:&quot;Ellen&quot;,&quot;parse-names&quot;:false,&quot;dropping-particle&quot;:&quot;&quot;,&quot;non-dropping-particle&quot;:&quot;&quot;},{&quot;family&quot;:&quot;Donovan&quot;,&quot;given&quot;:&quot;Molly&quot;,&quot;parse-names&quot;:false,&quot;dropping-particle&quot;:&quot;&quot;,&quot;non-dropping-particle&quot;:&quot;&quot;},{&quot;family&quot;:&quot;Meng&quot;,&quot;given&quot;:&quot;Yan&quot;,&quot;parse-names&quot;:false,&quot;dropping-particle&quot;:&quot;&quot;,&quot;non-dropping-particle&quot;:&quot;&quot;},{&quot;family&quot;:&quot;Grant&quot;,&quot;given&quot;:&quot;George&quot;,&quot;parse-names&quot;:false,&quot;dropping-particle&quot;:&quot;&quot;,&quot;non-dropping-particle&quot;:&quot;&quot;},{&quot;family&quot;:&quot;Mash&quot;,&quot;given&quot;:&quot;Deborah&quot;,&quot;parse-names&quot;:false,&quot;dropping-particle&quot;:&quot;&quot;,&quot;non-dropping-particle&quot;:&quot;&quot;},{&quot;family&quot;:&quot;Marcus&quot;,&quot;given&quot;:&quot;Yvonne&quot;,&quot;parse-names&quot;:false,&quot;dropping-particle&quot;:&quot;&quot;,&quot;non-dropping-particle&quot;:&quot;&quot;},{&quot;family&quot;:&quot;Basile&quot;,&quot;given&quot;:&quot;Margaret&quot;,&quot;parse-names&quot;:false,&quot;dropping-particle&quot;:&quot;&quot;,&quot;non-dropping-particle&quot;:&quot;&quot;},{&quot;family&quot;:&quot;Liu&quot;,&quot;given&quot;:&quot;Jun&quot;,&quot;parse-names&quot;:false,&quot;dropping-particle&quot;:&quot;&quot;,&quot;non-dropping-particle&quot;:&quot;&quot;},{&quot;family&quot;:&quot;Zhu&quot;,&quot;given&quot;:&quot;Jun&quot;,&quot;parse-names&quot;:false,&quot;dropping-particle&quot;:&quot;&quot;,&quot;non-dropping-particle&quot;:&quot;&quot;},{&quot;family&quot;:&quot;Tu&quot;,&quot;given&quot;:&quot;Zhidong&quot;,&quot;parse-names&quot;:false,&quot;dropping-particle&quot;:&quot;&quot;,&quot;non-dropping-particle&quot;:&quot;&quot;},{&quot;family&quot;:&quot;Cox&quot;,&quot;given&quot;:&quot;Nancy J.&quot;,&quot;parse-names&quot;:false,&quot;dropping-particle&quot;:&quot;&quot;,&quot;non-dropping-particle&quot;:&quot;&quot;},{&quot;family&quot;:&quot;Nicolae&quot;,&quot;given&quot;:&quot;Dan L.&quot;,&quot;parse-names&quot;:false,&quot;dropping-particle&quot;:&quot;&quot;,&quot;non-dropping-particle&quot;:&quot;&quot;},{&quot;family&quot;:&quot;Gamazon&quot;,&quot;given&quot;:&quot;Eric R.&quot;,&quot;parse-names&quot;:false,&quot;dropping-particle&quot;:&quot;&quot;,&quot;non-dropping-particle&quot;:&quot;&quot;},{&quot;family&quot;:&quot;Im&quot;,&quot;given&quot;:&quot;Hae Kyung&quot;,&quot;parse-names&quot;:false,&quot;dropping-particle&quot;:&quot;&quot;,&quot;non-dropping-particle&quot;:&quot;&quot;},{&quot;family&quot;:&quot;Konkashbaev&quot;,&quot;given&quot;:&quot;Anuar&quot;,&quot;parse-names&quot;:false,&quot;dropping-particle&quot;:&quot;&quot;,&quot;non-dropping-particle&quot;:&quot;&quot;},{&quot;family&quot;:&quot;Pritchard&quot;,&quot;given&quot;:&quot;Jonathan&quot;,&quot;parse-names&quot;:false,&quot;dropping-particle&quot;:&quot;&quot;,&quot;non-dropping-particle&quot;:&quot;&quot;},{&quot;family&quot;:&quot;Stevens&quot;,&quot;given&quot;:&quot;Matthew&quot;,&quot;parse-names&quot;:false,&quot;dropping-particle&quot;:&quot;&quot;,&quot;non-dropping-particle&quot;:&quot;&quot;},{&quot;family&quot;:&quot;Flutre&quot;,&quot;given&quot;:&quot;Timothèe&quot;,&quot;parse-names&quot;:false,&quot;dropping-particle&quot;:&quot;&quot;,&quot;non-dropping-particle&quot;:&quot;&quot;},{&quot;family&quot;:&quot;Wen&quot;,&quot;given&quot;:&quot;Xiaoquan&quot;,&quot;parse-names&quot;:false,&quot;dropping-particle&quot;:&quot;&quot;,&quot;non-dropping-particle&quot;:&quot;&quot;},{&quot;family&quot;:&quot;Dermitzakis&quot;,&quot;given&quot;:&quot;Emmanouil T.&quot;,&quot;parse-names&quot;:false,&quot;dropping-particle&quot;:&quot;&quot;,&quot;non-dropping-particle&quot;:&quot;&quot;},{&quot;family&quot;:&quot;Lappalainen&quot;,&quot;given&quot;:&quot;Tuuli&quot;,&quot;parse-names&quot;:false,&quot;dropping-particle&quot;:&quot;&quot;,&quot;non-dropping-particle&quot;:&quot;&quot;},{&quot;family&quot;:&quot;Guigo&quot;,&quot;given&quot;:&quot;Roderic&quot;,&quot;parse-names&quot;:false,&quot;dropping-particle&quot;:&quot;&quot;,&quot;non-dropping-particle&quot;:&quot;&quot;},{&quot;family&quot;:&quot;Monlong&quot;,&quot;given&quot;:&quot;Jean&quot;,&quot;parse-names&quot;:false,&quot;dropping-particle&quot;:&quot;&quot;,&quot;non-dropping-particle&quot;:&quot;&quot;},{&quot;family&quot;:&quot;Sammeth&quot;,&quot;given&quot;:&quot;Michael&quot;,&quot;parse-names&quot;:false,&quot;dropping-particle&quot;:&quot;&quot;,&quot;non-dropping-particle&quot;:&quot;&quot;},{&quot;family&quot;:&quot;Koller&quot;,&quot;given&quot;:&quot;Daphne&quot;,&quot;parse-names&quot;:false,&quot;dropping-particle&quot;:&quot;&quot;,&quot;non-dropping-particle&quot;:&quot;&quot;},{&quot;family&quot;:&quot;Battle&quot;,&quot;given&quot;:&quot;Alexis&quot;,&quot;parse-names&quot;:false,&quot;dropping-particle&quot;:&quot;&quot;,&quot;non-dropping-particle&quot;:&quot;&quot;},{&quot;family&quot;:&quot;Mostafavi&quot;,&quot;given&quot;:&quot;Sara&quot;,&quot;parse-names&quot;:false,&quot;dropping-particle&quot;:&quot;&quot;,&quot;non-dropping-particle&quot;:&quot;&quot;},{&quot;family&quot;:&quot;McCarthy&quot;,&quot;given&quot;:&quot;Mark&quot;,&quot;parse-names&quot;:false,&quot;dropping-particle&quot;:&quot;&quot;,&quot;non-dropping-particle&quot;:&quot;&quot;},{&quot;family&quot;:&quot;Rivas&quot;,&quot;given&quot;:&quot;Manual&quot;,&quot;parse-names&quot;:false,&quot;dropping-particle&quot;:&quot;&quot;,&quot;non-dropping-particle&quot;:&quot;&quot;},{&quot;family&quot;:&quot;Maller&quot;,&quot;given&quot;:&quot;Julian&quot;,&quot;parse-names&quot;:false,&quot;dropping-particle&quot;:&quot;&quot;,&quot;non-dropping-particle&quot;:&quot;&quot;},{&quot;family&quot;:&quot;Rusyn&quot;,&quot;given&quot;:&quot;Ivan&quot;,&quot;parse-names&quot;:false,&quot;dropping-particle&quot;:&quot;&quot;,&quot;non-dropping-particle&quot;:&quot;&quot;},{&quot;family&quot;:&quot;Nobel&quot;,&quot;given&quot;:&quot;Andrew&quot;,&quot;parse-names&quot;:false,&quot;dropping-particle&quot;:&quot;&quot;,&quot;non-dropping-particle&quot;:&quot;&quot;},{&quot;family&quot;:&quot;Wright&quot;,&quot;given&quot;:&quot;Fred&quot;,&quot;parse-names&quot;:false,&quot;dropping-particle&quot;:&quot;&quot;,&quot;non-dropping-particle&quot;:&quot;&quot;},{&quot;family&quot;:&quot;Shabalin&quot;,&quot;given&quot;:&quot;Andrey&quot;,&quot;parse-names&quot;:false,&quot;dropping-particle&quot;:&quot;&quot;,&quot;non-dropping-particle&quot;:&quot;&quot;},{&quot;family&quot;:&quot;Feolo&quot;,&quot;given&quot;:&quot;Mike&quot;,&quot;parse-names&quot;:false,&quot;dropping-particle&quot;:&quot;&quot;,&quot;non-dropping-particle&quot;:&quot;&quot;},{&quot;family&quot;:&quot;Sharopova&quot;,&quot;given&quot;:&quot;Nataliya&quot;,&quot;parse-names&quot;:false,&quot;dropping-particle&quot;:&quot;&quot;,&quot;non-dropping-particle&quot;:&quot;&quot;},{&quot;family&quot;:&quot;Sturcke&quot;,&quot;given&quot;:&quot;Anne&quot;,&quot;parse-names&quot;:false,&quot;dropping-particle&quot;:&quot;&quot;,&quot;non-dropping-particle&quot;:&quot;&quot;},{&quot;family&quot;:&quot;Paschal&quot;,&quot;given&quot;:&quot;Justin&quot;,&quot;parse-names&quot;:false,&quot;dropping-particle&quot;:&quot;&quot;,&quot;non-dropping-particle&quot;:&quot;&quot;},{&quot;family&quot;:&quot;Anderson&quot;,&quot;given&quot;:&quot;James M.&quot;,&quot;parse-names&quot;:false,&quot;dropping-particle&quot;:&quot;&quot;,&quot;non-dropping-particle&quot;:&quot;&quot;},{&quot;family&quot;:&quot;Wilder&quot;,&quot;given&quot;:&quot;Elizabeth L.&quot;,&quot;parse-names&quot;:false,&quot;dropping-particle&quot;:&quot;&quot;,&quot;non-dropping-particle&quot;:&quot;&quot;},{&quot;family&quot;:&quot;Derr&quot;,&quot;given&quot;:&quot;Leslie K.&quot;,&quot;parse-names&quot;:false,&quot;dropping-particle&quot;:&quot;&quot;,&quot;non-dropping-particle&quot;:&quot;&quot;},{&quot;family&quot;:&quot;Green&quot;,&quot;given&quot;:&quot;Eric D.&quot;,&quot;parse-names&quot;:false,&quot;dropping-particle&quot;:&quot;&quot;,&quot;non-dropping-particle&quot;:&quot;&quot;},{&quot;family&quot;:&quot;Struewing&quot;,&quot;given&quot;:&quot;Jeffery P.&quot;,&quot;parse-names&quot;:false,&quot;dropping-particle&quot;:&quot;&quot;,&quot;non-dropping-particle&quot;:&quot;&quot;},{&quot;family&quot;:&quot;Temple&quot;,&quot;given&quot;:&quot;Gary&quot;,&quot;parse-names&quot;:false,&quot;dropping-particle&quot;:&quot;&quot;,&quot;non-dropping-particle&quot;:&quot;&quot;},{&quot;family&quot;:&quot;Volpi&quot;,&quot;given&quot;:&quot;Simona&quot;,&quot;parse-names&quot;:false,&quot;dropping-particle&quot;:&quot;&quot;,&quot;non-dropping-particle&quot;:&quot;&quot;},{&quot;family&quot;:&quot;Boyer&quot;,&quot;given&quot;:&quot;Joy T.&quot;,&quot;parse-names&quot;:false,&quot;dropping-particle&quot;:&quot;&quot;,&quot;non-dropping-particle&quot;:&quot;&quot;},{&quot;family&quot;:&quot;Thomson&quot;,&quot;given&quot;:&quot;Elizabeth J.&quot;,&quot;parse-names&quot;:false,&quot;dropping-particle&quot;:&quot;&quot;,&quot;non-dropping-particle&quot;:&quot;&quot;},{&quot;family&quot;:&quot;Guyer&quot;,&quot;given&quot;:&quot;Mark S.&quot;,&quot;parse-names&quot;:false,&quot;dropping-particle&quot;:&quot;&quot;,&quot;non-dropping-particle&quot;:&quot;&quot;},{&quot;family&quot;:&quot;Ng&quot;,&quot;given&quot;:&quot;Cathy&quot;,&quot;parse-names&quot;:false,&quot;dropping-particle&quot;:&quot;&quot;,&quot;non-dropping-particle&quot;:&quot;&quot;},{&quot;family&quot;:&quot;Abdallah&quot;,&quot;given&quot;:&quot;Assya&quot;,&quot;parse-names&quot;:false,&quot;dropping-particle&quot;:&quot;&quot;,&quot;non-dropping-particle&quot;:&quot;&quot;},{&quot;family&quot;:&quot;Colantuoni&quot;,&quot;given&quot;:&quot;Deborah&quot;,&quot;parse-names&quot;:false,&quot;dropping-particle&quot;:&quot;&quot;,&quot;non-dropping-particle&quot;:&quot;&quot;},{&quot;family&quot;:&quot;Insel&quot;,&quot;given&quot;:&quot;Thomas R.&quot;,&quot;parse-names&quot;:false,&quot;dropping-particle&quot;:&quot;&quot;,&quot;non-dropping-particle&quot;:&quot;&quot;},{&quot;family&quot;:&quot;Koester&quot;,&quot;given&quot;:&quot;Susan E.&quot;,&quot;parse-names&quot;:false,&quot;dropping-particle&quot;:&quot;&quot;,&quot;non-dropping-particle&quot;:&quot;&quot;},{&quot;family&quot;:&quot;A Roger Little&quot;,&quot;given&quot;:&quot;&quot;,&quot;parse-names&quot;:false,&quot;dropping-particle&quot;:&quot;&quot;,&quot;non-dropping-particle&quot;:&quot;&quot;},{&quot;family&quot;:&quot;Bender&quot;,&quot;given&quot;:&quot;Patrick K.&quot;,&quot;parse-names&quot;:false,&quot;dropping-particle&quot;:&quot;&quot;,&quot;non-dropping-particle&quot;:&quot;&quot;},{&quot;family&quot;:&quot;Lehner&quot;,&quot;given&quot;:&quot;Thomas&quot;,&quot;parse-names&quot;:false,&quot;dropping-particle&quot;:&quot;&quot;,&quot;non-dropping-particle&quot;:&quot;&quot;},{&quot;family&quot;:&quot;Yao&quot;,&quot;given&quot;:&quot;Yin&quot;,&quot;parse-names&quot;:false,&quot;dropping-particle&quot;:&quot;&quot;,&quot;non-dropping-particle&quot;:&quot;&quot;},{&quot;family&quot;:&quot;Compton&quot;,&quot;given&quot;:&quot;Carolyn C.&quot;,&quot;parse-names&quot;:false,&quot;dropping-particle&quot;:&quot;&quot;,&quot;non-dropping-particle&quot;:&quot;&quot;},{&quot;family&quot;:&quot;Vaught&quot;,&quot;given&quot;:&quot;Jimmie B.&quot;,&quot;parse-names&quot;:false,&quot;dropping-particle&quot;:&quot;&quot;,&quot;non-dropping-particle&quot;:&quot;&quot;},{&quot;family&quot;:&quot;Sawyer&quot;,&quot;given&quot;:&quot;Sherilyn&quot;,&quot;parse-names&quot;:false,&quot;dropping-particle&quot;:&quot;&quot;,&quot;non-dropping-particle&quot;:&quot;&quot;},{&quot;family&quot;:&quot;Lockhart&quot;,&quot;given&quot;:&quot;Nicole C.&quot;,&quot;parse-names&quot;:false,&quot;dropping-particle&quot;:&quot;&quot;,&quot;non-dropping-particle&quot;:&quot;&quot;},{&quot;family&quot;:&quot;Demchok&quot;,&quot;given&quot;:&quot;Joanne&quot;,&quot;parse-names&quot;:false,&quot;dropping-particle&quot;:&quot;&quot;,&quot;non-dropping-particle&quot;:&quot;&quot;},{&quot;family&quot;:&quot;Moore&quot;,&quot;given&quot;:&quot;Helen F.&quot;,&quot;parse-names&quot;:false,&quot;dropping-particle&quot;:&quot;&quot;,&quot;non-dropping-particle&quot;:&quot;&quot;}],&quot;container-title&quot;:&quot;Nature genetics&quot;,&quot;container-title-short&quot;:&quot;Nat. Genet.&quot;,&quot;accessed&quot;:{&quot;date-parts&quot;:[[2026,7,25]]},&quot;DOI&quot;:&quot;10.1038/NG.2653&quot;,&quot;ISSN&quot;:&quot;1546-1718&quot;,&quot;PMID&quot;:&quot;23715323&quot;,&quot;URL&quot;:&quot;https://pubmed.ncbi.nlm.nih.gov/23715323/&quot;,&quot;issued&quot;:{&quot;date-parts&quot;:[[2013,6]]},&quot;page&quot;:&quot;580-585&quot;,&quot;publisher&quot;:&quot;Nat Genet&quot;,&quot;issue&quot;:&quot;6&quot;,&quot;volume&quot;:&quot;45&quot;},&quot;isTemporary&quot;:false},{&quot;id&quot;:&quot;490c19a2-4302-348d-af53-025a5887fc95&quot;,&quot;itemData&quot;:{&quot;type&quot;:&quot;article-journal&quot;,&quot;id&quot;:&quot;490c19a2-4302-348d-af53-025a5887fc95&quot;,&quot;title&quot;:&quot;The Cancer Genome Atlas Pan-Cancer Analysis Project&quot;,&quot;author&quot;:[{&quot;family&quot;:&quot;Weinstein&quot;,&quot;given&quot;:&quot;John N.&quot;,&quot;parse-names&quot;:false,&quot;dropping-particle&quot;:&quot;&quot;,&quot;non-dropping-particle&quot;:&quot;&quot;},{&quot;family&quot;:&quot;Collisson&quot;,&quot;given&quot;:&quot;Eric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Mills&quot;,&quot;parse-names&quot;:false,&quot;dropping-particle&quot;:&quot;&quot;,&quot;non-dropping-particle&quot;:&quot;&quot;},{&quot;family&quot;:&quot;Ozenberger&quot;,&quot;given&quot;:&quot;Brad A.&quot;,&quot;parse-names&quot;:false,&quot;dropping-particle&quot;:&quot;&quot;,&quot;non-dropping-particle&quot;:&quot;&quot;},{&quot;family&quot;:&quot;Ellrott&quot;,&quot;given&quot;:&quot;Kyle&quot;,&quot;parse-names&quot;:false,&quot;dropping-particle&quot;:&quot;&quot;,&quot;non-dropping-particle&quot;:&quot;&quot;},{&quot;family&quot;:&quot;Sander&quot;,&quot;given&quot;:&quot;Chris&quot;,&quot;parse-names&quot;:false,&quot;dropping-particle&quot;:&quot;&quot;,&quot;non-dropping-particle&quot;:&quot;&quot;},{&quot;family&quot;:&quot;Stuart&quot;,&quot;given&quot;:&quot;Joshua M.&quot;,&quot;parse-names&quot;:false,&quot;dropping-particle&quot;:&quot;&quot;,&quot;non-dropping-particle&quot;:&quot;&quot;},{&quot;family&quot;:&quot;Chang&quot;,&quot;given&quot;:&quot;Kyle&quot;,&quot;parse-names&quot;:false,&quot;dropping-particle&quot;:&quot;&quot;,&quot;non-dropping-particle&quot;:&quot;&quot;},{&quot;family&quot;:&quot;Creighton&quot;,&quot;given&quot;:&quot;Chad J.&quot;,&quot;parse-names&quot;:false,&quot;dropping-particle&quot;:&quot;&quot;,&quot;non-dropping-particle&quot;:&quot;&quot;},{&quot;family&quot;:&quot;Davis&quot;,&quot;given&quot;:&quot;Caleb&quot;,&quot;parse-names&quot;:false,&quot;dropping-particle&quot;:&quot;&quot;,&quot;non-dropping-particle&quot;:&quot;&quot;},{&quot;family&quot;:&quot;Donehower&quot;,&quot;given&quot;:&quot;Lawrence&quot;,&quot;parse-names&quot;:false,&quot;dropping-particle&quot;:&quot;&quot;,&quot;non-dropping-particle&quot;:&quot;&quot;},{&quot;family&quot;:&quot;Drummond&quot;,&quot;given&quot;:&quot;Jennifer&quot;,&quot;parse-names&quot;:false,&quot;dropping-particle&quot;:&quot;&quot;,&quot;non-dropping-particle&quot;:&quot;&quot;},{&quot;family&quot;:&quot;Wheeler&quot;,&quot;given&quot;:&quot;David&quot;,&quot;parse-names&quot;:false,&quot;dropping-particle&quot;:&quot;&quot;,&quot;non-dropping-particle&quot;:&quot;&quot;},{&quot;family&quot;:&quot;Ally&quot;,&quot;given&quot;:&quot;Adrian&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n&quot;,&quot;given&quot;:&quot;Hye Jung E.&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Martin&quot;,&quot;parse-names&quot;:false,&quot;dropping-particle&quot;:&quot;&quot;,&quot;non-dropping-particle&quot;:&quot;&quot;},{&quot;family&quot;:&quot;Hirst&quot;,&quot;given&quot;:&quot;Carrie&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Robertson&quot;,&quot;given&quot;:&quot;A. Gordon&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 J.&quot;,&quot;parse-names&quot;:false,&quot;dropping-particle&quot;:&quot;&quot;,&quot;non-dropping-particle&quot;:&quot;&quot;},{&quot;family&quot;:&quot;Beroukhim&quot;,&quot;given&quot;:&quot;Rameen&quot;,&quot;parse-names&quot;:false,&quot;dropping-particle&quot;:&quot;&quot;,&quot;non-dropping-particle&quot;:&quot;&quot;},{&quot;family&quot;:&quot;Bhatt&quot;,&quot;given&quot;:&quot;Ami S.&quot;,&quot;parse-names&quot;:false,&quot;dropping-particle&quot;:&quot;&quot;,&quot;non-dropping-particle&quot;:&quot;&quot;},{&quot;family&quot;:&quot;Brooks&quot;,&quot;given&quot;:&quot;Angela N.&quot;,&quot;parse-names&quot;:false,&quot;dropping-particle&quot;:&quot;&quot;,&quot;non-dropping-particle&quot;:&quot;&quot;},{&quot;family&quot;:&quot;Cherniack&quot;,&quot;given&quot;:&quot;Andrew D.&quot;,&quot;parse-names&quot;:false,&quot;dropping-particle&quot;:&quot;&quot;,&quot;non-dropping-particle&quot;:&quot;&quot;},{&quot;family&quot;:&quot;Freeman&quot;,&quot;given&quot;:&quot;Samuel S.&quot;,&quot;parse-names&quot;:false,&quot;dropping-particle&quot;:&quot;&quot;,&quot;non-dropping-particle&quot;:&quot;&quot;},{&quot;family&quot;:&quot;Gabriel&quot;,&quot;given&quot;:&quot;Stacey B.&quot;,&quot;parse-names&quot;:false,&quot;dropping-particle&quot;:&quot;&quot;,&quot;non-dropping-particle&quot;:&quot;&quot;},{&quot;family&quot;:&quot;Helman&quot;,&quot;given&quot;:&quot;Elena&quot;,&quot;parse-names&quot;:false,&quot;dropping-particle&quot;:&quot;&quot;,&quot;non-dropping-particle&quot;:&quot;&quot;},{&quot;family&quot;:&quot;Jung&quot;,&quot;given&quot;:&quot;Joonil&quot;,&quot;parse-names&quot;:false,&quot;dropping-particle&quot;:&quot;&quot;,&quot;non-dropping-particle&quot;:&quot;&quot;},{&quot;family&quot;:&quot;Meyerson&quot;,&quot;given&quot;:&quot;Matthew&quot;,&quot;parse-names&quot;:false,&quot;dropping-particle&quot;:&quot;&quot;,&quot;non-dropping-particle&quot;:&quot;&quot;},{&quot;family&quot;:&quot;Ojesina&quot;,&quot;given&quot;:&quot;Akinyemi I.&quot;,&quot;parse-names&quot;:false,&quot;dropping-particle&quot;:&quot;&quot;,&quot;non-dropping-particle&quot;:&quot;&quot;},{&quot;family&quot;:&quot;Pedamallu&quot;,&quot;given&quot;:&quot;Chandra Sekhar&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Tabak&quot;,&quot;given&quot;:&quot;Barbara&quot;,&quot;parse-names&quot;:false,&quot;dropping-particle&quot;:&quot;&quot;,&quot;non-dropping-particle&quot;:&quot;&quot;},{&quot;family&quot;:&quot;Zack&quot;,&quot;given&quot;:&quot;Travis&quot;,&quot;parse-names&quot;:false,&quot;dropping-particle&quot;:&quot;&quot;,&quot;non-dropping-particle&quot;:&quot;&quot;},{&quot;family&quot;:&quot;Lander&quot;,&quot;given&quot;:&quot;Eric S.&quot;,&quot;parse-names&quot;:false,&quot;dropping-particle&quot;:&quot;&quot;,&quot;non-dropping-particle&quot;:&quot;&quot;},{&quot;family&quot;:&quot;Bristow&quot;,&quot;given&quot;:&quot;Christopher A.&quot;,&quot;parse-names&quot;:false,&quot;dropping-particle&quot;:&quot;&quot;,&quot;non-dropping-particle&quot;:&quot;&quot;},{&quot;family&quot;:&quot;Hadjipanayis&quot;,&quot;given&quot;:&quot;Angela&quot;,&quot;parse-names&quot;:false,&quot;dropping-particle&quot;:&quot;&quot;,&quot;non-dropping-particle&quot;:&quot;&quot;},{&quot;family&quot;:&quot;Haseley&quot;,&quot;given&quot;:&quot;Psalm&quot;,&quot;parse-names&quot;:false,&quot;dropping-particle&quot;:&quot;&quot;,&quot;non-dropping-particle&quot;:&quot;&quot;},{&quot;family&quot;:&quot;Kucherlapati&quot;,&quot;given&quot;:&quot;Raju&quot;,&quot;parse-names&quot;:false,&quot;dropping-particle&quot;:&quot;&quot;,&quot;non-dropping-particle&quot;:&quot;&quot;},{&quot;family&quot;:&quot;Lee&quot;,&quot;given&quot;:&quot;Semin&quot;,&quot;parse-names&quot;:false,&quot;dropping-particle&quot;:&quot;&quot;,&quot;non-dropping-particle&quot;:&quot;&quot;},{&quot;family&quot;:&quot;Lee&quot;,&quot;given&quot;:&quot;Eunjung&quot;,&quot;parse-names&quot;:false,&quot;dropping-particle&quot;:&quot;&quot;,&quot;non-dropping-particle&quot;:&quot;&quot;},{&quot;family&quot;:&quot;Luquette&quot;,&quot;given&quot;:&quot;Lovelace J.&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antoso&quot;,&quot;given&quot;:&quot;Netty&quot;,&quot;parse-names&quot;:false,&quot;dropping-particle&quot;:&quot;&quot;,&quot;non-dropping-particle&quot;:&quot;&quot;},{&quot;family&quot;:&quot;Seidman&quot;,&quot;given&quot;:&quot;Jonathan&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Xi&quot;,&quot;given&quot;:&quot;Ruibin&quot;,&quot;parse-names&quot;:false,&quot;dropping-particle&quot;:&quot;&quot;,&quot;non-dropping-particle&quot;:&quot;&quot;},{&quot;family&quot;:&quot;Xu&quot;,&quot;given&quot;:&quot;Andrew W.&quot;,&quot;parse-names&quot;:false,&quot;dropping-particle&quot;:&quot;&quot;,&quot;non-dropping-particle&quot;:&quot;&quot;},{&quot;family&quot;:&quot;Yang&quot;,&quot;given&quot;:&quot;Lixing&quot;,&quot;parse-names&quot;:false,&quot;dropping-particle&quot;:&quot;&quot;,&quot;non-dropping-particle&quot;:&quot;&quot;},{&quot;family&quot;:&quot;Zeng&quot;,&quot;given&quot;:&quot;Dong&quot;,&quot;parse-names&quot;:false,&quot;dropping-particle&quot;:&quot;&quot;,&quot;non-dropping-particle&quot;:&quot;&quot;},{&quot;family&quot;:&quot;Auman&quot;,&quot;given&quot;:&quot;J. Todd&quot;,&quot;parse-names&quot;:false,&quot;dropping-particle&quot;:&quot;&quot;,&quot;non-dropping-particle&quot;:&quot;&quot;},{&quot;family&quot;:&quot;Balu&quot;,&quot;given&quot;:&quot;Saianand&quot;,&quot;parse-names&quot;:false,&quot;dropping-particle&quot;:&quot;&quot;,&quot;non-dropping-particle&quot;:&quot;&quot;},{&quot;family&quot;:&quot;Buda&quot;,&quot;given&quot;:&quot;Elizabeth&quot;,&quot;parse-names&quot;:false,&quot;dropping-particle&quot;:&quot;&quot;,&quot;non-dropping-particle&quot;:&quot;&quot;},{&quot;family&quot;:&quot;Fan&quot;,&quot;given&quot;:&quot;Cheng&quot;,&quot;parse-names&quot;:false,&quot;dropping-particle&quot;:&quot;&quot;,&quot;non-dropping-particle&quot;:&quot;&quot;},{&quot;family&quot;:&quot;Hoadley&quot;,&quot;given&quot;:&quot;Katherine A.&quot;,&quot;parse-names&quot;:false,&quot;dropping-particle&quot;:&quot;&quot;,&quot;non-dropping-particle&quot;:&quot;&quot;},{&quot;family&quot;:&quot;Jones&quot;,&quot;given&quot;:&quot;Corbin D.&quot;,&quot;parse-names&quot;:false,&quot;dropping-particle&quot;:&quot;&quot;,&quot;non-dropping-particle&quot;:&quot;&quot;},{&quot;family&quot;:&quot;Meng&quot;,&quot;given&quot;:&quot;Shaowu&quot;,&quot;parse-names&quot;:false,&quot;dropping-particle&quot;:&quot;&quot;,&quot;non-dropping-particle&quot;:&quot;&quot;},{&quot;family&quot;:&quot;Mieczkowski&quot;,&quot;given&quot;:&quot;Piotr A.&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Roach&quot;,&quot;given&quot;:&quot;Jeffrey&quot;,&quot;parse-names&quot;:false,&quot;dropping-particle&quot;:&quot;&quot;,&quot;non-dropping-particle&quot;:&quot;&quot;},{&quot;family&quot;:&quot;Shi&quot;,&quot;given&quot;:&quot;Yan&quot;,&quot;parse-names&quot;:false,&quot;dropping-particle&quot;:&quot;&quot;,&quot;non-dropping-particle&quot;:&quot;&quot;},{&quot;family&quot;:&quot;Silva&quot;,&quot;given&quot;:&quot;Grace O.&quot;,&quot;parse-names&quot;:false,&quot;dropping-particle&quot;:&quot;&quot;,&quot;non-dropping-particle&quot;:&quot;&quot;},{&quot;family&quot;:&quot;Tan&quot;,&quot;given&quot;:&quot;Donghui&quot;,&quot;parse-names&quot;:false,&quot;dropping-particle&quot;:&quot;&quot;,&quot;non-dropping-particle&quot;:&quot;&quot;},{&quot;family&quot;:&quot;Veluvolu&quot;,&quot;given&quot;:&quot;Umadevi&quot;,&quot;parse-names&quot;:false,&quot;dropping-particle&quot;:&quot;&quot;,&quot;non-dropping-particle&quot;:&quot;&quot;},{&quot;family&quot;:&quot;Waring&quot;,&quot;given&quot;:&quot;Scot&quot;,&quot;parse-names&quot;:false,&quot;dropping-particle&quot;:&quot;&quot;,&quot;non-dropping-particle&quot;:&quot;&quot;},{&quot;family&quot;:&quot;Wilkerson&quot;,&quot;given&quot;:&quot;Matthew D.&quot;,&quot;parse-names&quot;:false,&quot;dropping-particle&quot;:&quot;&quot;,&quot;non-dropping-particle&quot;:&quot;&quot;},{&quot;family&quot;:&quot;Wu&quot;,&quot;given&quot;:&quot;Junyuan&quot;,&quot;parse-names&quot;:false,&quot;dropping-particle&quot;:&quot;&quot;,&quot;non-dropping-particle&quot;:&quot;&quot;},{&quot;family&quot;:&quot;Zhao&quot;,&quot;given&quot;:&quot;Wei&quot;,&quot;parse-names&quot;:false,&quot;dropping-particle&quot;:&quot;&quot;,&quot;non-dropping-particle&quot;:&quot;&quot;},{&quot;family&quot;:&quot;Bodenheimer&quot;,&quot;given&quot;:&quot;Tom&quot;,&quot;parse-names&quot;:false,&quot;dropping-particle&quot;:&quot;&quot;,&quot;non-dropping-particle&quot;:&quot;&quot;},{&quot;family&quot;:&quot;Hayes&quot;,&quot;given&quot;:&quot;D. Neil&quot;,&quot;parse-names&quot;:false,&quot;dropping-particle&quot;:&quot;&quot;,&quot;non-dropping-particle&quot;:&quot;&quot;},{&quot;family&quot;:&quot;Hoyle&quot;,&quot;given&quot;:&quot;Alan P.&quot;,&quot;parse-names&quot;:false,&quot;dropping-particle&quot;:&quot;&quot;,&quot;non-dropping-particle&quot;:&quot;&quot;},{&quot;family&quot;:&quot;Jeffreys&quot;,&quot;given&quot;:&quot;Stuart R.&quot;,&quot;parse-names&quot;:false,&quot;dropping-particle&quot;:&quot;&quot;,&quot;non-dropping-particle&quot;:&quot;&quot;},{&quot;family&quot;:&quot;Mose&quot;,&quot;given&quot;:&quot;Lisle E.&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hew G.&quot;,&quot;parse-names&quot;:false,&quot;dropping-particle&quot;:&quot;&quot;,&quot;non-dropping-particle&quot;:&quot;&quot;},{&quot;family&quot;:&quot;Baylin&quot;,&quot;given&quot;:&quot;Stephen B.&quot;,&quot;parse-names&quot;:false,&quot;dropping-particle&quot;:&quot;&quot;,&quot;non-dropping-particle&quot;:&quot;&quot;},{&quot;family&quot;:&quot;Berman&quot;,&quot;given&quot;:&quot;Benjamin P.&quot;,&quot;parse-names&quot;:false,&quot;dropping-particle&quot;:&quot;&quot;,&quot;non-dropping-particle&quot;:&quot;&quot;},{&quot;family&quot;:&quot;Bootwalla&quot;,&quot;given&quot;:&quot;Moiz S.&quot;,&quot;parse-names&quot;:false,&quot;dropping-particle&quot;:&quot;&quot;,&quot;non-dropping-particle&quot;:&quot;&quot;},{&quot;family&quot;:&quot;Danilova&quot;,&quot;given&quot;:&quot;Ludmila&quot;,&quot;parse-names&quot;:false,&quot;dropping-particle&quot;:&quot;&quot;,&quot;non-dropping-particle&quot;:&quot;&quot;},{&quot;family&quot;:&quot;Herman&quot;,&quot;given&quot;:&quot;James G.&quot;,&quot;parse-names&quot;:false,&quot;dropping-particle&quot;:&quot;&quot;,&quot;non-dropping-particle&quot;:&quot;&quot;},{&quot;family&quot;:&quot;Hinoue&quot;,&quot;given&quot;:&quot;Toshinori&quot;,&quot;parse-names&quot;:false,&quot;dropping-particle&quot;:&quot;&quot;,&quot;non-dropping-particle&quot;:&quot;&quot;},{&quot;family&quot;:&quot;Laird&quot;,&quot;given&quot;:&quot;Peter W.&quot;,&quot;parse-names&quot;:false,&quot;dropping-particle&quot;:&quot;&quot;,&quot;non-dropping-particle&quot;:&quot;&quot;},{&quot;family&quot;:&quot;Rhie&quot;,&quot;given&quot;:&quot;Suhn K.&quot;,&quot;parse-names&quot;:false,&quot;dropping-particle&quot;:&quot;&quot;,&quot;non-dropping-particle&quot;:&quot;&quot;},{&quot;family&quot;:&quot;Shen&quot;,&quot;given&quot;:&quot;Hui&quot;,&quot;parse-names&quot;:false,&quot;dropping-particle&quot;:&quot;&quot;,&quot;non-dropping-particle&quot;:&quot;&quot;},{&quot;family&quot;:&quot;Triche&quot;,&quot;given&quot;:&quot;Timothy&quot;,&quot;parse-names&quot;:false,&quot;dropping-particle&quot;:&quot;&quot;,&quot;non-dropping-particle&quot;:&quot;&quot;},{&quot;family&quot;:&quot;Weisenberger&quot;,&quot;given&quot;:&quot;Daniel J.&quot;,&quot;parse-names&quot;:false,&quot;dropping-particle&quot;:&quot;&quot;,&quot;non-dropping-particle&quot;:&quot;&quot;},{&quot;family&quot;:&quot;Carter&quot;,&quot;given&quot;:&quot;Scott L.&quot;,&quot;parse-names&quot;:false,&quot;dropping-particle&quot;:&quot;&quot;,&quot;non-dropping-particle&quot;:&quot;&quot;},{&quot;family&quot;:&quot;Cibulskis&quot;,&quot;given&quot;:&quot;Kristian&quot;,&quot;parse-names&quot;:false,&quot;dropping-particle&quot;:&quot;&quot;,&quot;non-dropping-particle&quot;:&quot;&quot;},{&quot;family&quot;:&quot;Chin&quot;,&quot;given&quot;:&quot;Lynda&quot;,&quot;parse-names&quot;:false,&quot;dropping-particle&quot;:&quot;&quot;,&quot;non-dropping-particle&quot;:&quot;&quot;},{&quot;family&quot;:&quot;Zhang&quot;,&quot;given&quot;:&quot;Jianhua&quot;,&quot;parse-names&quot;:false,&quot;dropping-particle&quot;:&quot;&quot;,&quot;non-dropping-particle&quot;:&quot;&quot;},{&quot;family&quot;:&quot;Sougnez&quot;,&quot;given&quot;:&quot;Carrie&quot;,&quot;parse-names&quot;:false,&quot;dropping-particle&quot;:&quot;&quot;,&quot;non-dropping-particle&quot;:&quot;&quot;},{&quot;family&quot;:&quot;Wang&quot;,&quot;given&quot;:&quot;Min&quot;,&quot;parse-names&quot;:false,&quot;dropping-particle&quot;:&quot;&quot;,&quot;non-dropping-particle&quot;:&quot;&quot;},{&quot;family&quot;:&quot;Getz&quot;,&quot;given&quot;:&quot;Gad&quot;,&quot;parse-names&quot;:false,&quot;dropping-particle&quot;:&quot;&quot;,&quot;non-dropping-particle&quot;:&quot;&quot;},{&quot;family&quot;:&quot;Dinh&quot;,&quot;given&quot;:&quot;Huyen&quot;,&quot;parse-names&quot;:false,&quot;dropping-particle&quot;:&quot;&quot;,&quot;non-dropping-particle&quot;:&quot;&quot;},{&quot;family&quot;:&quot;Doddapaneni&quot;,&quot;given&quot;:&quot;Harsha Vardhan&quot;,&quot;parse-names&quot;:false,&quot;dropping-particle&quot;:&quot;&quot;,&quot;non-dropping-particle&quot;:&quot;&quot;},{&quot;family&quot;:&quot;Gibbs&quot;,&quot;given&quot;:&quot;Richard&quot;,&quot;parse-names&quot;:false,&quot;dropping-particle&quot;:&quot;&quot;,&quot;non-dropping-particle&quot;:&quot;&quot;},{&quot;family&quot;:&quot;Gunaratne&quot;,&quot;given&quot;:&quot;Preethi&quot;,&quot;parse-names&quot;:false,&quot;dropping-particle&quot;:&quot;&quot;,&quot;non-dropping-particle&quot;:&quot;&quot;},{&quot;family&quot;:&quot;Han&quot;,&quot;given&quot;:&quot;Yi&quot;,&quot;parse-names&quot;:false,&quot;dropping-particle&quot;:&quot;&quot;,&quot;non-dropping-particle&quot;:&quot;&quot;},{&quot;family&quot;:&quot;Kalra&quot;,&quot;given&quot;:&quot;Divya&quot;,&quot;parse-names&quot;:false,&quot;dropping-particle&quot;:&quot;&quot;,&quot;non-dropping-particle&quot;:&quot;&quot;},{&quot;family&quot;:&quot;Kovar&quot;,&quot;given&quot;:&quot;Christie&quot;,&quot;parse-names&quot;:false,&quot;dropping-particle&quot;:&quot;&quot;,&quot;non-dropping-particle&quot;:&quot;&quot;},{&quot;family&quot;:&quot;Lewis&quot;,&quot;given&quot;:&quot;Lora&quot;,&quot;parse-names&quot;:false,&quot;dropping-particle&quot;:&quot;&quot;,&quot;non-dropping-particle&quot;:&quot;&quot;},{&quot;family&quot;:&quot;Morgan&quot;,&quot;given&quot;:&quot;Margaret&quot;,&quot;parse-names&quot;:false,&quot;dropping-particle&quot;:&quot;&quot;,&quot;non-dropping-particle&quot;:&quot;&quot;},{&quot;family&quot;:&quot;Morton&quot;,&quot;given&quot;:&quot;Donna&quot;,&quot;parse-names&quot;:false,&quot;dropping-particle&quot;:&quot;&quot;,&quot;non-dropping-particle&quot;:&quot;&quot;},{&quot;family&quot;:&quot;Muzny&quot;,&quot;given&quot;:&quot;Donna&quot;,&quot;parse-names&quot;:false,&quot;dropping-particle&quot;:&quot;&quot;,&quot;non-dropping-particle&quot;:&quot;&quot;},{&quot;family&quot;:&quot;Reid&quot;,&quot;given&quot;:&quot;Jeffrey&quot;,&quot;parse-names&quot;:false,&quot;dropping-particle&quot;:&quot;&quot;,&quot;non-dropping-particle&quot;:&quot;&quot;},{&quot;family&quot;:&quot;Xi&quot;,&quot;given&quot;:&quot;Liu&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Frazer&quot;,&quot;given&quot;:&quot;Scott&quot;,&quot;parse-names&quot;:false,&quot;dropping-particle&quot;:&quot;&quot;,&quot;non-dropping-particle&quot;:&quot;&quot;},{&quot;family&quot;:&quot;Gehlenborg&quot;,&quot;given&quot;:&quot;Nils&quot;,&quot;parse-names&quot;:false,&quot;dropping-particle&quot;:&quot;&quot;,&quot;non-dropping-particle&quot;:&quot;&quot;},{&quot;family&quot;:&quot;Heiman&quot;,&quot;given&quot;:&quot;David I.&quot;,&quot;parse-names&quot;:false,&quot;dropping-particle&quot;:&quot;&quot;,&quot;non-dropping-particle&quot;:&quot;&quot;},{&quot;family&quot;:&quot;Kim&quot;,&quot;given&quot;:&quot;Jaegil&quot;,&quot;parse-names&quot;:false,&quot;dropping-particle&quot;:&quot;&quot;,&quot;non-dropping-particle&quot;:&quot;&quot;},{&quot;family&quot;:&quot;Lawrence&quot;,&quot;given&quot;:&quot;Michael S.&quot;,&quot;parse-names&quot;:false,&quot;dropping-particle&quot;:&quot;&quot;,&quot;non-dropping-particle&quot;:&quot;&quot;},{&quot;family&quot;:&quot;Lin&quot;,&quot;given&quot;:&quot;Pei&quot;,&quot;parse-names&quot;:false,&quot;dropping-particle&quot;:&quot;&quot;,&quot;non-dropping-particle&quot;:&quot;&quot;},{&quot;family&quot;:&quot;Liu&quot;,&quot;given&quot;:&quot;Yingchun&quot;,&quot;parse-names&quot;:false,&quot;dropping-particle&quot;:&quot;&quot;,&quot;non-dropping-particle&quot;:&quot;&quot;},{&quot;family&quot;:&quot;Noble&quot;,&quot;given&quot;:&quot;Michael S.&quot;,&quot;parse-names&quot;:false,&quot;dropping-particle&quot;:&quot;&quot;,&quot;non-dropping-particle&quot;:&quot;&quot;},{&quot;family&quot;:&quot;Stojanov&quot;,&quot;given&quot;:&quot;Petar&quot;,&quot;parse-names&quot;:false,&quot;dropping-particle&quot;:&quot;&quot;,&quot;non-dropping-particle&quot;:&quot;&quot;},{&quot;family&quot;:&quot;Voet&quot;,&quot;given&quot;:&quot;Doug&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Stewart&quot;,&quot;given&quot;:&quot;Chip&quot;,&quot;parse-names&quot;:false,&quot;dropping-particle&quot;:&quot;&quot;,&quot;non-dropping-particle&quot;:&quot;&quot;},{&quot;family&quot;:&quot;Bernard&quot;,&quot;given&quot;:&quot;Brady&quot;,&quot;parse-names&quot;:false,&quot;dropping-particle&quot;:&quot;&quot;,&quot;non-dropping-particle&quot;:&quot;&quot;},{&quot;family&quot;:&quot;Bressler&quot;,&quot;given&quot;:&quot;Ryan&quot;,&quot;parse-names&quot;:false,&quot;dropping-particle&quot;:&quot;&quot;,&quot;non-dropping-particle&quot;:&quot;&quot;},{&quot;family&quot;:&quot;Eakin&quot;,&quot;given&quot;:&quot;Andrea&quot;,&quot;parse-names&quot;:false,&quot;dropping-particle&quot;:&quot;&quot;,&quot;non-dropping-particle&quot;:&quot;&quot;},{&quot;family&quot;:&quot;Iype&quot;,&quot;given&quot;:&quot;Lisa&quot;,&quot;parse-names&quot;:false,&quot;dropping-particle&quot;:&quot;&quot;,&quot;non-dropping-particle&quot;:&quot;&quot;},{&quot;family&quot;:&quot;Knijnenburg&quot;,&quot;given&quot;:&quot;Theo&quot;,&quot;parse-names&quot;:false,&quot;dropping-particle&quot;:&quot;&quot;,&quot;non-dropping-particle&quot;:&quot;&quot;},{&quot;family&quot;:&quot;Kramer&quot;,&quot;given&quot;:&quot;Roger&quot;,&quot;parse-names&quot;:false,&quot;dropping-particle&quot;:&quot;&quot;,&quot;non-dropping-particle&quot;:&quot;&quot;},{&quot;family&quot;:&quot;Kreisberg&quot;,&quot;given&quot;:&quot;Richard&quot;,&quot;parse-names&quot;:false,&quot;dropping-particle&quot;:&quot;&quot;,&quot;non-dropping-particle&quot;:&quot;&quot;},{&quot;family&quot;:&quot;Leinonen&quot;,&quot;given&quot;:&quot;Kalle&quot;,&quot;parse-names&quot;:false,&quot;dropping-particle&quot;:&quot;&quot;,&quot;non-dropping-particle&quot;:&quot;&quot;},{&quot;family&quot;:&quot;Lin&quot;,&quot;given&quot;:&quot;Jake&quot;,&quot;parse-names&quot;:false,&quot;dropping-particle&quot;:&quot;&quot;,&quot;non-dropping-particle&quot;:&quot;&quot;},{&quot;family&quot;:&quot;Liu&quot;,&quot;given&quot;:&quot;Yuexin&quot;,&quot;parse-names&quot;:false,&quot;dropping-particle&quot;:&quot;&quot;,&quot;non-dropping-particle&quot;:&quot;&quot;},{&quot;family&quot;:&quot;Miller&quot;,&quot;given&quot;:&quot;Michael&quot;,&quot;parse-names&quot;:false,&quot;dropping-particle&quot;:&quot;&quot;,&quot;non-dropping-particle&quot;:&quot;&quot;},{&quot;family&quot;:&quot;Reynolds&quot;,&quot;given&quot;:&quot;Sheila M.&quot;,&quot;parse-names&quot;:false,&quot;dropping-particle&quot;:&quot;&quot;,&quot;non-dropping-particle&quot;:&quot;&quot;},{&quot;family&quot;:&quot;Rovira&quot;,&quot;given&quot;:&quot;Hector&quot;,&quot;parse-names&quot;:false,&quot;dropping-particle&quot;:&quot;&quot;,&quot;non-dropping-particle&quot;:&quot;&quot;},{&quot;family&quot;:&quot;Shmulevich&quot;,&quot;given&quot;:&quot;Ilya&quot;,&quot;parse-names&quot;:false,&quot;dropping-particle&quot;:&quot;&quot;,&quot;non-dropping-particle&quot;:&quot;&quot;},{&quot;family&quot;:&quot;Thorsson&quot;,&quot;given&quot;:&quot;Vesteinn&quot;,&quot;parse-names&quot;:false,&quot;dropping-particle&quot;:&quot;&quot;,&quot;non-dropping-particle&quot;:&quot;&quot;},{&quot;family&quot;:&quot;Yang&quot;,&quot;given&quot;:&quot;Da&quot;,&quot;parse-names&quot;:false,&quot;dropping-particle&quot;:&quot;&quot;,&quot;non-dropping-particle&quot;:&quot;&quot;},{&quot;family&quot;:&quot;Zhang&quot;,&quot;given&quot;:&quot;Wei&quot;,&quot;parse-names&quot;:false,&quot;dropping-particle&quot;:&quot;&quot;,&quot;non-dropping-particle&quot;:&quot;&quot;},{&quot;family&quot;:&quot;Amin&quot;,&quot;given&quot;:&quot;Samirkumar&quot;,&quot;parse-names&quot;:false,&quot;dropping-particle&quot;:&quot;&quot;,&quot;non-dropping-particle&quot;:&quot;&quot;},{&quot;family&quot;:&quot;Wu&quot;,&quot;given&quot;:&quot;Chang Jiun&quot;,&quot;parse-names&quot;:false,&quot;dropping-particle&quot;:&quot;&quot;,&quot;non-dropping-particle&quot;:&quot;&quot;},{&quot;family&quot;:&quot;Wu&quot;,&quot;given&quot;:&quot;Chia Chin&quot;,&quot;parse-names&quot;:false,&quot;dropping-particle&quot;:&quot;&quot;,&quot;non-dropping-particle&quot;:&quot;&quot;},{&quot;family&quot;:&quot;Akbani&quot;,&quot;given&quot;:&quot;Rehan&quot;,&quot;parse-names&quot;:false,&quot;dropping-particle&quot;:&quot;&quot;,&quot;non-dropping-particle&quot;:&quot;&quot;},{&quot;family&quot;:&quot;Aldape&quot;,&quot;given&quot;:&quot;Kenneth&quot;,&quot;parse-names&quot;:false,&quot;dropping-particle&quot;:&quot;&quot;,&quot;non-dropping-particle&quot;:&quot;&quot;},{&quot;family&quot;:&quot;Baggerly&quot;,&quot;given&quot;:&quot;Keith A.&quot;,&quot;parse-names&quot;:false,&quot;dropping-particle&quot;:&quot;&quot;,&quot;non-dropping-particle&quot;:&quot;&quot;},{&quot;family&quot;:&quot;Broom&quot;,&quot;given&quot;:&quot;Bradley&quot;,&quot;parse-names&quot;:false,&quot;dropping-particle&quot;:&quot;&quot;,&quot;non-dropping-particle&quot;:&quot;&quot;},{&quot;family&quot;:&quot;Casasent&quot;,&quot;given&quot;:&quot;Tod D.&quot;,&quot;parse-names&quot;:false,&quot;dropping-particle&quot;:&quot;&quot;,&quot;non-dropping-particle&quot;:&quot;&quot;},{&quot;family&quot;:&quot;Cleland&quot;,&quot;given&quot;:&quot;James&quot;,&quot;parse-names&quot;:false,&quot;dropping-particle&quot;:&quot;&quot;,&quot;non-dropping-particle&quot;:&quot;&quot;},{&quot;family&quot;:&quot;Dodda&quot;,&quot;given&quot;:&quot;Deepti&quot;,&quot;parse-names&quot;:false,&quot;dropping-particle&quot;:&quot;&quot;,&quot;non-dropping-particle&quot;:&quot;&quot;},{&quot;family&quot;:&quot;Edgerton&quot;,&quot;given&quot;:&quot;Mary&quot;,&quot;parse-names&quot;:false,&quot;dropping-particle&quot;:&quot;&quot;,&quot;non-dropping-particle&quot;:&quot;&quot;},{&quot;family&quot;:&quot;Han&quot;,&quot;given&quot;:&quot;Leng&quot;,&quot;parse-names&quot;:false,&quot;dropping-particle&quot;:&quot;&quot;,&quot;non-dropping-particle&quot;:&quot;&quot;},{&quot;family&quot;:&quot;Herbrich&quot;,&quot;given&quot;:&quot;Shelley M.&quot;,&quot;parse-names&quot;:false,&quot;dropping-particle&quot;:&quot;&quot;,&quot;non-dropping-particle&quot;:&quot;&quot;},{&quot;family&quot;:&quot;Ju&quot;,&quot;given&quot;:&quot;Zhenlin&quot;,&quot;parse-names&quot;:false,&quot;dropping-particle&quot;:&quot;&quot;,&quot;non-dropping-particle&quot;:&quot;&quot;},{&quot;family&quot;:&quot;Kim&quot;,&quot;given&quot;:&quot;Hoon&quot;,&quot;parse-names&quot;:false,&quot;dropping-particle&quot;:&quot;&quot;,&quot;non-dropping-particle&quot;:&quot;&quot;},{&quot;family&quot;:&quot;Lerner&quot;,&quot;given&quot;:&quot;Seth&quot;,&quot;parse-names&quot;:false,&quot;dropping-particle&quot;:&quot;&quot;,&quot;non-dropping-particle&quot;:&quot;&quot;},{&quot;family&quot;:&quot;Li&quot;,&quot;given&quot;:&quot;Jun&quot;,&quot;parse-names&quot;:false,&quot;dropping-particle&quot;:&quot;&quot;,&quot;non-dropping-particle&quot;:&quot;&quot;},{&quot;family&quot;:&quot;Liang&quot;,&quot;given&quot;:&quot;Han&quot;,&quot;parse-names&quot;:false,&quot;dropping-particle&quot;:&quot;&quot;,&quot;non-dropping-particle&quot;:&quot;&quot;},{&quot;family&quot;:&quot;Liu&quot;,&quot;given&quot;:&quot;Wenbin&quot;,&quot;parse-names&quot;:false,&quot;dropping-particle&quot;:&quot;&quot;,&quot;non-dropping-particle&quot;:&quot;&quot;},{&quot;family&quot;:&quot;Lorenzi&quot;,&quot;given&quot;:&quot;Philip L.&quot;,&quot;parse-names&quot;:false,&quot;dropping-particle&quot;:&quot;&quot;,&quot;non-dropping-particle&quot;:&quot;&quot;},{&quot;family&quot;:&quot;Lu&quot;,&quot;given&quot;:&quot;Yiling&quot;,&quot;parse-names&quot;:false,&quot;dropping-particle&quot;:&quot;&quot;,&quot;non-dropping-particle&quot;:&quot;&quot;},{&quot;family&quot;:&quot;Melott&quot;,&quot;given&quot;:&quot;James&quot;,&quot;parse-names&quot;:false,&quot;dropping-particle&quot;:&quot;&quot;,&quot;non-dropping-particle&quot;:&quot;&quot;},{&quot;family&quot;:&quot;Nguyen&quot;,&quot;given&quot;:&quot;Lam&quot;,&quot;parse-names&quot;:false,&quot;dropping-particle&quot;:&quot;&quot;,&quot;non-dropping-particle&quot;:&quot;&quot;},{&quot;family&quot;:&quot;Su&quot;,&quot;given&quot;:&quot;Xiaoping&quot;,&quot;parse-names&quot;:false,&quot;dropping-particle&quot;:&quot;&quot;,&quot;non-dropping-particle&quot;:&quot;&quot;},{&quot;family&quot;:&quot;Verhaak&quot;,&quot;given&quot;:&quot;Roeland&quot;,&quot;parse-names&quot;:false,&quot;dropping-particle&quot;:&quot;&quot;,&quot;non-dropping-particle&quot;:&quot;&quot;},{&quot;family&quot;:&quot;Wang&quot;,&quot;given&quot;:&quot;Wenyi&quot;,&quot;parse-names&quot;:false,&quot;dropping-particle&quot;:&quot;&quot;,&quot;non-dropping-particle&quot;:&quot;&quot;},{&quot;family&quot;:&quot;Wong&quot;,&quot;given&quot;:&quot;Andrew&quot;,&quot;parse-names&quot;:false,&quot;dropping-particle&quot;:&quot;&quot;,&quot;non-dropping-particle&quot;:&quot;&quot;},{&quot;family&quot;:&quot;Yang&quot;,&quot;given&quot;:&quot;Yang&quot;,&quot;parse-names&quot;:false,&quot;dropping-particle&quot;:&quot;&quot;,&quot;non-dropping-particle&quot;:&quot;&quot;},{&quot;family&quot;:&quot;Yao&quot;,&quot;given&quot;:&quot;Jun&quot;,&quot;parse-names&quot;:false,&quot;dropping-particle&quot;:&quot;&quot;,&quot;non-dropping-particle&quot;:&quot;&quot;},{&quot;family&quot;:&quot;Yao&quot;,&quot;given&quot;:&quot;Rong&quot;,&quot;parse-names&quot;:false,&quot;dropping-particle&quot;:&quot;&quot;,&quot;non-dropping-particle&quot;:&quot;&quot;},{&quot;family&quot;:&quot;Yoshihara&quot;,&quot;given&quot;:&quot;Kosuke&quot;,&quot;parse-names&quot;:false,&quot;dropping-particle&quot;:&quot;&quot;,&quot;non-dropping-particle&quot;:&quot;&quot;},{&quot;family&quot;:&quot;Yuan&quot;,&quot;given&quot;:&quot;Yuan&quot;,&quot;parse-names&quot;:false,&quot;dropping-particle&quot;:&quot;&quot;,&quot;non-dropping-particle&quot;:&quot;&quot;},{&quot;family&quot;:&quot;Yung&quot;,&quot;given&quot;:&quot;Alfred K.&quot;,&quot;parse-names&quot;:false,&quot;dropping-particle&quot;:&quot;&quot;,&quot;non-dropping-particle&quot;:&quot;&quot;},{&quot;family&quot;:&quot;Zhang&quot;,&quot;given&quot;:&quot;Nianxiang&quot;,&quot;parse-names&quot;:false,&quot;dropping-particle&quot;:&quot;&quot;,&quot;non-dropping-particle&quot;:&quot;&quot;},{&quot;family&quot;:&quot;Zheng&quot;,&quot;given&quot;:&quot;Siyuan&quot;,&quot;parse-names&quot;:false,&quot;dropping-particle&quot;:&quot;&quot;,&quot;non-dropping-particle&quot;:&quot;&quot;},{&quot;family&quot;:&quot;Ryan&quot;,&quot;given&quot;:&quot;Michael&quot;,&quot;parse-names&quot;:false,&quot;dropping-particle&quot;:&quot;&quot;,&quot;non-dropping-particle&quot;:&quot;&quot;},{&quot;family&quot;:&quot;Kane&quot;,&quot;given&quot;:&quot;David W.&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Kahles&quot;,&quot;given&quot;:&quot;Andre&quot;,&quot;parse-names&quot;:false,&quot;dropping-particle&quot;:&quot;&quot;,&quot;non-dropping-particle&quot;:&quot;&quot;},{&quot;family&quot;:&quot;Ladanyi&quot;,&quot;given&quot;:&quot;Marc&quot;,&quot;parse-names&quot;:false,&quot;dropping-particle&quot;:&quot;&quot;,&quot;non-dropping-particle&quot;:&quot;&quot;},{&quot;family&quot;:&quot;Lee&quot;,&quot;given&quot;:&quot;William&quot;,&quot;parse-names&quot;:false,&quot;dropping-particle&quot;:&quot;&quot;,&quot;non-dropping-particle&quot;:&quot;&quot;},{&quot;family&quot;:&quot;Lehmann&quot;,&quot;given&quot;:&quot;Kjong&quot;,&quot;parse-names&quot;:false,&quot;dropping-particle&quot;:&quot;Van&quot;,&quot;non-dropping-particle&quot;:&quot;&quot;},{&quot;family&quot;:&quot;Miller&quot;,&quot;given&quot;:&quot;Martin L.&quot;,&quot;parse-names&quot;:false,&quot;dropping-particle&quot;:&quot;&quot;,&quot;non-dropping-particle&quot;:&quot;&quot;},{&quot;family&quot;:&quot;Ramirez&quot;,&quot;given&quot;:&quot;Ricardo&quot;,&quot;parse-names&quot;:false,&quot;dropping-particle&quot;:&quot;&quot;,&quot;non-dropping-particle&quot;:&quot;&quot;},{&quot;family&quot;:&quot;Rätsch&quot;,&quot;given&quot;:&quot;Gunnar&quot;,&quot;parse-names&quot;:false,&quot;dropping-particle&quot;:&quot;&quot;,&quot;non-dropping-particle&quot;:&quot;&quot;},{&quot;family&quot;:&quot;Reva&quot;,&quot;given&quot;:&quot;Boris&quot;,&quot;parse-names&quot;:false,&quot;dropping-particle&quot;:&quot;&quot;,&quot;non-dropping-particle&quot;:&quot;&quot;},{&quot;family&quot;:&quot;Schultz&quot;,&quot;given&quot;:&quot;Nikolaus&quot;,&quot;parse-names&quot;:false,&quot;dropping-particle&quot;:&quot;&quot;,&quot;non-dropping-particle&quot;:&quot;&quot;},{&quot;family&quot;:&quot;Senbabaoglu&quot;,&quot;given&quot;:&quot;Yasin&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Taylor&quot;,&quot;given&quot;:&quot;Barry S.&quot;,&quot;parse-names&quot;:false,&quot;dropping-particle&quot;:&quot;&quot;,&quot;non-dropping-particle&quot;:&quot;&quot;},{&quot;family&quot;:&quot;Weinhold&quot;,&quot;given&quot;:&quot;Nils&quot;,&quot;parse-names&quot;:false,&quot;dropping-particle&quot;:&quot;&quot;,&quot;non-dropping-particle&quot;:&quot;&quot;},{&quot;family&quot;:&quot;Fei&quot;,&quot;given&quot;:&quot;Suzanne&quot;,&quot;parse-names&quot;:false,&quot;dropping-particle&quot;:&quot;&quot;,&quot;non-dropping-particle&quot;:&quot;&quot;},{&quot;family&quot;:&quot;Spellman&quot;,&quot;given&quot;:&quot;Paul&quot;,&quot;parse-names&quot;:false,&quot;dropping-particle&quot;:&quot;&quot;,&quot;non-dropping-particle&quot;:&quot;&quot;},{&quot;family&quot;:&quot;Benz&quot;,&quot;given&quot;:&quot;Christopher&quot;,&quot;parse-names&quot;:false,&quot;dropping-particle&quot;:&quot;&quot;,&quot;non-dropping-particle&quot;:&quot;&quot;},{&quot;family&quot;:&quot;Carlin&quot;,&quot;given&quot;:&quot;Daniel&quot;,&quot;parse-names&quot;:false,&quot;dropping-particle&quot;:&quot;&quot;,&quot;non-dropping-particle&quot;:&quot;&quot;},{&quot;family&quot;:&quot;Cline&quot;,&quot;given&quot;:&quot;Melisssa&quot;,&quot;parse-names&quot;:false,&quot;dropping-particle&quot;:&quot;&quot;,&quot;non-dropping-particle&quot;:&quot;&quot;},{&quot;family&quot;:&quot;Craft&quot;,&quot;given&quot;:&quot;Brian&quot;,&quot;parse-names&quot;:false,&quot;dropping-particle&quot;:&quot;&quot;,&quot;non-dropping-particle&quot;:&quot;&quot;},{&quot;family&quot;:&quot;Goldman&quot;,&quot;given&quot;:&quot;Mary&quot;,&quot;parse-names&quot;:false,&quot;dropping-particle&quot;:&quot;&quot;,&quot;non-dropping-particle&quot;:&quot;&quot;},{&quot;family&quot;:&quot;Haussler&quot;,&quot;given&quot;:&quot;David&quot;,&quot;parse-names&quot;:false,&quot;dropping-particle&quot;:&quot;&quot;,&quot;non-dropping-particle&quot;:&quot;&quot;},{&quot;family&quot;:&quot;Ma&quot;,&quot;given&quot;:&quot;Singer&quot;,&quot;parse-names&quot;:false,&quot;dropping-particle&quot;:&quot;&quot;,&quot;non-dropping-particle&quot;:&quot;&quot;},{&quot;family&quot;:&quot;Ng&quot;,&quot;given&quot;:&quot;Sam&quot;,&quot;parse-names&quot;:false,&quot;dropping-particle&quot;:&quot;&quot;,&quot;non-dropping-particle&quot;:&quot;&quot;},{&quot;family&quot;:&quot;Paull&quot;,&quot;given&quot;:&quot;Evan&quot;,&quot;parse-names&quot;:false,&quot;dropping-particle&quot;:&quot;&quot;,&quot;non-dropping-particle&quot;:&quot;&quot;},{&quot;family&quot;:&quot;Radenbaugh&quot;,&quot;given&quot;:&quot;Amie&quot;,&quot;parse-names&quot;:false,&quot;dropping-particle&quot;:&quot;&quot;,&quot;non-dropping-particle&quot;:&quot;&quot;},{&quot;family&quot;:&quot;Salama&quot;,&quot;given&quot;:&quot;Sofie&quot;,&quot;parse-names&quot;:false,&quot;dropping-particle&quot;:&quot;&quot;,&quot;non-dropping-particle&quot;:&quot;&quot;},{&quot;family&quot;:&quot;Sokolov&quot;,&quot;given&quot;:&quot;Artem&quot;,&quot;parse-names&quot;:false,&quot;dropping-particle&quot;:&quot;&quot;,&quot;non-dropping-particle&quot;:&quot;&quot;},{&quot;family&quot;:&quot;Swatloski&quot;,&quot;given&quot;:&quot;Teresa&quot;,&quot;parse-names&quot;:false,&quot;dropping-particle&quot;:&quot;&quot;,&quot;non-dropping-particle&quot;:&quot;&quot;},{&quot;family&quot;:&quot;Uzunangelov&quot;,&quot;given&quot;:&quot;Vladislav&quot;,&quot;parse-names&quot;:false,&quot;dropping-particle&quot;:&quot;&quot;,&quot;non-dropping-particle&quot;:&quot;&quot;},{&quot;family&quot;:&quot;Waltman&quot;,&quot;given&quot;:&quot;Peter&quot;,&quot;parse-names&quot;:false,&quot;dropping-particle&quot;:&quot;&quot;,&quot;non-dropping-particle&quot;:&quot;&quot;},{&quot;family&quot;:&quot;Yau&quot;,&quot;given&quot;:&quot;Christina&quot;,&quot;parse-names&quot;:false,&quot;dropping-particle&quot;:&quot;&quot;,&quot;non-dropping-particle&quot;:&quot;&quot;},{&quot;family&quot;:&quot;Zhu&quot;,&quot;given&quot;:&quot;Jing&quot;,&quot;parse-names&quot;:false,&quot;dropping-particle&quot;:&quot;&quot;,&quot;non-dropping-particle&quot;:&quot;&quot;},{&quot;family&quot;:&quot;Hamilton&quot;,&quot;given&quot;:&quot;Stanley R.&quot;,&quot;parse-names&quot;:false,&quot;dropping-particle&quot;:&quot;&quot;,&quot;non-dropping-particle&quot;:&quot;&quot;},{&quot;family&quot;:&quot;Abbott&quot;,&quot;given&quot;:&quot;Scott&quot;,&quot;parse-names&quot;:false,&quot;dropping-particle&quot;:&quot;&quot;,&quot;non-dropping-particle&quot;:&quot;&quot;},{&quot;family&quot;:&quot;Abbott&quot;,&quot;given&quot;:&quot;Rachel&quot;,&quot;parse-names&quot;:false,&quot;dropping-particle&quot;:&quot;&quot;,&quot;non-dropping-particle&quot;:&quot;&quot;},{&quot;family&quot;:&quot;Dees&quot;,&quot;given&quot;:&quot;Nathan D.&quot;,&quot;parse-names&quot;:false,&quot;dropping-particle&quot;:&quot;&quot;,&quot;non-dropping-particle&quot;:&quot;&quot;},{&quot;family&quot;:&quot;Delehaunty&quot;,&quot;given&quot;:&quot;Kim&quot;,&quot;parse-names&quot;:false,&quot;dropping-particle&quot;:&quot;&quot;,&quot;non-dropping-particle&quot;:&quot;&quot;},{&quot;family&quot;:&quot;Ding&quot;,&quot;given&quot;:&quot;Li&quot;,&quot;parse-names&quot;:false,&quot;dropping-particle&quot;:&quot;&quot;,&quot;non-dropping-particle&quot;:&quot;&quot;},{&quot;family&quot;:&quot;Dooling&quot;,&quot;given&quot;:&quot;David J.&quot;,&quot;parse-names&quot;:false,&quot;dropping-particle&quot;:&quot;&quot;,&quot;non-dropping-particle&quot;:&quot;&quot;},{&quot;family&quot;:&quot;Eldred&quot;,&quot;given&quot;:&quot;Jim M.&quot;,&quot;parse-names&quot;:false,&quot;dropping-particle&quot;:&quot;&quot;,&quot;non-dropping-particle&quot;:&quot;&quot;},{&quot;family&quot;:&quot;Fronick&quot;,&quot;given&quot;:&quot;Catrina C.&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Kalicki-Veizer&quot;,&quot;given&quot;:&quot;Joelle&quot;,&quot;parse-names&quot;:false,&quot;dropping-particle&quot;:&quot;&quot;,&quot;non-dropping-particle&quot;:&quot;&quot;},{&quot;family&quot;:&quot;Kanchi&quot;,&quot;given&quot;:&quot;Krishna Latha&quot;,&quot;parse-names&quot;:false,&quot;dropping-particle&quot;:&quot;&quot;,&quot;non-dropping-particle&quot;:&quot;&quot;},{&quot;family&quot;:&quot;Kandoth&quot;,&quot;given&quot;:&quot;Cyriac&quot;,&quot;parse-names&quot;:false,&quot;dropping-particle&quot;:&quot;&quot;,&quot;non-dropping-particle&quot;:&quot;&quot;},{&quot;family&quot;:&quot;Koboldt&quot;,&quot;given&quot;:&quot;Daniel C.&quot;,&quot;parse-names&quot;:false,&quot;dropping-particle&quot;:&quot;&quot;,&quot;non-dropping-particle&quot;:&quot;&quot;},{&quot;family&quot;:&quot;Larson&quot;,&quot;given&quot;:&quot;David E.&quot;,&quot;parse-names&quot;:false,&quot;dropping-particle&quot;:&quot;&quot;,&quot;non-dropping-particle&quot;:&quot;&quot;},{&quot;family&quot;:&quot;Ley&quot;,&quot;given&quot;:&quot;Timothy J.&quot;,&quot;parse-names&quot;:false,&quot;dropping-particle&quot;:&quot;&quot;,&quot;non-dropping-particle&quot;:&quot;&quot;},{&quot;family&quot;:&quot;Lin&quot;,&quot;given&quot;:&quot;Ling&quot;,&quot;parse-names&quot;:false,&quot;dropping-particle&quot;:&quot;&quot;,&quot;non-dropping-particle&quot;:&quot;&quot;},{&quot;family&quot;:&quot;Lu&quot;,&quot;given&quot;:&quot;Charles&quot;,&quot;parse-names&quot;:false,&quot;dropping-particle&quot;:&quot;&quot;,&quot;non-dropping-particle&quot;:&quot;&quot;},{&quot;family&quot;:&quot;Magrini&quot;,&quot;given&quot;:&quot;Vincent J.&quot;,&quot;parse-names&quot;:false,&quot;dropping-particle&quot;:&quot;&quot;,&quot;non-dropping-particle&quot;:&quot;&quot;},{&quot;family&quot;:&quot;Mardis&quot;,&quot;given&quot;:&quot;Elaine R.&quot;,&quot;parse-names&quot;:false,&quot;dropping-particle&quot;:&quot;&quot;,&quot;non-dropping-particle&quot;:&quot;&quot;},{&quot;family&quot;:&quot;McLellan&quot;,&quot;given&quot;:&quot;Michael D.&quot;,&quot;parse-names&quot;:false,&quot;dropping-particle&quot;:&quot;&quot;,&quot;non-dropping-particle&quot;:&quot;&quot;},{&quot;family&quot;:&quot;McMichael&quot;,&quot;given&quot;:&quot;Joshua F.&quot;,&quot;parse-names&quot;:false,&quot;dropping-particle&quot;:&quot;&quot;,&quot;non-dropping-particle&quot;:&quot;&quot;},{&quot;family&quot;:&quot;Miller&quot;,&quot;given&quot;:&quot;Christopher A.&quot;,&quot;parse-names&quot;:false,&quot;dropping-particle&quot;:&quot;&quot;,&quot;non-dropping-particle&quot;:&quot;&quot;},{&quot;family&quot;:&quot;O'Laughlin&quot;,&quot;given&quot;:&quot;Michelle&quot;,&quot;parse-names&quot;:false,&quot;dropping-particle&quot;:&quot;&quot;,&quot;non-dropping-particle&quot;:&quot;&quot;},{&quot;family&quot;:&quot;Pohl&quot;,&quot;given&quot;:&quot;Craig&quot;,&quot;parse-names&quot;:false,&quot;dropping-particle&quot;:&quot;&quot;,&quot;non-dropping-particle&quot;:&quot;&quot;},{&quot;family&quot;:&quot;Schmidt&quot;,&quot;given&quot;:&quot;Heather&quot;,&quot;parse-names&quot;:false,&quot;dropping-particle&quot;:&quot;&quot;,&quot;non-dropping-particle&quot;:&quot;&quot;},{&quot;family&quot;:&quot;Smith&quot;,&quot;given&quot;:&quot;Scott M.&quot;,&quot;parse-names&quot;:false,&quot;dropping-particle&quot;:&quot;&quot;,&quot;non-dropping-particle&quot;:&quot;&quot;},{&quot;family&quot;:&quot;Walker&quot;,&quot;given&quot;:&quot;Jason&quot;,&quot;parse-names&quot;:false,&quot;dropping-particle&quot;:&quot;&quot;,&quot;non-dropping-particle&quot;:&quot;&quot;},{&quot;family&quot;:&quot;Wallis&quot;,&quot;given&quot;:&quot;John W.&quot;,&quot;parse-names&quot;:false,&quot;dropping-particle&quot;:&quot;&quot;,&quot;non-dropping-particle&quot;:&quot;&quot;},{&quot;family&quot;:&quot;Wendl&quot;,&quot;given&quot;:&quot;Michael C.&quot;,&quot;parse-names&quot;:false,&quot;dropping-particle&quot;:&quot;&quot;,&quot;non-dropping-particle&quot;:&quot;&quot;},{&quot;family&quot;:&quot;Wilson&quot;,&quot;given&quot;:&quot;Richard K.&quot;,&quot;parse-names&quot;:false,&quot;dropping-particle&quot;:&quot;&quot;,&quot;non-dropping-particle&quot;:&quot;&quot;},{&quot;family&quot;:&quot;Wylie&quot;,&quot;given&quot;:&quot;Todd&quot;,&quot;parse-names&quot;:false,&quot;dropping-particle&quot;:&quot;&quot;,&quot;non-dropping-particle&quot;:&quot;&quot;},{&quot;family&quot;:&quot;Zhang&quot;,&quot;given&quot;:&quot;Qunyuan&quot;,&quot;parse-names&quot;:false,&quot;dropping-particle&quot;:&quot;&quot;,&quot;non-dropping-particle&quot;:&quot;&quot;},{&quot;family&quot;:&quot;Burton&quot;,&quot;given&quot;:&quot;Robert&quot;,&quot;parse-names&quot;:false,&quot;dropping-particle&quot;:&quot;&quot;,&quot;non-dropping-particle&quot;:&quot;&quot;},{&quot;family&quot;:&quot;Jensen&quot;,&quot;given&quot;:&quot;Mark A.&quot;,&quot;parse-names&quot;:false,&quot;dropping-particle&quot;:&quot;&quot;,&quot;non-dropping-particle&quot;:&quot;&quot;},{&quot;family&quot;:&quot;Kahn&quot;,&quot;given&quot;:&quot;Ari&quot;,&quot;parse-names&quot;:false,&quot;dropping-particle&quot;:&quot;&quot;,&quot;non-dropping-particle&quot;:&quot;&quot;},{&quot;family&quot;:&quot;Pihl&quot;,&quot;given&quot;:&quot;Todd&quot;,&quot;parse-names&quot;:false,&quot;dropping-particle&quot;:&quot;&quot;,&quot;non-dropping-particle&quot;:&quot;&quot;},{&quot;family&quot;:&quot;Pot&quot;,&quot;given&quot;:&quot;David&quot;,&quot;parse-names&quot;:false,&quot;dropping-particle&quot;:&quot;&quot;,&quot;non-dropping-particle&quot;:&quot;&quot;},{&quot;family&quot;:&quot;Wan&quot;,&quot;given&quot;:&quot;Yunhu&quot;,&quot;parse-names&quot;:false,&quot;dropping-particle&quot;:&quot;&quot;,&quot;non-dropping-particle&quot;:&quot;&quot;},{&quot;family&quot;:&quot;Levine&quot;,&quot;given&quot;:&quot;Douglas A.&quot;,&quot;parse-names&quot;:false,&quot;dropping-particle&quot;:&quot;&quot;,&quot;non-dropping-particle&quot;:&quot;&quot;},{&quot;family&quot;:&quot;Black&quot;,&quot;given&quot;:&quot;Aaron D.&quot;,&quot;parse-names&quot;:false,&quot;dropping-particle&quot;:&quot;&quot;,&quot;non-dropping-particle&quot;:&quot;&quot;},{&quot;family&quot;:&quot;Bowen&quot;,&quot;given&quot;:&quot;Jay&quot;,&quot;parse-names&quot;:false,&quot;dropping-particle&quot;:&quot;&quot;,&quot;non-dropping-particle&quot;:&quot;&quot;},{&quot;family&quot;:&quot;Frick&quot;,&quot;given&quot;:&quot;Jessica&quot;,&quot;parse-names&quot;:false,&quot;dropping-particle&quot;:&quot;&quot;,&quot;non-dropping-particle&quot;:&quot;&quot;},{&quot;family&quot;:&quot;Gastier-Foster&quot;,&quot;given&quot;:&quot;Julie M.&quot;,&quot;parse-names&quot;:false,&quot;dropping-particle&quot;:&quot;&quot;,&quot;non-dropping-particle&quot;:&quot;&quot;},{&quot;family&quot;:&quot;Harper&quot;,&quot;given&quot;:&quot;Hollie A.&quot;,&quot;parse-names&quot;:false,&quot;dropping-particle&quot;:&quot;&quot;,&quot;non-dropping-particle&quot;:&quot;&quot;},{&quot;family&quot;:&quot;Helsel&quot;,&quot;given&quot;:&quot;Carmen&quot;,&quot;parse-names&quot;:false,&quot;dropping-particle&quot;:&quot;&quot;,&quot;non-dropping-particle&quot;:&quot;&quot;},{&quot;family&quot;:&quot;Leraas&quot;,&quot;given&quot;:&quot;Kristen M.&quot;,&quot;parse-names&quot;:false,&quot;dropping-particle&quot;:&quot;&quot;,&quot;non-dropping-particle&quot;:&quot;&quot;},{&quot;family&quot;:&quot;Lichtenberg&quot;,&quot;given&quot;:&quot;Tara M.&quot;,&quot;parse-names&quot;:false,&quot;dropping-particle&quot;:&quot;&quot;,&quot;non-dropping-particle&quot;:&quot;&quot;},{&quot;family&quot;:&quot;McAllister&quot;,&quot;given&quot;:&quot;Cynthia&quot;,&quot;parse-names&quot;:false,&quot;dropping-particle&quot;:&quot;&quot;,&quot;non-dropping-particle&quot;:&quot;&quot;},{&quot;family&quot;:&quot;Ramirez&quot;,&quot;given&quot;:&quot;Nilsa C.&quot;,&quot;parse-names&quot;:false,&quot;dropping-particle&quot;:&quot;&quot;,&quot;non-dropping-particle&quot;:&quot;&quot;},{&quot;family&quot;:&quot;Sharpe&quot;,&quot;given&quot;:&quot;Samantha&quot;,&quot;parse-names&quot;:false,&quot;dropping-particle&quot;:&quot;&quot;,&quot;non-dropping-particle&quot;:&quot;&quot;},{&quot;family&quot;:&quot;Wise&quot;,&quot;given&quot;:&quot;Lisa&quot;,&quot;parse-names&quot;:false,&quot;dropping-particle&quot;:&quot;&quot;,&quot;non-dropping-particle&quot;:&quot;&quot;},{&quot;family&quot;:&quot;Zmuda&quot;,&quot;given&quot;:&quot;Erik&quot;,&quot;parse-names&quot;:false,&quot;dropping-particle&quot;:&quot;&quot;,&quot;non-dropping-particle&quot;:&quot;&quot;},{&quot;family&quot;:&quot;Chanock&quot;,&quot;given&quot;:&quot;Stephen J.&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Eley&quot;,&quot;given&quot;:&quot;Greg&quot;,&quot;parse-names&quot;:false,&quot;dropping-particle&quot;:&quot;&quot;,&quot;non-dropping-particle&quot;:&quot;&quot;},{&quot;family&quot;:&quot;Felau&quot;,&quot;given&quot;:&quot;Ina&quot;,&quot;parse-names&quot;:false,&quot;dropping-particle&quot;:&quot;&quot;,&quot;non-dropping-particle&quot;:&quot;&quot;},{&quot;family&quot;:&quot;Sheth&quot;,&quot;given&quot;:&quot;Margi&quot;,&quot;parse-names&quot;:false,&quot;dropping-particle&quot;:&quot;&quot;,&quot;non-dropping-particle&quot;:&quot;&quot;},{&quot;family&quot;:&quot;Sofia&quot;,&quot;given&quot;:&quot;Heidi&quot;,&quot;parse-names&quot;:false,&quot;dropping-particle&quot;:&quot;&quot;,&quot;non-dropping-particle&quot;:&quot;&quot;},{&quot;family&quot;:&quot;Staudt&quot;,&quot;given&quot;:&quot;Louis&quot;,&quot;parse-names&quot;:false,&quot;dropping-particle&quot;:&quot;&quot;,&quot;non-dropping-particle&quot;:&quot;&quot;},{&quot;family&quot;:&quot;Tarnuzzer&quot;,&quot;given&quot;:&quot;Roy&quot;,&quot;parse-names&quot;:false,&quot;dropping-particle&quot;:&quot;&quot;,&quot;non-dropping-particle&quot;:&quot;&quot;},{&quot;family&quot;:&quot;Wang&quot;,&quot;given&quot;:&quot;Zhining&quot;,&quot;parse-names&quot;:false,&quot;dropping-particle&quot;:&quot;&quot;,&quot;non-dropping-particle&quot;:&quot;&quot;},{&quot;family&quot;:&quot;Yang&quot;,&quot;given&quot;:&quot;Liming&quot;,&quot;parse-names&quot;:false,&quot;dropping-particle&quot;:&quot;&quot;,&quot;non-dropping-particle&quot;:&quot;&quot;},{&quot;family&quot;:&quot;Zhang&quot;,&quot;given&quot;:&quot;Jiashan&quot;,&quot;parse-names&quot;:false,&quot;dropping-particle&quot;:&quot;&quot;,&quot;non-dropping-particle&quot;:&quot;&quot;},{&quot;family&quot;:&quot;Omberg&quot;,&quot;given&quot;:&quot;Larsson&quot;,&quot;parse-names&quot;:false,&quot;dropping-particle&quot;:&quot;&quot;,&quot;non-dropping-particle&quot;:&quot;&quot;},{&quot;family&quot;:&quot;Margolin&quot;,&quot;given&quot;:&quot;Adam&quot;,&quot;parse-names&quot;:false,&quot;dropping-particle&quot;:&quot;&quot;,&quot;non-dropping-particle&quot;:&quot;&quot;},{&quot;family&quot;:&quot;Raphael&quot;,&quot;given&quot;:&quot;Benjamin J.&quot;,&quot;parse-names&quot;:false,&quot;dropping-particle&quot;:&quot;&quot;,&quot;non-dropping-particle&quot;:&quot;&quot;},{&quot;family&quot;:&quot;Vandin&quot;,&quot;given&quot;:&quot;Fabio&quot;,&quot;parse-names&quot;:false,&quot;dropping-particle&quot;:&quot;&quot;,&quot;non-dropping-particle&quot;:&quot;&quot;},{&quot;family&quot;:&quot;Wu&quot;,&quot;given&quot;:&quot;Hsin Ta&quot;,&quot;parse-names&quot;:false,&quot;dropping-particle&quot;:&quot;&quot;,&quot;non-dropping-particle&quot;:&quot;&quot;},{&quot;family&quot;:&quot;Leiserson&quot;,&quot;given&quot;:&quot;Mark D.M.&quot;,&quot;parse-names&quot;:false,&quot;dropping-particle&quot;:&quot;&quot;,&quot;non-dropping-particle&quot;:&quot;&quot;},{&quot;family&quot;:&quot;Benz&quot;,&quot;given&quot;:&quot;Stephen C.&quot;,&quot;parse-names&quot;:false,&quot;dropping-particle&quot;:&quot;&quot;,&quot;non-dropping-particle&quot;:&quot;&quot;},{&quot;family&quot;:&quot;Vaske&quot;,&quot;given&quot;:&quot;Charles J.&quot;,&quot;parse-names&quot;:false,&quot;dropping-particle&quot;:&quot;&quot;,&quot;non-dropping-particle&quot;:&quot;&quot;},{&quot;family&quot;:&quot;Noushmehr&quot;,&quot;given&quot;:&quot;Houtan&quot;,&quot;parse-names&quot;:false,&quot;dropping-particle&quot;:&quot;&quot;,&quot;non-dropping-particle&quot;:&quot;&quot;},{&quot;family&quot;:&quot;Wolf&quot;,&quot;given&quot;:&quot;Denise&quot;,&quot;parse-names&quot;:false,&quot;dropping-particle&quot;:&quot;&quot;,&quot;non-dropping-particle&quot;:&quot;&quot;},{&quot;family&quot;:&quot;Veer&quot;,&quot;given&quot;:&quot;Laura Van T.&quot;,&quot;parse-names&quot;:false,&quot;dropping-particle&quot;:&quot;&quot;,&quot;non-dropping-particle&quot;:&quot;&quot;},{&quot;family&quot;:&quot;Anastassiou&quot;,&quot;given&quot;:&quot;Dimitris&quot;,&quot;parse-names&quot;:false,&quot;dropping-particle&quot;:&quot;&quot;,&quot;non-dropping-particle&quot;:&quot;&quot;},{&quot;family&quot;:&quot;Yang&quot;,&quot;given&quot;:&quot;Tai Hsien Ou&quot;,&quot;parse-names&quot;:false,&quot;dropping-particle&quot;:&quot;&quot;,&quot;non-dropping-particle&quot;:&quot;&quot;},{&quot;family&quot;:&quot;Lopez-Bigas&quot;,&quot;given&quot;:&quot;Nuria&quot;,&quot;parse-names&quot;:false,&quot;dropping-particle&quot;:&quot;&quot;,&quot;non-dropping-particle&quot;:&quot;&quot;},{&quot;family&quot;:&quot;Gonzalez-Perez&quot;,&quot;given&quot;:&quot;Abel&quot;,&quot;parse-names&quot;:false,&quot;dropping-particle&quot;:&quot;&quot;,&quot;non-dropping-particle&quot;:&quot;&quot;},{&quot;family&quot;:&quot;Tamborero&quot;,&quot;given&quot;:&quot;David&quot;,&quot;parse-names&quot;:false,&quot;dropping-particle&quot;:&quot;&quot;,&quot;non-dropping-particle&quot;:&quot;&quot;},{&quot;family&quot;:&quot;Xia&quot;,&quot;given&quot;:&quot;Zheng&quot;,&quot;parse-names&quot;:false,&quot;dropping-particle&quot;:&quot;&quot;,&quot;non-dropping-particle&quot;:&quot;&quot;},{&quot;family&quot;:&quot;Li&quot;,&quot;given&quot;:&quot;Wei&quot;,&quot;parse-names&quot;:false,&quot;dropping-particle&quot;:&quot;&quot;,&quot;non-dropping-particle&quot;:&quot;&quot;},{&quot;family&quot;:&quot;Cho&quot;,&quot;given&quot;:&quot;Dong Yeon&quot;,&quot;parse-names&quot;:false,&quot;dropping-particle&quot;:&quot;&quot;,&quot;non-dropping-particle&quot;:&quot;&quot;},{&quot;family&quot;:&quot;Przytycka&quot;,&quot;given&quot;:&quot;Teresa&quot;,&quot;parse-names&quot;:false,&quot;dropping-particle&quot;:&quot;&quot;,&quot;non-dropping-particle&quot;:&quot;&quot;},{&quot;family&quot;:&quot;Hamilton&quot;,&quot;given&quot;:&quot;Mark&quot;,&quot;parse-names&quot;:false,&quot;dropping-particle&quot;:&quot;&quot;,&quot;non-dropping-particle&quot;:&quot;&quot;},{&quot;family&quot;:&quot;McGuire&quot;,&quot;given&quot;:&quot;Sean&quot;,&quot;parse-names&quot;:false,&quot;dropping-particle&quot;:&quot;&quot;,&quot;non-dropping-particle&quot;:&quot;&quot;},{&quot;family&quot;:&quot;Nelander&quot;,&quot;given&quot;:&quot;Sven&quot;,&quot;parse-names&quot;:false,&quot;dropping-particle&quot;:&quot;&quot;,&quot;non-dropping-particle&quot;:&quot;&quot;},{&quot;family&quot;:&quot;Johansson&quot;,&quot;given&quot;:&quot;Patrik&quot;,&quot;parse-names&quot;:false,&quot;dropping-particle&quot;:&quot;&quot;,&quot;non-dropping-particle&quot;:&quot;&quot;},{&quot;family&quot;:&quot;Jörnsten&quot;,&quot;given&quot;:&quot;Rebecka&quot;,&quot;parse-names&quot;:false,&quot;dropping-particle&quot;:&quot;&quot;,&quot;non-dropping-particle&quot;:&quot;&quot;},{&quot;family&quot;:&quot;Kling&quot;,&quot;given&quot;:&quot;Teresia&quot;,&quot;parse-names&quot;:false,&quot;dropping-particle&quot;:&quot;&quot;,&quot;non-dropping-particle&quot;:&quot;&quot;}],&quot;container-title&quot;:&quot;Nature genetics&quot;,&quot;container-title-short&quot;:&quot;Nat. Genet.&quot;,&quot;accessed&quot;:{&quot;date-parts&quot;:[[2026,7,25]]},&quot;DOI&quot;:&quot;10.1038/NG.2764&quot;,&quot;ISSN&quot;:&quot;15461718&quot;,&quot;PMID&quot;:&quot;24071849&quot;,&quot;URL&quot;:&quot;https://pmc.ncbi.nlm.nih.gov/articles/PMC3919969/&quot;,&quot;issued&quot;:{&quot;date-parts&quot;:[[2013,10,1]]},&quot;page&quot;:&quot;1113&quot;,&quot;abstract&quot;:&quot;The Cancer Genome Atlas (TCGA) Research Network has profiled and analyzed large numbers of human tumors to discover molecular aberrations at the DNA, RNA, protein and epigenetic levels. The resulting rich data provide a major opportunity to develop an integrated picture of commonalities, differences and emergent themes across tumor lineages. The Pan-Cancer initiative compares the first 12 tumor types profiled by TCGA. Analysis of the molecular aberrations and their functional roles across tumor types will teach us how to extend therapies effective in one cancer type to others with a similar genomic profile. © 2013 Nature America, Inc. All rights reserved.&quot;,&quot;publisher&quot;:&quot;Nature Publishing Group&quot;,&quot;issue&quot;:&quot;10&quot;,&quot;volume&quot;:&quot;45&quot;},&quot;isTemporary&quot;:false}]},{&quot;citationID&quot;:&quot;MENDELEY_CITATION_3cc9347d-0844-42de-a830-398bcc43619e&quot;,&quot;properties&quot;:{&quot;noteIndex&quot;:0},&quot;isEdited&quot;:false,&quot;manualOverride&quot;:{&quot;isManuallyOverridden&quot;:false,&quot;citeprocText&quot;:&quot;(96)&quot;,&quot;manualOverrideText&quot;:&quot;&quot;},&quot;citationTag&quot;:&quot;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&quot;,&quot;citationItems&quot;:[{&quot;id&quot;:&quot;65908984-bfd1-340a-930f-fb538091d70f&quot;,&quot;itemData&quot;:{&quot;type&quot;:&quot;article-journal&quot;,&quot;id&quot;:&quot;65908984-bfd1-340a-930f-fb538091d70f&quot;,&quot;title&quot;:&quot;Quartet RNA reference materials improve the quality of transcriptomic data through ratio-based profiling&quot;,&quot;author&quot;:[{&quot;family&quot;:&quot;Yu&quot;,&quot;given&quot;:&quot;Ying&quot;,&quot;parse-names&quot;:false,&quot;dropping-particle&quot;:&quot;&quot;,&quot;non-dropping-particle&quot;:&quot;&quot;},{&quot;family&quot;:&quot;Hou&quot;,&quot;given&quot;:&quot;Wanwan&quot;,&quot;parse-names&quot;:false,&quot;dropping-particle&quot;:&quot;&quot;,&quot;non-dropping-particle&quot;:&quot;&quot;},{&quot;family&quot;:&quot;Liu&quot;,&quot;given&quot;:&quot;Yaqing&quot;,&quot;parse-names&quot;:false,&quot;dropping-particle&quot;:&quot;&quot;,&quot;non-dropping-particle&quot;:&quot;&quot;},{&quot;family&quot;:&quot;Wang&quot;,&quot;given&quot;:&quot;Haiyan&quot;,&quot;parse-names&quot;:false,&quot;dropping-particle&quot;:&quot;&quot;,&quot;non-dropping-particle&quot;:&quot;&quot;},{&quot;family&quot;:&quot;Dong&quot;,&quot;given&quot;:&quot;Lianhua&quot;,&quot;parse-names&quot;:false,&quot;dropping-particle&quot;:&quot;&quot;,&quot;non-dropping-particle&quot;:&quot;&quot;},{&quot;family&quot;:&quot;Mai&quot;,&quot;given&quot;:&quot;Yuanbang&quot;,&quot;parse-names&quot;:false,&quot;dropping-particle&quot;:&quot;&quot;,&quot;non-dropping-particle&quot;:&quot;&quot;},{&quot;family&quot;:&quot;Chen&quot;,&quot;given&quot;:&quot;Qingwang&quot;,&quot;parse-names&quot;:false,&quot;dropping-particle&quot;:&quot;&quot;,&quot;non-dropping-particle&quot;:&quot;&quot;},{&quot;family&quot;:&quot;Li&quot;,&quot;given&quot;:&quot;Zhihui&quot;,&quot;parse-names&quot;:false,&quot;dropping-particle&quot;:&quot;&quot;,&quot;non-dropping-particle&quot;:&quot;&quot;},{&quot;family&quot;:&quot;Sun&quot;,&quot;given&quot;:&quot;Shanyue&quot;,&quot;parse-names&quot;:false,&quot;dropping-particle&quot;:&quot;&quot;,&quot;non-dropping-particle&quot;:&quot;&quot;},{&quot;family&quot;:&quot;Yang&quot;,&quot;given&quot;:&quot;Jingcheng&quot;,&quot;parse-names&quot;:false,&quot;dropping-particle&quot;:&quot;&quot;,&quot;non-dropping-particle&quot;:&quot;&quot;},{&quot;family&quot;:&quot;Cao&quot;,&quot;given&quot;:&quot;Zehui&quot;,&quot;parse-names&quot;:false,&quot;dropping-particle&quot;:&quot;&quot;,&quot;non-dropping-particle&quot;:&quot;&quot;},{&quot;family&quot;:&quot;Zhang&quot;,&quot;given&quot;:&quot;Peipei&quot;,&quot;parse-names&quot;:false,&quot;dropping-particle&quot;:&quot;&quot;,&quot;non-dropping-particle&quot;:&quot;&quot;},{&quot;family&quot;:&quot;Zi&quot;,&quot;given&quot;:&quot;Yi&quot;,&quot;parse-names&quot;:false,&quot;dropping-particle&quot;:&quot;&quot;,&quot;non-dropping-particle&quot;:&quot;&quot;},{&quot;family&quot;:&quot;Liu&quot;,&quot;given&quot;:&quot;Ruimei&quot;,&quot;parse-names&quot;:false,&quot;dropping-particle&quot;:&quot;&quot;,&quot;non-dropping-particle&quot;:&quot;&quot;},{&quot;family&quot;:&quot;Gao&quot;,&quot;given&quot;:&quot;Jian&quot;,&quot;parse-names&quot;:false,&quot;dropping-particle&quot;:&quot;&quot;,&quot;non-dropping-particle&quot;:&quot;&quot;},{&quot;family&quot;:&quot;Zhang&quot;,&quot;given&quot;:&quot;Naixin&quot;,&quot;parse-names&quot;:false,&quot;dropping-particle&quot;:&quot;&quot;,&quot;non-dropping-particle&quot;:&quot;&quot;},{&quot;family&quot;:&quot;Li&quot;,&quot;given&quot;:&quot;Jingjing&quot;,&quot;parse-names&quot;:false,&quot;dropping-particle&quot;:&quot;&quot;,&quot;non-dropping-particle&quot;:&quot;&quot;},{&quot;family&quot;:&quot;Ren&quot;,&quot;given&quot;:&quot;Luyao&quot;,&quot;parse-names&quot;:false,&quot;dropping-particle&quot;:&quot;&quot;,&quot;non-dropping-particle&quot;:&quot;&quot;},{&quot;family&quot;:&quot;Jiang&quot;,&quot;given&quot;:&quot;He&quot;,&quot;parse-names&quot;:false,&quot;dropping-particle&quot;:&quot;&quot;,&quot;non-dropping-particle&quot;:&quot;&quot;},{&quot;family&quot;:&quot;Shang&quot;,&quot;given&quot;:&quot;Jun&quot;,&quot;parse-names&quot;:false,&quot;dropping-particle&quot;:&quot;&quot;,&quot;non-dropping-particle&quot;:&quot;&quot;},{&quot;family&quot;:&quot;Zhu&quot;,&quot;given&quot;:&quot;Sibo&quot;,&quot;parse-names&quot;:false,&quot;dropping-particle&quot;:&quot;&quot;,&quot;non-dropping-particle&quot;:&quot;&quot;},{&quot;family&quot;:&quot;Wang&quot;,&quot;given&quot;:&quot;Xiaolin&quot;,&quot;parse-names&quot;:false,&quot;dropping-particle&quot;:&quot;&quot;,&quot;non-dropping-particle&quot;:&quot;&quot;},{&quot;family&quot;:&quot;Qing&quot;,&quot;given&quot;:&quot;Tao&quot;,&quot;parse-names&quot;:false,&quot;dropping-particle&quot;:&quot;&quot;,&quot;non-dropping-particle&quot;:&quot;&quot;},{&quot;family&quot;:&quot;Bao&quot;,&quot;given&quot;:&quot;Ding&quot;,&quot;parse-names&quot;:false,&quot;dropping-particle&quot;:&quot;&quot;,&quot;non-dropping-particle&quot;:&quot;&quot;},{&quot;family&quot;:&quot;Li&quot;,&quot;given&quot;:&quot;Bingying&quot;,&quot;parse-names&quot;:false,&quot;dropping-particle&quot;:&quot;&quot;,&quot;non-dropping-particle&quot;:&quot;&quot;},{&quot;family&quot;:&quot;Li&quot;,&quot;given&quot;:&quot;Bin&quot;,&quot;parse-names&quot;:false,&quot;dropping-particle&quot;:&quot;&quot;,&quot;non-dropping-particle&quot;:&quot;&quot;},{&quot;family&quot;:&quot;Suo&quot;,&quot;given&quot;:&quot;Chen&quot;,&quot;parse-names&quot;:false,&quot;dropping-particle&quot;:&quot;&quot;,&quot;non-dropping-particle&quot;:&quot;&quot;},{&quot;family&quot;:&quot;Pi&quot;,&quot;given&quot;:&quot;Yan&quot;,&quot;parse-names&quot;:false,&quot;dropping-particle&quot;:&quot;&quot;,&quot;non-dropping-particle&quot;:&quot;&quot;},{&quot;family&quot;:&quot;Wang&quot;,&quot;given&quot;:&quot;Xia&quot;,&quot;parse-names&quot;:false,&quot;dropping-particle&quot;:&quot;&quot;,&quot;non-dropping-particle&quot;:&quot;&quot;},{&quot;family&quot;:&quot;Dai&quot;,&quot;given&quot;:&quot;Fangping&quot;,&quot;parse-names&quot;:false,&quot;dropping-particle&quot;:&quot;&quot;,&quot;non-dropping-particle&quot;:&quot;&quot;},{&quot;family&quot;:&quot;Scherer&quot;,&quot;given&quot;:&quot;Andreas&quot;,&quot;parse-names&quot;:false,&quot;dropping-particle&quot;:&quot;&quot;,&quot;non-dropping-particle&quot;:&quot;&quot;},{&quot;family&quot;:&quot;Mattila&quot;,&quot;given&quot;:&quot;Pirkko&quot;,&quot;parse-names&quot;:false,&quot;dropping-particle&quot;:&quot;&quot;,&quot;non-dropping-particle&quot;:&quot;&quot;},{&quot;family&quot;:&quot;Han&quot;,&quot;given&quot;:&quot;Jinxiong&quot;,&quot;parse-names&quot;:false,&quot;dropping-particle&quot;:&quot;&quot;,&quot;non-dropping-particle&quot;:&quot;&quot;},{&quot;family&quot;:&quot;Zhang&quot;,&quot;given&quot;:&quot;Lijun&quot;,&quot;parse-names&quot;:false,&quot;dropping-particle&quot;:&quot;&quot;,&quot;non-dropping-particle&quot;:&quot;&quot;},{&quot;family&quot;:&quot;Jiang&quot;,&quot;given&quot;:&quot;Hui&quot;,&quot;parse-names&quot;:false,&quot;dropping-particle&quot;:&quot;&quot;,&quot;non-dropping-particle&quot;:&quot;&quot;},{&quot;family&quot;:&quot;Thierry-Mieg&quot;,&quot;given&quot;:&quot;Danielle&quot;,&quot;parse-names&quot;:false,&quot;dropping-particle&quot;:&quot;&quot;,&quot;non-dropping-particle&quot;:&quot;&quot;},{&quot;family&quot;:&quot;Thierry-Mieg&quot;,&quot;given&quot;:&quot;Jean&quot;,&quot;parse-names&quot;:false,&quot;dropping-particle&quot;:&quot;&quot;,&quot;non-dropping-particle&quot;:&quot;&quot;},{&quot;family&quot;:&quot;Xiao&quot;,&quot;given&quot;:&quot;Wenming&quot;,&quot;parse-names&quot;:false,&quot;dropping-particle&quot;:&quot;&quot;,&quot;non-dropping-particle&quot;:&quot;&quot;},{&quot;family&quot;:&quot;Hong&quot;,&quot;given&quot;:&quot;Huixiao&quot;,&quot;parse-names&quot;:false,&quot;dropping-particle&quot;:&quot;&quot;,&quot;non-dropping-particle&quot;:&quot;&quot;},{&quot;family&quot;:&quot;Tong&quot;,&quot;given&quot;:&quot;Weida&quot;,&quot;parse-names&quot;:false,&quot;dropping-particle&quot;:&quot;&quot;,&quot;non-dropping-particle&quot;:&quot;&quot;},{&quot;family&quot;:&quot;Wang&quot;,&quot;given&quot;:&quot;Jing&quot;,&quot;parse-names&quot;:false,&quot;dropping-particle&quot;:&quot;&quot;,&quot;non-dropping-particle&quot;:&quot;&quot;},{&quot;family&quot;:&quot;Li&quot;,&quot;given&quot;:&quot;Jinming&quot;,&quot;parse-names&quot;:false,&quot;dropping-particle&quot;:&quot;&quot;,&quot;non-dropping-particle&quot;:&quot;&quot;},{&quot;family&quot;:&quot;Fang&quot;,&quot;given&quot;:&quot;Xiang&quot;,&quot;parse-names&quot;:false,&quot;dropping-particle&quot;:&quot;&quot;,&quot;non-dropping-particle&quot;:&quot;&quot;},{&quot;family&quot;:&quot;Jin&quot;,&quot;given&quot;:&quot;Li&quot;,&quot;parse-names&quot;:false,&quot;dropping-particle&quot;:&quot;&quot;,&quot;non-dropping-particle&quot;:&quot;&quot;},{&quot;family&quot;:&quot;Xu&quot;,&quot;given&quot;:&quot;Joshua&quot;,&quot;parse-names&quot;:false,&quot;dropping-particle&quot;:&quot;&quot;,&quot;non-dropping-particle&quot;:&quot;&quot;},{&quot;family&quot;:&quot;Qian&quot;,&quot;given&quot;:&quot;Feng&quot;,&quot;parse-names&quot;:false,&quot;dropping-particle&quot;:&quot;&quot;,&quot;non-dropping-particle&quot;:&quot;&quot;},{&quot;family&quot;:&quot;Zhang&quot;,&quot;given&quot;:&quot;Rui&quot;,&quot;parse-names&quot;:false,&quot;dropping-particle&quot;:&quot;&quot;,&quot;non-dropping-particle&quot;:&quot;&quot;},{&quot;family&quot;:&quot;Shi&quot;,&quot;given&quot;:&quot;Leming&quot;,&quot;parse-names&quot;:false,&quot;dropping-particle&quot;:&quot;&quot;,&quot;non-dropping-particle&quot;:&quot;&quot;},{&quot;family&quot;:&quot;Zheng&quot;,&quot;given&quot;:&quot;Yuanting&quot;,&quot;parse-names&quot;:false,&quot;dropping-particle&quot;:&quot;&quot;,&quot;non-dropping-particle&quot;:&quot;&quot;}],&quot;container-title&quot;:&quot;Nature Biotechnology 2023 42:7&quot;,&quot;accessed&quot;:{&quot;date-parts&quot;:[[2026,7,26]]},&quot;DOI&quot;:&quot;10.1038/s41587-023-01867-9&quot;,&quot;ISSN&quot;:&quot;1546-1696&quot;,&quot;PMID&quot;:&quot;37679545&quot;,&quot;URL&quot;:&quot;https://www.nature.com/articles/s41587-023-01867-9&quot;,&quot;issued&quot;:{&quot;date-parts&quot;:[[2023,9,7]]},&quot;page&quot;:&quot;1118-1132&quot;,&quot;abstract&quot;:&quot;Certified RNA reference materials are indispensable for assessing the reliability of RNA sequencing to detect intrinsically small biological differences in clinical settings, such as molecular subtyping of diseases. As part of the Quartet Project for quality control and data integration of multi-omics profiling, we established four RNA reference materials derived from immortalized B-lymphoblastoid cell lines from four members of a monozygotic twin family. Additionally, we constructed ratio-based transcriptome-wide reference datasets between two samples, providing cross-platform and cross-laboratory ‘ground truth’. Investigation of the intrinsically subtle biological differences among the Quartet samples enables sensitive assessment of cross-batch integration of transcriptomic measurements at the ratio level. The Quartet RNA reference materials, combined with the ratio-based reference datasets, can serve as unique resources for assessing and improving the quality of transcriptomic data in clinical and biological settings. A new RNA reference set improves detection of differential expression in clinical settings.&quot;,&quot;publisher&quot;:&quot;Nature Publishing Group&quot;,&quot;issue&quot;:&quot;7&quot;,&quot;volume&quot;:&quot;42&quot;,&quot;container-title-short&quot;:&quot;&quot;},&quot;isTemporary&quot;:false}]}]"/>
    <we:property name="MENDELEY_CITATIONS_LOCALE_CODE" value="&quot;en-GB&quot;"/>
    <we:property name="MENDELEY_CITATIONS_STYLE" value="{&quot;id&quot;:&quot;https://www.zotero.org/styles/nucleic-acids-research&quot;,&quot;title&quot;:&quot;Nucleic Acids Research&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9ACD-C597-F34A-9024-10828672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9200</TotalTime>
  <Pages>57</Pages>
  <Words>18210</Words>
  <Characters>103802</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2957</cp:revision>
  <dcterms:created xsi:type="dcterms:W3CDTF">2026-05-30T11:40:00Z</dcterms:created>
  <dcterms:modified xsi:type="dcterms:W3CDTF">2026-08-02T07:25:00Z</dcterms:modified>
</cp:coreProperties>
</file>